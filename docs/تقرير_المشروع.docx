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F6D48" w14:textId="381A7245" w:rsidR="009E0342" w:rsidRPr="000430DF" w:rsidRDefault="009E0342" w:rsidP="009E0342">
      <w:pPr>
        <w:pStyle w:val="NoSpacing"/>
        <w:rPr>
          <w:rFonts w:ascii="Traditional Arabic" w:hAnsi="Traditional Arabic" w:cs="Traditional Arabic"/>
          <w:b/>
          <w:bCs/>
          <w:sz w:val="24"/>
          <w:szCs w:val="24"/>
        </w:rPr>
      </w:pPr>
      <w:r w:rsidRPr="000430DF">
        <w:rPr>
          <w:rFonts w:ascii="Traditional Arabic" w:hAnsi="Traditional Arabic" w:cs="Traditional Arabic" w:hint="cs"/>
          <w:b/>
          <w:bCs/>
          <w:noProof/>
          <w:sz w:val="24"/>
          <w:szCs w:val="24"/>
          <w:rtl/>
          <w:lang w:val="ar-SY" w:bidi="ar-SY"/>
        </w:rPr>
        <w:drawing>
          <wp:anchor distT="0" distB="0" distL="114300" distR="114300" simplePos="0" relativeHeight="251659264" behindDoc="0" locked="0" layoutInCell="1" allowOverlap="1" wp14:anchorId="6A9C7DAF" wp14:editId="108E952E">
            <wp:simplePos x="0" y="0"/>
            <wp:positionH relativeFrom="column">
              <wp:posOffset>-245110</wp:posOffset>
            </wp:positionH>
            <wp:positionV relativeFrom="paragraph">
              <wp:posOffset>0</wp:posOffset>
            </wp:positionV>
            <wp:extent cx="1205230" cy="1092200"/>
            <wp:effectExtent l="0" t="0" r="0" b="0"/>
            <wp:wrapSquare wrapText="bothSides"/>
            <wp:docPr id="460693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51726" name="Picture 1212351726"/>
                    <pic:cNvPicPr/>
                  </pic:nvPicPr>
                  <pic:blipFill>
                    <a:blip r:embed="rId10"/>
                    <a:stretch>
                      <a:fillRect/>
                    </a:stretch>
                  </pic:blipFill>
                  <pic:spPr>
                    <a:xfrm>
                      <a:off x="0" y="0"/>
                      <a:ext cx="1205230" cy="1092200"/>
                    </a:xfrm>
                    <a:prstGeom prst="rect">
                      <a:avLst/>
                    </a:prstGeom>
                  </pic:spPr>
                </pic:pic>
              </a:graphicData>
            </a:graphic>
            <wp14:sizeRelH relativeFrom="margin">
              <wp14:pctWidth>0</wp14:pctWidth>
            </wp14:sizeRelH>
            <wp14:sizeRelV relativeFrom="margin">
              <wp14:pctHeight>0</wp14:pctHeight>
            </wp14:sizeRelV>
          </wp:anchor>
        </w:drawing>
      </w:r>
      <w:r w:rsidRPr="000430DF">
        <w:rPr>
          <w:rFonts w:ascii="Traditional Arabic" w:hAnsi="Traditional Arabic" w:cs="Traditional Arabic" w:hint="cs"/>
          <w:b/>
          <w:bCs/>
          <w:sz w:val="24"/>
          <w:szCs w:val="24"/>
          <w:rtl/>
        </w:rPr>
        <w:t>الجمهـوريـة العربيــة الســـورية</w:t>
      </w:r>
    </w:p>
    <w:p w14:paraId="2DF04E01" w14:textId="77777777" w:rsidR="009E0342" w:rsidRPr="000430DF" w:rsidRDefault="009E0342" w:rsidP="009E0342">
      <w:pPr>
        <w:pStyle w:val="NoSpacing"/>
        <w:rPr>
          <w:rFonts w:ascii="Traditional Arabic" w:hAnsi="Traditional Arabic" w:cs="Traditional Arabic"/>
          <w:b/>
          <w:bCs/>
          <w:sz w:val="24"/>
          <w:szCs w:val="24"/>
          <w:lang w:bidi="ar-SY"/>
        </w:rPr>
      </w:pPr>
      <w:r w:rsidRPr="000430DF">
        <w:rPr>
          <w:rFonts w:ascii="Traditional Arabic" w:hAnsi="Traditional Arabic" w:cs="Traditional Arabic" w:hint="cs"/>
          <w:b/>
          <w:bCs/>
          <w:sz w:val="24"/>
          <w:szCs w:val="24"/>
          <w:rtl/>
        </w:rPr>
        <w:t>المعهد العالي للعلوم التطبيقية والتكنولوجيا</w:t>
      </w:r>
    </w:p>
    <w:p w14:paraId="76ED5719" w14:textId="77777777" w:rsidR="009E0342" w:rsidRPr="000430DF" w:rsidRDefault="009E0342" w:rsidP="009E0342">
      <w:pPr>
        <w:pStyle w:val="NoSpacing"/>
        <w:rPr>
          <w:rFonts w:ascii="Traditional Arabic" w:hAnsi="Traditional Arabic" w:cs="Traditional Arabic"/>
          <w:b/>
          <w:bCs/>
          <w:sz w:val="24"/>
          <w:szCs w:val="24"/>
          <w:rtl/>
        </w:rPr>
      </w:pPr>
      <w:r w:rsidRPr="000430DF">
        <w:rPr>
          <w:rFonts w:ascii="Traditional Arabic" w:hAnsi="Traditional Arabic" w:cs="Traditional Arabic" w:hint="cs"/>
          <w:b/>
          <w:bCs/>
          <w:sz w:val="24"/>
          <w:szCs w:val="24"/>
          <w:rtl/>
        </w:rPr>
        <w:t>اختصاص البرمجيات والذكاء الاصطناعي</w:t>
      </w:r>
    </w:p>
    <w:p w14:paraId="0A335904" w14:textId="77777777" w:rsidR="009E0342" w:rsidRPr="005A0635" w:rsidRDefault="009E0342" w:rsidP="009E0342">
      <w:pPr>
        <w:pStyle w:val="NoSpacing"/>
        <w:rPr>
          <w:rFonts w:ascii="Traditional Arabic" w:hAnsi="Traditional Arabic" w:cs="Traditional Arabic"/>
          <w:b/>
          <w:bCs/>
          <w:sz w:val="24"/>
          <w:szCs w:val="24"/>
          <w:rtl/>
          <w:cs/>
        </w:rPr>
      </w:pPr>
      <w:r w:rsidRPr="005A0635">
        <w:rPr>
          <w:rFonts w:ascii="Traditional Arabic" w:hAnsi="Traditional Arabic" w:cs="Traditional Arabic" w:hint="cs"/>
          <w:b/>
          <w:bCs/>
          <w:sz w:val="24"/>
          <w:szCs w:val="24"/>
          <w:rtl/>
        </w:rPr>
        <w:t xml:space="preserve">العام الدراسي </w:t>
      </w:r>
      <w:r w:rsidRPr="005A0635">
        <w:rPr>
          <w:rFonts w:ascii="Traditional Arabic" w:hAnsi="Traditional Arabic" w:cs="Traditional Arabic"/>
          <w:b/>
          <w:bCs/>
          <w:sz w:val="24"/>
          <w:szCs w:val="24"/>
        </w:rPr>
        <w:t>2025/2026</w:t>
      </w:r>
    </w:p>
    <w:p w14:paraId="6EEA968A" w14:textId="77777777" w:rsidR="009E0342" w:rsidRDefault="009E0342" w:rsidP="009E0342">
      <w:pPr>
        <w:rPr>
          <w:rtl/>
        </w:rPr>
      </w:pPr>
    </w:p>
    <w:p w14:paraId="389E0CCB" w14:textId="77777777" w:rsidR="009E0342" w:rsidRDefault="009E0342" w:rsidP="009E0342">
      <w:pPr>
        <w:rPr>
          <w:rtl/>
        </w:rPr>
      </w:pPr>
    </w:p>
    <w:p w14:paraId="225D8783" w14:textId="77777777" w:rsidR="009E0342" w:rsidRDefault="009E0342" w:rsidP="009E0342">
      <w:pPr>
        <w:rPr>
          <w:rtl/>
        </w:rPr>
      </w:pPr>
    </w:p>
    <w:p w14:paraId="7924762B" w14:textId="77777777" w:rsidR="009E0342" w:rsidRDefault="009E0342" w:rsidP="009E0342">
      <w:pPr>
        <w:rPr>
          <w:rtl/>
        </w:rPr>
      </w:pPr>
    </w:p>
    <w:p w14:paraId="06D637B3" w14:textId="77777777" w:rsidR="009E0342" w:rsidRPr="00FA1DE0" w:rsidRDefault="009E0342" w:rsidP="009E0342">
      <w:pPr>
        <w:pStyle w:val="Title"/>
        <w:rPr>
          <w:color w:val="000000" w:themeColor="text1"/>
          <w:sz w:val="48"/>
          <w:szCs w:val="48"/>
        </w:rPr>
      </w:pPr>
      <w:r w:rsidRPr="00FA1DE0">
        <w:rPr>
          <w:rFonts w:hint="cs"/>
          <w:color w:val="000000" w:themeColor="text1"/>
          <w:sz w:val="48"/>
          <w:szCs w:val="48"/>
          <w:rtl/>
        </w:rPr>
        <w:t>اكتشاف مرض الزهايمر باستخدام تقنيات الرنين المغناطيسي والذكاء الاصطناعي</w:t>
      </w:r>
    </w:p>
    <w:p w14:paraId="63238D0A" w14:textId="77777777" w:rsidR="009E0342" w:rsidRDefault="009E0342" w:rsidP="009E0342">
      <w:pPr>
        <w:rPr>
          <w:rtl/>
        </w:rPr>
      </w:pPr>
    </w:p>
    <w:p w14:paraId="65E6AF9E" w14:textId="77777777" w:rsidR="009E0342" w:rsidRDefault="009E0342" w:rsidP="009E0342">
      <w:pPr>
        <w:jc w:val="center"/>
        <w:rPr>
          <w:sz w:val="48"/>
          <w:szCs w:val="48"/>
          <w:rtl/>
        </w:rPr>
      </w:pPr>
    </w:p>
    <w:p w14:paraId="5DEC2B52" w14:textId="77777777" w:rsidR="009E0342" w:rsidRDefault="009E0342" w:rsidP="009E0342">
      <w:pPr>
        <w:jc w:val="center"/>
        <w:rPr>
          <w:sz w:val="48"/>
          <w:szCs w:val="48"/>
          <w:rtl/>
        </w:rPr>
      </w:pPr>
      <w:r w:rsidRPr="00FA1DE0">
        <w:rPr>
          <w:rFonts w:hint="cs"/>
          <w:sz w:val="48"/>
          <w:szCs w:val="48"/>
          <w:rtl/>
        </w:rPr>
        <w:t>مشروع سنة رابعة برمجيات</w:t>
      </w:r>
    </w:p>
    <w:p w14:paraId="4846CA58" w14:textId="77777777" w:rsidR="009E0342" w:rsidRDefault="009E0342" w:rsidP="009E0342">
      <w:pPr>
        <w:jc w:val="center"/>
        <w:rPr>
          <w:sz w:val="48"/>
          <w:szCs w:val="48"/>
          <w:rtl/>
        </w:rPr>
      </w:pPr>
      <w:r>
        <w:rPr>
          <w:noProof/>
        </w:rPr>
        <mc:AlternateContent>
          <mc:Choice Requires="wps">
            <w:drawing>
              <wp:anchor distT="45720" distB="45720" distL="114300" distR="114300" simplePos="0" relativeHeight="251660288" behindDoc="0" locked="0" layoutInCell="1" allowOverlap="1" wp14:anchorId="48FDC566" wp14:editId="4A8AC307">
                <wp:simplePos x="0" y="0"/>
                <wp:positionH relativeFrom="column">
                  <wp:posOffset>1655397</wp:posOffset>
                </wp:positionH>
                <wp:positionV relativeFrom="paragraph">
                  <wp:posOffset>463588</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B121EC8" w14:textId="77777777" w:rsidR="009E0342" w:rsidRPr="00771F00" w:rsidRDefault="009E0342" w:rsidP="009E0342">
                            <w:pPr>
                              <w:shd w:val="clear" w:color="auto" w:fill="000000" w:themeFill="text1"/>
                              <w:jc w:val="center"/>
                              <w:rPr>
                                <w:b/>
                                <w:bCs/>
                                <w:sz w:val="36"/>
                                <w:szCs w:val="36"/>
                                <w:rtl/>
                                <w:lang w:bidi="ar-SY"/>
                              </w:rPr>
                            </w:pPr>
                            <w:r w:rsidRPr="00771F00">
                              <w:rPr>
                                <w:rFonts w:hint="cs"/>
                                <w:sz w:val="36"/>
                                <w:szCs w:val="36"/>
                                <w:rtl/>
                                <w:lang w:bidi="ar-SY"/>
                              </w:rPr>
                              <w:t>تقدمة الطالبة:</w:t>
                            </w:r>
                            <w:r w:rsidRPr="00771F00">
                              <w:rPr>
                                <w:sz w:val="36"/>
                                <w:szCs w:val="36"/>
                                <w:rtl/>
                                <w:lang w:bidi="ar-SY"/>
                              </w:rPr>
                              <w:br/>
                            </w:r>
                            <w:r w:rsidRPr="00771F00">
                              <w:rPr>
                                <w:rFonts w:hint="cs"/>
                                <w:b/>
                                <w:bCs/>
                                <w:sz w:val="36"/>
                                <w:szCs w:val="36"/>
                                <w:rtl/>
                                <w:lang w:bidi="ar-SY"/>
                              </w:rPr>
                              <w:t>أليسار عثمان</w:t>
                            </w:r>
                          </w:p>
                          <w:p w14:paraId="7133B9EB" w14:textId="77777777" w:rsidR="009E0342" w:rsidRPr="00771F00" w:rsidRDefault="009E0342" w:rsidP="009E0342">
                            <w:pPr>
                              <w:jc w:val="center"/>
                              <w:rPr>
                                <w:sz w:val="36"/>
                                <w:szCs w:val="36"/>
                                <w:rtl/>
                                <w:lang w:bidi="ar-SY"/>
                              </w:rPr>
                            </w:pPr>
                          </w:p>
                          <w:p w14:paraId="68704F59" w14:textId="38C20970" w:rsidR="009E0342" w:rsidRDefault="009E0342" w:rsidP="009E0342">
                            <w:pPr>
                              <w:jc w:val="center"/>
                              <w:rPr>
                                <w:sz w:val="36"/>
                                <w:szCs w:val="36"/>
                                <w:rtl/>
                                <w:lang w:bidi="ar-SY"/>
                              </w:rPr>
                            </w:pPr>
                            <w:r w:rsidRPr="00771F00">
                              <w:rPr>
                                <w:rFonts w:hint="cs"/>
                                <w:sz w:val="36"/>
                                <w:szCs w:val="36"/>
                                <w:rtl/>
                                <w:lang w:bidi="ar-SY"/>
                              </w:rPr>
                              <w:t>إشراف:</w:t>
                            </w:r>
                            <w:r w:rsidRPr="00771F00">
                              <w:rPr>
                                <w:sz w:val="36"/>
                                <w:szCs w:val="36"/>
                                <w:rtl/>
                                <w:lang w:bidi="ar-SY"/>
                              </w:rPr>
                              <w:br/>
                            </w:r>
                            <w:r w:rsidR="00B73153">
                              <w:rPr>
                                <w:rFonts w:hint="cs"/>
                                <w:b/>
                                <w:bCs/>
                                <w:sz w:val="36"/>
                                <w:szCs w:val="36"/>
                                <w:rtl/>
                                <w:lang w:bidi="ar-SY"/>
                              </w:rPr>
                              <w:t>م. سماح</w:t>
                            </w:r>
                            <w:r>
                              <w:rPr>
                                <w:rFonts w:hint="cs"/>
                                <w:b/>
                                <w:bCs/>
                                <w:sz w:val="36"/>
                                <w:szCs w:val="36"/>
                                <w:rtl/>
                                <w:lang w:bidi="ar-SY"/>
                              </w:rPr>
                              <w:t xml:space="preserve"> شويكاني</w:t>
                            </w:r>
                          </w:p>
                          <w:p w14:paraId="37A10796" w14:textId="77777777" w:rsidR="009E0342" w:rsidRPr="005A0635" w:rsidRDefault="009E0342" w:rsidP="009E0342"/>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8FDC566" id="_x0000_t202" coordsize="21600,21600" o:spt="202" path="m,l,21600r21600,l21600,xe">
                <v:stroke joinstyle="miter"/>
                <v:path gradientshapeok="t" o:connecttype="rect"/>
              </v:shapetype>
              <v:shape id="Text Box 2" o:spid="_x0000_s1026" type="#_x0000_t202" style="position:absolute;left:0;text-align:left;margin-left:130.35pt;margin-top:36.5pt;width:185.9pt;height:110.6pt;z-index:2516602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">
                <v:textbox style="mso-fit-shape-to-text:t">
                  <w:txbxContent>
                    <w:p w14:paraId="2B121EC8" w14:textId="77777777" w:rsidR="009E0342" w:rsidRPr="00771F00" w:rsidRDefault="009E0342" w:rsidP="009E0342">
                      <w:pPr>
                        <w:shd w:val="clear" w:color="auto" w:fill="000000" w:themeFill="text1"/>
                        <w:jc w:val="center"/>
                        <w:rPr>
                          <w:b/>
                          <w:bCs/>
                          <w:sz w:val="36"/>
                          <w:szCs w:val="36"/>
                          <w:rtl/>
                          <w:lang w:bidi="ar-SY"/>
                        </w:rPr>
                      </w:pPr>
                      <w:r w:rsidRPr="00771F00">
                        <w:rPr>
                          <w:rFonts w:hint="cs"/>
                          <w:sz w:val="36"/>
                          <w:szCs w:val="36"/>
                          <w:rtl/>
                          <w:lang w:bidi="ar-SY"/>
                        </w:rPr>
                        <w:t>تقدمة الطالبة:</w:t>
                      </w:r>
                      <w:r w:rsidRPr="00771F00">
                        <w:rPr>
                          <w:sz w:val="36"/>
                          <w:szCs w:val="36"/>
                          <w:rtl/>
                          <w:lang w:bidi="ar-SY"/>
                        </w:rPr>
                        <w:br/>
                      </w:r>
                      <w:r w:rsidRPr="00771F00">
                        <w:rPr>
                          <w:rFonts w:hint="cs"/>
                          <w:b/>
                          <w:bCs/>
                          <w:sz w:val="36"/>
                          <w:szCs w:val="36"/>
                          <w:rtl/>
                          <w:lang w:bidi="ar-SY"/>
                        </w:rPr>
                        <w:t>أليسار عثمان</w:t>
                      </w:r>
                    </w:p>
                    <w:p w14:paraId="7133B9EB" w14:textId="77777777" w:rsidR="009E0342" w:rsidRPr="00771F00" w:rsidRDefault="009E0342" w:rsidP="009E0342">
                      <w:pPr>
                        <w:jc w:val="center"/>
                        <w:rPr>
                          <w:sz w:val="36"/>
                          <w:szCs w:val="36"/>
                          <w:rtl/>
                          <w:lang w:bidi="ar-SY"/>
                        </w:rPr>
                      </w:pPr>
                    </w:p>
                    <w:p w14:paraId="68704F59" w14:textId="38C20970" w:rsidR="009E0342" w:rsidRDefault="009E0342" w:rsidP="009E0342">
                      <w:pPr>
                        <w:jc w:val="center"/>
                        <w:rPr>
                          <w:sz w:val="36"/>
                          <w:szCs w:val="36"/>
                          <w:rtl/>
                          <w:lang w:bidi="ar-SY"/>
                        </w:rPr>
                      </w:pPr>
                      <w:r w:rsidRPr="00771F00">
                        <w:rPr>
                          <w:rFonts w:hint="cs"/>
                          <w:sz w:val="36"/>
                          <w:szCs w:val="36"/>
                          <w:rtl/>
                          <w:lang w:bidi="ar-SY"/>
                        </w:rPr>
                        <w:t>إشراف:</w:t>
                      </w:r>
                      <w:r w:rsidRPr="00771F00">
                        <w:rPr>
                          <w:sz w:val="36"/>
                          <w:szCs w:val="36"/>
                          <w:rtl/>
                          <w:lang w:bidi="ar-SY"/>
                        </w:rPr>
                        <w:br/>
                      </w:r>
                      <w:r w:rsidR="00B73153">
                        <w:rPr>
                          <w:rFonts w:hint="cs"/>
                          <w:b/>
                          <w:bCs/>
                          <w:sz w:val="36"/>
                          <w:szCs w:val="36"/>
                          <w:rtl/>
                          <w:lang w:bidi="ar-SY"/>
                        </w:rPr>
                        <w:t>م. سماح</w:t>
                      </w:r>
                      <w:r>
                        <w:rPr>
                          <w:rFonts w:hint="cs"/>
                          <w:b/>
                          <w:bCs/>
                          <w:sz w:val="36"/>
                          <w:szCs w:val="36"/>
                          <w:rtl/>
                          <w:lang w:bidi="ar-SY"/>
                        </w:rPr>
                        <w:t xml:space="preserve"> شويكاني</w:t>
                      </w:r>
                    </w:p>
                    <w:p w14:paraId="37A10796" w14:textId="77777777" w:rsidR="009E0342" w:rsidRPr="005A0635" w:rsidRDefault="009E0342" w:rsidP="009E0342"/>
                  </w:txbxContent>
                </v:textbox>
                <w10:wrap type="square"/>
              </v:shape>
            </w:pict>
          </mc:Fallback>
        </mc:AlternateContent>
      </w:r>
    </w:p>
    <w:p w14:paraId="5ECD7ED7" w14:textId="77777777" w:rsidR="009E0342" w:rsidRDefault="009E0342" w:rsidP="009E0342">
      <w:pPr>
        <w:jc w:val="center"/>
        <w:rPr>
          <w:sz w:val="48"/>
          <w:szCs w:val="48"/>
          <w:rtl/>
        </w:rPr>
      </w:pPr>
    </w:p>
    <w:p w14:paraId="0C87D507" w14:textId="77777777" w:rsidR="009E0342" w:rsidRDefault="009E0342" w:rsidP="009E0342">
      <w:pPr>
        <w:jc w:val="center"/>
        <w:rPr>
          <w:sz w:val="48"/>
          <w:szCs w:val="48"/>
          <w:rtl/>
        </w:rPr>
      </w:pPr>
    </w:p>
    <w:p w14:paraId="520415A1" w14:textId="77777777" w:rsidR="009E0342" w:rsidRDefault="009E0342" w:rsidP="009E0342">
      <w:pPr>
        <w:jc w:val="center"/>
        <w:rPr>
          <w:sz w:val="48"/>
          <w:szCs w:val="48"/>
          <w:rtl/>
        </w:rPr>
      </w:pPr>
    </w:p>
    <w:p w14:paraId="01BEA226" w14:textId="77777777" w:rsidR="009E0342" w:rsidRDefault="009E0342" w:rsidP="009E0342">
      <w:pPr>
        <w:jc w:val="center"/>
        <w:rPr>
          <w:sz w:val="48"/>
          <w:szCs w:val="48"/>
          <w:rtl/>
        </w:rPr>
      </w:pPr>
    </w:p>
    <w:p w14:paraId="095F4B6C" w14:textId="77777777" w:rsidR="009E0342" w:rsidRDefault="009E0342" w:rsidP="009E0342">
      <w:pPr>
        <w:jc w:val="center"/>
        <w:rPr>
          <w:sz w:val="48"/>
          <w:szCs w:val="48"/>
          <w:rtl/>
        </w:rPr>
      </w:pPr>
    </w:p>
    <w:p w14:paraId="21F62613" w14:textId="27DD29E2" w:rsidR="009E0342" w:rsidRDefault="009E0342">
      <w:pPr>
        <w:rPr>
          <w:rFonts w:asciiTheme="majorHAnsi" w:eastAsiaTheme="majorEastAsia" w:hAnsiTheme="majorHAnsi" w:cstheme="majorBidi"/>
          <w:color w:val="00A0B8" w:themeColor="accent1"/>
          <w:sz w:val="30"/>
          <w:szCs w:val="30"/>
          <w:rtl/>
          <w:lang w:bidi="ar-SY"/>
        </w:rPr>
      </w:pPr>
    </w:p>
    <w:p w14:paraId="3B7BEF05" w14:textId="4C8B9A3B" w:rsidR="00F50A35" w:rsidRDefault="00F74C44" w:rsidP="00ED0AEF">
      <w:pPr>
        <w:rPr>
          <w:rtl/>
          <w:lang w:bidi="ar-SY"/>
        </w:rPr>
      </w:pPr>
      <w:r>
        <w:rPr>
          <w:rtl/>
          <w:lang w:bidi="ar-SY"/>
        </w:rPr>
        <w:br w:type="page"/>
      </w:r>
    </w:p>
    <w:p w14:paraId="7AF6A1DC" w14:textId="77777777" w:rsidR="00ED0AEF" w:rsidRDefault="00ED0AEF" w:rsidP="00ED0AEF">
      <w:pPr>
        <w:jc w:val="center"/>
        <w:rPr>
          <w:rFonts w:eastAsiaTheme="majorEastAsia" w:cs="Traditional Arabic"/>
          <w:sz w:val="44"/>
          <w:szCs w:val="44"/>
          <w:rtl/>
          <w:lang w:bidi="ar-SY"/>
        </w:rPr>
      </w:pPr>
      <w:r>
        <w:rPr>
          <w:rFonts w:eastAsiaTheme="majorEastAsia" w:cs="Traditional Arabic" w:hint="cs"/>
          <w:sz w:val="44"/>
          <w:szCs w:val="44"/>
          <w:rtl/>
          <w:lang w:bidi="ar-SY"/>
        </w:rPr>
        <w:lastRenderedPageBreak/>
        <w:t>الشكر</w:t>
      </w:r>
    </w:p>
    <w:p w14:paraId="73F4D4E5" w14:textId="2347222B" w:rsidR="00ED0AEF" w:rsidRDefault="00ED0AEF">
      <w:pPr>
        <w:rPr>
          <w:rFonts w:eastAsiaTheme="majorEastAsia" w:cs="Traditional Arabic"/>
          <w:sz w:val="44"/>
          <w:szCs w:val="44"/>
          <w:rtl/>
          <w:lang w:bidi="ar-SY"/>
        </w:rPr>
      </w:pPr>
      <w:r>
        <w:rPr>
          <w:rFonts w:eastAsiaTheme="majorEastAsia" w:cs="Traditional Arabic"/>
          <w:sz w:val="44"/>
          <w:szCs w:val="44"/>
          <w:rtl/>
          <w:lang w:bidi="ar-SY"/>
        </w:rPr>
        <w:br w:type="page"/>
      </w:r>
    </w:p>
    <w:p w14:paraId="17497922" w14:textId="77777777" w:rsidR="00ED0AEF" w:rsidRDefault="00ED0AEF" w:rsidP="00ED0AEF">
      <w:pPr>
        <w:jc w:val="center"/>
        <w:rPr>
          <w:rFonts w:eastAsiaTheme="majorEastAsia" w:cs="Traditional Arabic"/>
          <w:sz w:val="44"/>
          <w:szCs w:val="44"/>
          <w:rtl/>
          <w:lang w:bidi="ar-SY"/>
        </w:rPr>
      </w:pPr>
      <w:r>
        <w:rPr>
          <w:rFonts w:eastAsiaTheme="majorEastAsia" w:cs="Traditional Arabic" w:hint="cs"/>
          <w:sz w:val="44"/>
          <w:szCs w:val="44"/>
          <w:rtl/>
          <w:lang w:bidi="ar-SY"/>
        </w:rPr>
        <w:lastRenderedPageBreak/>
        <w:t>الإهداء</w:t>
      </w:r>
    </w:p>
    <w:p w14:paraId="76EA8084" w14:textId="77777777" w:rsidR="001B23B1" w:rsidRDefault="001B23B1" w:rsidP="001B23B1">
      <w:pPr>
        <w:rPr>
          <w:b/>
          <w:bCs/>
          <w:sz w:val="28"/>
          <w:szCs w:val="28"/>
        </w:rPr>
      </w:pPr>
      <w:r>
        <w:rPr>
          <w:b/>
          <w:bCs/>
          <w:sz w:val="28"/>
          <w:szCs w:val="28"/>
          <w:rtl/>
        </w:rPr>
        <w:t>إلى كل من أحب، عائلتي، أخوتي، أصدقائي..</w:t>
      </w:r>
    </w:p>
    <w:p w14:paraId="797E1085" w14:textId="5A054589" w:rsidR="00ED0AEF" w:rsidRDefault="00ED0AEF" w:rsidP="00ED0AEF">
      <w:pPr>
        <w:jc w:val="center"/>
        <w:rPr>
          <w:rFonts w:eastAsiaTheme="majorEastAsia" w:cs="Traditional Arabic"/>
          <w:sz w:val="44"/>
          <w:szCs w:val="44"/>
          <w:rtl/>
          <w:lang w:bidi="ar-SY"/>
        </w:rPr>
      </w:pPr>
      <w:r>
        <w:rPr>
          <w:rFonts w:eastAsiaTheme="majorEastAsia" w:cs="Traditional Arabic"/>
          <w:sz w:val="44"/>
          <w:szCs w:val="44"/>
          <w:rtl/>
          <w:lang w:bidi="ar-SY"/>
        </w:rPr>
        <w:br w:type="page"/>
      </w:r>
    </w:p>
    <w:p w14:paraId="3A0E0BCB" w14:textId="1298583E" w:rsidR="00ED0AEF" w:rsidRPr="00ED0AEF" w:rsidRDefault="00ED0AEF" w:rsidP="00930665">
      <w:pPr>
        <w:jc w:val="center"/>
        <w:rPr>
          <w:rFonts w:eastAsiaTheme="majorEastAsia" w:cs="Traditional Arabic"/>
          <w:sz w:val="44"/>
          <w:szCs w:val="44"/>
          <w:rtl/>
          <w:lang w:bidi="ar-SY"/>
        </w:rPr>
      </w:pPr>
      <w:r w:rsidRPr="00ED0AEF">
        <w:rPr>
          <w:rFonts w:eastAsiaTheme="majorEastAsia" w:cs="Traditional Arabic"/>
          <w:sz w:val="44"/>
          <w:szCs w:val="44"/>
          <w:rtl/>
          <w:lang w:bidi="ar-SY"/>
        </w:rPr>
        <w:lastRenderedPageBreak/>
        <w:t>ملخص:</w:t>
      </w:r>
    </w:p>
    <w:p w14:paraId="2717E348" w14:textId="14E05DBB" w:rsidR="00ED0AEF" w:rsidRDefault="00F50A35" w:rsidP="00930665">
      <w:pPr>
        <w:jc w:val="center"/>
        <w:rPr>
          <w:rFonts w:eastAsiaTheme="majorEastAsia" w:cs="Traditional Arabic"/>
          <w:sz w:val="44"/>
          <w:szCs w:val="44"/>
          <w:rtl/>
          <w:lang w:bidi="ar-SY"/>
        </w:rPr>
      </w:pPr>
      <w:r>
        <w:rPr>
          <w:rFonts w:asciiTheme="majorHAnsi" w:eastAsiaTheme="majorEastAsia" w:hAnsiTheme="majorHAnsi" w:cstheme="majorBidi"/>
          <w:color w:val="00A0B8" w:themeColor="accent1"/>
          <w:sz w:val="30"/>
          <w:szCs w:val="30"/>
          <w:rtl/>
          <w:lang w:bidi="ar-SY"/>
        </w:rPr>
        <w:br w:type="page"/>
      </w:r>
      <w:r w:rsidR="00930665" w:rsidRPr="00930665">
        <w:rPr>
          <w:rFonts w:eastAsiaTheme="majorEastAsia" w:cs="Traditional Arabic"/>
          <w:sz w:val="44"/>
          <w:szCs w:val="44"/>
          <w:rtl/>
          <w:lang w:bidi="ar-SY"/>
        </w:rPr>
        <w:lastRenderedPageBreak/>
        <w:t>فهرس المحتويات</w:t>
      </w:r>
      <w:r w:rsidR="001B23B1">
        <w:rPr>
          <w:rFonts w:eastAsiaTheme="majorEastAsia" w:cs="Traditional Arabic" w:hint="cs"/>
          <w:sz w:val="44"/>
          <w:szCs w:val="44"/>
          <w:rtl/>
          <w:lang w:bidi="ar-SY"/>
        </w:rPr>
        <w:t>:</w:t>
      </w:r>
    </w:p>
    <w:p w14:paraId="75218225" w14:textId="501A96CC" w:rsidR="00930665" w:rsidRPr="00930665" w:rsidRDefault="00930665" w:rsidP="00930665">
      <w:pPr>
        <w:jc w:val="center"/>
        <w:rPr>
          <w:rFonts w:eastAsiaTheme="majorEastAsia" w:cs="Traditional Arabic"/>
          <w:color w:val="00A0B8" w:themeColor="accent1"/>
          <w:sz w:val="44"/>
          <w:szCs w:val="44"/>
          <w:rtl/>
          <w:lang w:bidi="ar-SY"/>
        </w:rPr>
      </w:pPr>
      <w:r w:rsidRPr="00930665">
        <w:rPr>
          <w:rFonts w:eastAsiaTheme="majorEastAsia" w:cs="Traditional Arabic"/>
          <w:color w:val="00A0B8" w:themeColor="accent1"/>
          <w:sz w:val="44"/>
          <w:szCs w:val="44"/>
          <w:rtl/>
          <w:lang w:bidi="ar-SY"/>
        </w:rPr>
        <w:br w:type="page"/>
      </w:r>
    </w:p>
    <w:p w14:paraId="63E12A24" w14:textId="77777777" w:rsidR="00ED0AEF" w:rsidRDefault="00930665" w:rsidP="00930665">
      <w:pPr>
        <w:jc w:val="center"/>
        <w:rPr>
          <w:rFonts w:eastAsiaTheme="majorEastAsia" w:cs="Traditional Arabic"/>
          <w:sz w:val="44"/>
          <w:szCs w:val="44"/>
          <w:rtl/>
          <w:lang w:bidi="ar-SY"/>
        </w:rPr>
      </w:pPr>
      <w:r w:rsidRPr="00930665">
        <w:rPr>
          <w:rFonts w:eastAsiaTheme="majorEastAsia" w:cs="Traditional Arabic"/>
          <w:sz w:val="44"/>
          <w:szCs w:val="44"/>
          <w:rtl/>
          <w:lang w:bidi="ar-SY"/>
        </w:rPr>
        <w:lastRenderedPageBreak/>
        <w:t>فهرس الأشكال</w:t>
      </w:r>
    </w:p>
    <w:p w14:paraId="73037405" w14:textId="78B8C818" w:rsidR="00930665" w:rsidRPr="00930665" w:rsidRDefault="00930665" w:rsidP="00930665">
      <w:pPr>
        <w:jc w:val="center"/>
        <w:rPr>
          <w:rFonts w:eastAsiaTheme="majorEastAsia" w:cs="Traditional Arabic"/>
          <w:color w:val="00A0B8" w:themeColor="accent1"/>
          <w:sz w:val="44"/>
          <w:szCs w:val="44"/>
          <w:rtl/>
          <w:lang w:bidi="ar-SY"/>
        </w:rPr>
      </w:pPr>
      <w:r w:rsidRPr="00930665">
        <w:rPr>
          <w:rFonts w:eastAsiaTheme="majorEastAsia" w:cs="Traditional Arabic"/>
          <w:color w:val="00A0B8" w:themeColor="accent1"/>
          <w:sz w:val="44"/>
          <w:szCs w:val="44"/>
          <w:rtl/>
          <w:lang w:bidi="ar-SY"/>
        </w:rPr>
        <w:br w:type="page"/>
      </w:r>
    </w:p>
    <w:p w14:paraId="2425D366" w14:textId="77777777" w:rsidR="00ED0AEF" w:rsidRDefault="00930665" w:rsidP="00930665">
      <w:pPr>
        <w:jc w:val="center"/>
        <w:rPr>
          <w:rFonts w:eastAsiaTheme="majorEastAsia" w:cs="Traditional Arabic"/>
          <w:sz w:val="44"/>
          <w:szCs w:val="44"/>
          <w:rtl/>
          <w:lang w:bidi="ar-SY"/>
        </w:rPr>
      </w:pPr>
      <w:r w:rsidRPr="00930665">
        <w:rPr>
          <w:rFonts w:eastAsiaTheme="majorEastAsia" w:cs="Traditional Arabic"/>
          <w:sz w:val="44"/>
          <w:szCs w:val="44"/>
          <w:rtl/>
          <w:lang w:bidi="ar-SY"/>
        </w:rPr>
        <w:lastRenderedPageBreak/>
        <w:t>فهرس الجداول</w:t>
      </w:r>
    </w:p>
    <w:p w14:paraId="5EAFF387" w14:textId="5A770C75" w:rsidR="00930665" w:rsidRDefault="00930665" w:rsidP="00930665">
      <w:pPr>
        <w:jc w:val="center"/>
        <w:rPr>
          <w:rFonts w:eastAsiaTheme="majorEastAsia" w:cs="Traditional Arabic"/>
          <w:color w:val="00A0B8" w:themeColor="accent1"/>
          <w:sz w:val="44"/>
          <w:szCs w:val="44"/>
          <w:rtl/>
          <w:lang w:bidi="ar-SY"/>
        </w:rPr>
      </w:pPr>
      <w:r w:rsidRPr="00930665">
        <w:rPr>
          <w:rFonts w:eastAsiaTheme="majorEastAsia" w:cs="Traditional Arabic"/>
          <w:color w:val="00A0B8" w:themeColor="accent1"/>
          <w:sz w:val="44"/>
          <w:szCs w:val="44"/>
          <w:rtl/>
          <w:lang w:bidi="ar-SY"/>
        </w:rPr>
        <w:br w:type="page"/>
      </w:r>
    </w:p>
    <w:p w14:paraId="5BF0333E" w14:textId="77777777" w:rsidR="00ED0AEF" w:rsidRDefault="00930665" w:rsidP="00930665">
      <w:pPr>
        <w:jc w:val="center"/>
        <w:rPr>
          <w:rFonts w:eastAsiaTheme="majorEastAsia" w:cs="Traditional Arabic"/>
          <w:sz w:val="44"/>
          <w:szCs w:val="44"/>
          <w:rtl/>
          <w:lang w:bidi="ar-SY"/>
        </w:rPr>
      </w:pPr>
      <w:r w:rsidRPr="00930665">
        <w:rPr>
          <w:rFonts w:eastAsiaTheme="majorEastAsia" w:cs="Traditional Arabic" w:hint="cs"/>
          <w:sz w:val="44"/>
          <w:szCs w:val="44"/>
          <w:rtl/>
          <w:lang w:bidi="ar-SY"/>
        </w:rPr>
        <w:lastRenderedPageBreak/>
        <w:t>جدول المصطلحات</w:t>
      </w:r>
    </w:p>
    <w:p w14:paraId="73E3EBB8" w14:textId="77777777" w:rsidR="00315686" w:rsidRDefault="00930665" w:rsidP="00315686">
      <w:pPr>
        <w:jc w:val="center"/>
        <w:rPr>
          <w:rFonts w:eastAsiaTheme="majorEastAsia" w:cs="Traditional Arabic"/>
          <w:sz w:val="44"/>
          <w:szCs w:val="44"/>
          <w:rtl/>
          <w:lang w:bidi="ar-SY"/>
        </w:rPr>
      </w:pPr>
      <w:r>
        <w:rPr>
          <w:rFonts w:eastAsiaTheme="majorEastAsia" w:cs="Traditional Arabic"/>
          <w:color w:val="00A0B8" w:themeColor="accent1"/>
          <w:sz w:val="44"/>
          <w:szCs w:val="44"/>
          <w:rtl/>
          <w:lang w:bidi="ar-SY"/>
        </w:rPr>
        <w:br w:type="page"/>
      </w:r>
      <w:r w:rsidR="00ED0AEF" w:rsidRPr="00ED0AEF">
        <w:rPr>
          <w:rFonts w:eastAsiaTheme="majorEastAsia" w:cs="Traditional Arabic" w:hint="cs"/>
          <w:sz w:val="44"/>
          <w:szCs w:val="44"/>
          <w:rtl/>
          <w:lang w:bidi="ar-SY"/>
        </w:rPr>
        <w:lastRenderedPageBreak/>
        <w:t>مقدمة عامة</w:t>
      </w:r>
    </w:p>
    <w:p w14:paraId="016D8203" w14:textId="64B529DC" w:rsidR="00E8038D" w:rsidRPr="00E8038D" w:rsidRDefault="00E8038D" w:rsidP="00E8038D">
      <w:pPr>
        <w:rPr>
          <w:rFonts w:cs="Traditional Arabic"/>
          <w:color w:val="202020"/>
        </w:rPr>
      </w:pPr>
      <w:r w:rsidRPr="00E8038D">
        <w:rPr>
          <w:rFonts w:cs="Traditional Arabic"/>
          <w:color w:val="202020"/>
          <w:rtl/>
        </w:rPr>
        <w:t>مع التطور المتسارع في مجالات الذكاء الاصطناعي، بات لتقنيات التعلم العميق دور محوري في تحليل البيانات الطبية، وخاصة في مجال معالجة وتصنيف صور الرنين المغناطيسي للدماغ</w:t>
      </w:r>
      <w:r w:rsidRPr="00E8038D">
        <w:rPr>
          <w:rFonts w:cs="Traditional Arabic"/>
          <w:color w:val="202020"/>
        </w:rPr>
        <w:t xml:space="preserve"> (MRI) </w:t>
      </w:r>
      <w:r w:rsidRPr="00E8038D">
        <w:rPr>
          <w:rFonts w:cs="Traditional Arabic"/>
          <w:color w:val="202020"/>
          <w:rtl/>
        </w:rPr>
        <w:t xml:space="preserve">للكشف عن الاضطرابات العصبية المزمنة، حيث يبرز مرض </w:t>
      </w:r>
      <w:r w:rsidRPr="00E8038D">
        <w:rPr>
          <w:rFonts w:cs="Traditional Arabic" w:hint="cs"/>
          <w:color w:val="202020"/>
          <w:rtl/>
        </w:rPr>
        <w:t>الزهايمر</w:t>
      </w:r>
      <w:r w:rsidRPr="00E8038D">
        <w:rPr>
          <w:rFonts w:cs="Traditional Arabic"/>
          <w:color w:val="202020"/>
          <w:rtl/>
        </w:rPr>
        <w:t xml:space="preserve"> كأحد أكثر هذه الأمراض خطورة وانتشاراً</w:t>
      </w:r>
      <w:r w:rsidRPr="00E8038D">
        <w:rPr>
          <w:rFonts w:cs="Traditional Arabic"/>
          <w:color w:val="202020"/>
        </w:rPr>
        <w:t xml:space="preserve">. </w:t>
      </w:r>
    </w:p>
    <w:p w14:paraId="61215746" w14:textId="77777777" w:rsidR="00E8038D" w:rsidRPr="00E8038D" w:rsidRDefault="00E8038D" w:rsidP="00E8038D">
      <w:pPr>
        <w:rPr>
          <w:rFonts w:cs="Traditional Arabic"/>
          <w:color w:val="202020"/>
        </w:rPr>
      </w:pPr>
      <w:r w:rsidRPr="00E8038D">
        <w:rPr>
          <w:rFonts w:cs="Traditional Arabic"/>
          <w:color w:val="202020"/>
          <w:rtl/>
        </w:rPr>
        <w:t>بناءً على ذلك، يمثل توظيف هذه التقنيات حلاً برمجياً فعالاً للمعضلة الحالية المتمثلة في نقص الكوادر الطبية المتخصصة، وغياب الأنظمة المؤتمتة التي تساعد في تشخيص وتحديد درجات الإصابة بالمرض (خفيف، متوسط، حاد) بدقة وسرعة، وهو الأمر الذي يؤدي عادةً إلى تأخير تقديم الرعاية الملائمة للمرضى في الوقت المناسب</w:t>
      </w:r>
      <w:r w:rsidRPr="00E8038D">
        <w:rPr>
          <w:rFonts w:cs="Traditional Arabic"/>
          <w:color w:val="202020"/>
        </w:rPr>
        <w:t xml:space="preserve">. </w:t>
      </w:r>
    </w:p>
    <w:p w14:paraId="571DFC62" w14:textId="77777777" w:rsidR="00E8038D" w:rsidRDefault="00E8038D" w:rsidP="00E8038D">
      <w:pPr>
        <w:rPr>
          <w:rFonts w:cs="Traditional Arabic"/>
          <w:color w:val="202020"/>
        </w:rPr>
      </w:pPr>
      <w:r w:rsidRPr="00E8038D">
        <w:rPr>
          <w:rFonts w:cs="Traditional Arabic"/>
          <w:color w:val="202020"/>
          <w:rtl/>
        </w:rPr>
        <w:t>ومن هذا المنطلق، يتمحور هذا المشروع كاستجابة هندسية برمجية وتطبيق ذكي يهدف إلى بناء نظام آلي يعتمد على مجموعة البيانات العالمية المفتوحة</w:t>
      </w:r>
      <w:r w:rsidRPr="00E8038D">
        <w:rPr>
          <w:rFonts w:cs="Traditional Arabic"/>
          <w:color w:val="202020"/>
        </w:rPr>
        <w:t xml:space="preserve"> (OASIS). </w:t>
      </w:r>
      <w:r w:rsidRPr="00E8038D">
        <w:rPr>
          <w:rFonts w:cs="Traditional Arabic"/>
          <w:color w:val="202020"/>
          <w:rtl/>
        </w:rPr>
        <w:t>وتكمن أهمية هذا العمل في تقديم حل تقني متكامل يساعد الأطباء عبر أتمتة المعالجة المسبقة للصور الطبية وتصنيفها بدقة، مما يسهم بشكل مباشر في رفع كفاءة التشخيص الطبي المبكر</w:t>
      </w:r>
    </w:p>
    <w:p w14:paraId="699E9B48" w14:textId="77777777" w:rsidR="003533D7" w:rsidRDefault="003533D7" w:rsidP="003533D7">
      <w:pPr>
        <w:ind w:left="720"/>
        <w:rPr>
          <w:rFonts w:eastAsia="Traditional Arabic" w:cs="Traditional Arabic"/>
          <w:b/>
          <w:bCs/>
        </w:rPr>
      </w:pPr>
      <w:r w:rsidRPr="008E2F1F">
        <w:rPr>
          <w:rFonts w:eastAsia="Traditional Arabic" w:cs="Traditional Arabic"/>
          <w:b/>
          <w:bCs/>
          <w:rtl/>
        </w:rPr>
        <w:t>ستتناول الفصول القادمة المحتويات التالية:</w:t>
      </w:r>
    </w:p>
    <w:p w14:paraId="1B228AA1" w14:textId="27A762FB" w:rsidR="003533D7" w:rsidRPr="003533D7" w:rsidRDefault="003533D7" w:rsidP="003533D7">
      <w:pPr>
        <w:ind w:left="720"/>
        <w:rPr>
          <w:rFonts w:eastAsia="Traditional Arabic" w:cs="Traditional Arabic"/>
          <w:rtl/>
          <w:lang w:bidi="ar-SY"/>
        </w:rPr>
      </w:pPr>
      <w:r>
        <w:rPr>
          <w:rFonts w:eastAsia="Traditional Arabic" w:cs="Traditional Arabic" w:hint="cs"/>
          <w:b/>
          <w:bCs/>
          <w:rtl/>
        </w:rPr>
        <w:t xml:space="preserve">-الفصل الأول: </w:t>
      </w:r>
      <w:r w:rsidRPr="003533D7">
        <w:rPr>
          <w:rFonts w:eastAsia="Traditional Arabic" w:cs="Traditional Arabic" w:hint="cs"/>
          <w:rtl/>
        </w:rPr>
        <w:t>يوضح أهداف المشروع</w:t>
      </w:r>
      <w:r>
        <w:rPr>
          <w:rFonts w:eastAsia="Traditional Arabic" w:cs="Traditional Arabic" w:hint="cs"/>
          <w:b/>
          <w:bCs/>
          <w:rtl/>
        </w:rPr>
        <w:t xml:space="preserve"> </w:t>
      </w:r>
      <w:r>
        <w:rPr>
          <w:rFonts w:eastAsia="Traditional Arabic" w:cs="Traditional Arabic" w:hint="cs"/>
          <w:rtl/>
        </w:rPr>
        <w:t>ومتطلباته الوظيفية وغير الوظيفية.</w:t>
      </w:r>
    </w:p>
    <w:p w14:paraId="04B80608" w14:textId="77777777" w:rsidR="003533D7" w:rsidRPr="008E2F1F" w:rsidRDefault="003533D7" w:rsidP="003533D7">
      <w:pPr>
        <w:spacing w:after="0"/>
        <w:ind w:left="720"/>
        <w:rPr>
          <w:rFonts w:eastAsia="Traditional Arabic" w:cs="Traditional Arabic"/>
        </w:rPr>
      </w:pPr>
      <w:r w:rsidRPr="008E2F1F">
        <w:rPr>
          <w:rFonts w:eastAsia="Traditional Arabic" w:cs="Traditional Arabic"/>
          <w:rtl/>
        </w:rPr>
        <w:t>- الفصل الثّاني: يقدم خلفية نظرية حول المفاهيم الأساسية التي سيتم تناولها في هذا العمل.</w:t>
      </w:r>
    </w:p>
    <w:p w14:paraId="22CC1176" w14:textId="77777777" w:rsidR="003533D7" w:rsidRPr="008E2F1F" w:rsidRDefault="003533D7" w:rsidP="003533D7">
      <w:pPr>
        <w:spacing w:after="0"/>
        <w:ind w:left="720"/>
        <w:rPr>
          <w:rFonts w:eastAsia="Traditional Arabic" w:cs="Traditional Arabic"/>
        </w:rPr>
      </w:pPr>
      <w:r w:rsidRPr="008E2F1F">
        <w:rPr>
          <w:rFonts w:eastAsia="Traditional Arabic" w:cs="Traditional Arabic"/>
          <w:rtl/>
        </w:rPr>
        <w:t>- الفصل الثالث: يستعرض أهم الأبحاث التي تم الاعتماد عليها لتطوير الحل المقترح للنظام.</w:t>
      </w:r>
    </w:p>
    <w:p w14:paraId="09C6AA52" w14:textId="463F36FF" w:rsidR="003533D7" w:rsidRPr="003533D7" w:rsidRDefault="003533D7" w:rsidP="003533D7">
      <w:pPr>
        <w:spacing w:after="0"/>
        <w:ind w:left="720"/>
        <w:rPr>
          <w:rFonts w:eastAsia="Traditional Arabic" w:cs="Traditional Arabic"/>
        </w:rPr>
      </w:pPr>
      <w:r w:rsidRPr="008E2F1F">
        <w:rPr>
          <w:rFonts w:eastAsia="Traditional Arabic" w:cs="Traditional Arabic"/>
          <w:rtl/>
        </w:rPr>
        <w:t>- الفصل الرّابع: يحوي المنهجية العمل على النموذج الذكي</w:t>
      </w:r>
      <w:r>
        <w:rPr>
          <w:rFonts w:eastAsia="Traditional Arabic" w:cs="Traditional Arabic" w:hint="cs"/>
          <w:rtl/>
        </w:rPr>
        <w:t xml:space="preserve"> وبعض التجارب ونتائجها.</w:t>
      </w:r>
    </w:p>
    <w:p w14:paraId="2580C616" w14:textId="128D3CBF" w:rsidR="003533D7" w:rsidRPr="008E2F1F" w:rsidRDefault="003533D7" w:rsidP="003533D7">
      <w:pPr>
        <w:spacing w:after="0"/>
        <w:ind w:left="720"/>
        <w:rPr>
          <w:rFonts w:eastAsia="Traditional Arabic" w:cs="Traditional Arabic"/>
        </w:rPr>
      </w:pPr>
      <w:r w:rsidRPr="008E2F1F">
        <w:rPr>
          <w:rFonts w:eastAsia="Traditional Arabic" w:cs="Traditional Arabic"/>
          <w:rtl/>
        </w:rPr>
        <w:t xml:space="preserve">- الفصل الخامس: </w:t>
      </w:r>
      <w:r>
        <w:rPr>
          <w:rFonts w:eastAsia="Traditional Arabic" w:cs="Traditional Arabic" w:hint="cs"/>
          <w:rtl/>
        </w:rPr>
        <w:t>يستعرض الدراسة التحليلية للنظام البرمجي</w:t>
      </w:r>
      <w:r w:rsidRPr="008E2F1F">
        <w:rPr>
          <w:rFonts w:eastAsia="Traditional Arabic" w:cs="Traditional Arabic"/>
          <w:rtl/>
        </w:rPr>
        <w:t>.</w:t>
      </w:r>
    </w:p>
    <w:p w14:paraId="583BF99B" w14:textId="07879D80" w:rsidR="003533D7" w:rsidRPr="008E2F1F" w:rsidRDefault="003533D7" w:rsidP="003533D7">
      <w:pPr>
        <w:spacing w:after="0"/>
        <w:ind w:left="720"/>
        <w:rPr>
          <w:rFonts w:eastAsia="Traditional Arabic" w:cs="Traditional Arabic"/>
        </w:rPr>
      </w:pPr>
      <w:r w:rsidRPr="008E2F1F">
        <w:rPr>
          <w:rFonts w:eastAsia="Traditional Arabic" w:cs="Traditional Arabic"/>
          <w:rtl/>
        </w:rPr>
        <w:t xml:space="preserve">- الفصل السادس: </w:t>
      </w:r>
      <w:r>
        <w:rPr>
          <w:rFonts w:eastAsia="Traditional Arabic" w:cs="Traditional Arabic" w:hint="cs"/>
          <w:rtl/>
        </w:rPr>
        <w:t>يحوي تصميم وتنجيز النظام البرمجي.</w:t>
      </w:r>
    </w:p>
    <w:p w14:paraId="0FE39151" w14:textId="2FE9F474" w:rsidR="003533D7" w:rsidRPr="008E2F1F" w:rsidRDefault="003533D7" w:rsidP="003533D7">
      <w:pPr>
        <w:spacing w:after="0"/>
        <w:ind w:left="720"/>
        <w:rPr>
          <w:rFonts w:eastAsia="Traditional Arabic" w:cs="Traditional Arabic"/>
        </w:rPr>
      </w:pPr>
      <w:r w:rsidRPr="008E2F1F">
        <w:rPr>
          <w:rFonts w:eastAsia="Traditional Arabic" w:cs="Traditional Arabic"/>
          <w:rtl/>
        </w:rPr>
        <w:t>- الفصل السابع: يقدم أهم الأدوات المستخدمة لتنفيذ العمل</w:t>
      </w:r>
    </w:p>
    <w:p w14:paraId="51115FCB" w14:textId="694B5DA0" w:rsidR="003533D7" w:rsidRPr="008E2F1F" w:rsidRDefault="003533D7" w:rsidP="003533D7">
      <w:pPr>
        <w:spacing w:after="0"/>
        <w:ind w:left="720"/>
        <w:rPr>
          <w:rFonts w:eastAsia="Traditional Arabic" w:cs="Traditional Arabic"/>
        </w:rPr>
      </w:pPr>
    </w:p>
    <w:p w14:paraId="09465103" w14:textId="77777777" w:rsidR="003533D7" w:rsidRPr="003533D7" w:rsidRDefault="003533D7" w:rsidP="00E8038D">
      <w:pPr>
        <w:rPr>
          <w:rFonts w:cs="Traditional Arabic"/>
          <w:color w:val="202020"/>
        </w:rPr>
      </w:pPr>
    </w:p>
    <w:p w14:paraId="41445180" w14:textId="1B03F227" w:rsidR="00ED0AEF" w:rsidRPr="00315686" w:rsidRDefault="00ED0AEF" w:rsidP="00315686">
      <w:pPr>
        <w:rPr>
          <w:rtl/>
          <w:lang w:bidi="ar-SY"/>
        </w:rPr>
      </w:pPr>
      <w:r>
        <w:rPr>
          <w:color w:val="00A0B8" w:themeColor="accent1"/>
          <w:rtl/>
          <w:lang w:bidi="ar-SY"/>
        </w:rPr>
        <w:br w:type="page"/>
      </w:r>
    </w:p>
    <w:p w14:paraId="0E33C262" w14:textId="7AB6D6ED" w:rsidR="00917100" w:rsidRPr="007D0A64" w:rsidRDefault="00917100" w:rsidP="00CA3358">
      <w:pPr>
        <w:spacing w:before="0" w:after="0" w:line="240" w:lineRule="auto"/>
        <w:ind w:left="360"/>
        <w:jc w:val="center"/>
        <w:rPr>
          <w:rFonts w:cs="Traditional Arabic"/>
          <w:b/>
          <w:bCs/>
          <w:sz w:val="44"/>
          <w:szCs w:val="44"/>
          <w:rtl/>
          <w:lang w:bidi="ar-SY"/>
        </w:rPr>
      </w:pPr>
      <w:r w:rsidRPr="007D0A64">
        <w:rPr>
          <w:rFonts w:cs="Traditional Arabic"/>
          <w:b/>
          <w:bCs/>
          <w:sz w:val="44"/>
          <w:szCs w:val="44"/>
          <w:rtl/>
          <w:lang w:bidi="ar-SY"/>
        </w:rPr>
        <w:lastRenderedPageBreak/>
        <w:t>الفصل الأول</w:t>
      </w:r>
    </w:p>
    <w:p w14:paraId="3CD32531" w14:textId="106BD82D" w:rsidR="00334C3F" w:rsidRPr="004313E8" w:rsidRDefault="00334C3F">
      <w:pPr>
        <w:pStyle w:val="Heading1"/>
        <w:numPr>
          <w:ilvl w:val="0"/>
          <w:numId w:val="12"/>
        </w:numPr>
        <w:spacing w:before="0" w:after="0" w:line="240" w:lineRule="auto"/>
        <w:jc w:val="center"/>
        <w:rPr>
          <w:rFonts w:cs="Traditional Arabic"/>
          <w:b/>
          <w:bCs/>
          <w:color w:val="0D0D0D" w:themeColor="text1" w:themeTint="F2"/>
          <w:rtl/>
          <w:lang w:bidi="ar-SY"/>
        </w:rPr>
      </w:pPr>
      <w:r w:rsidRPr="004313E8">
        <w:rPr>
          <w:rFonts w:cs="Traditional Arabic" w:hint="cs"/>
          <w:b/>
          <w:bCs/>
          <w:color w:val="0D0D0D" w:themeColor="text1" w:themeTint="F2"/>
          <w:rtl/>
          <w:lang w:bidi="ar-SY"/>
        </w:rPr>
        <w:t xml:space="preserve">الإطار </w:t>
      </w:r>
      <w:r w:rsidRPr="00D23E66">
        <w:rPr>
          <w:rFonts w:cs="Traditional Arabic" w:hint="cs"/>
          <w:b/>
          <w:bCs/>
          <w:color w:val="0D0D0D" w:themeColor="text1" w:themeTint="F2"/>
          <w:rtl/>
          <w:lang w:bidi="ar-SY"/>
        </w:rPr>
        <w:t xml:space="preserve">العام </w:t>
      </w:r>
      <w:r w:rsidRPr="004313E8">
        <w:rPr>
          <w:rFonts w:cs="Traditional Arabic" w:hint="cs"/>
          <w:b/>
          <w:bCs/>
          <w:color w:val="0D0D0D" w:themeColor="text1" w:themeTint="F2"/>
          <w:rtl/>
          <w:lang w:bidi="ar-SY"/>
        </w:rPr>
        <w:t>للمشروع</w:t>
      </w:r>
      <w:r w:rsidR="00F74C44" w:rsidRPr="004313E8">
        <w:rPr>
          <w:rFonts w:cs="Traditional Arabic" w:hint="cs"/>
          <w:b/>
          <w:bCs/>
          <w:color w:val="0D0D0D" w:themeColor="text1" w:themeTint="F2"/>
          <w:rtl/>
          <w:lang w:bidi="ar-SY"/>
        </w:rPr>
        <w:t>:</w:t>
      </w:r>
    </w:p>
    <w:p w14:paraId="2213A3E3" w14:textId="319BA9B1" w:rsidR="004313E8" w:rsidRPr="004313E8" w:rsidRDefault="004313E8" w:rsidP="00F97F42">
      <w:pPr>
        <w:jc w:val="center"/>
        <w:rPr>
          <w:rFonts w:cs="Traditional Arabic"/>
          <w:b/>
          <w:bCs/>
          <w:sz w:val="28"/>
          <w:szCs w:val="28"/>
          <w:rtl/>
          <w:lang w:bidi="ar-SY"/>
        </w:rPr>
      </w:pPr>
      <w:r w:rsidRPr="004313E8">
        <w:rPr>
          <w:rFonts w:cs="Traditional Arabic"/>
          <w:b/>
          <w:bCs/>
          <w:sz w:val="28"/>
          <w:szCs w:val="28"/>
          <w:rtl/>
          <w:lang w:bidi="ar-SY"/>
        </w:rPr>
        <w:t xml:space="preserve">يهدف هذا الفصل إلى التعريف بالمشروع بشكل عام لأجل إضاءة أهدافه التي يسعى </w:t>
      </w:r>
      <w:r w:rsidR="00433A7F" w:rsidRPr="004313E8">
        <w:rPr>
          <w:rFonts w:cs="Traditional Arabic" w:hint="cs"/>
          <w:b/>
          <w:bCs/>
          <w:sz w:val="28"/>
          <w:szCs w:val="28"/>
          <w:rtl/>
          <w:lang w:bidi="ar-SY"/>
        </w:rPr>
        <w:t>لتحقيقها، وذلك</w:t>
      </w:r>
      <w:r>
        <w:rPr>
          <w:rFonts w:cs="Traditional Arabic" w:hint="cs"/>
          <w:b/>
          <w:bCs/>
          <w:sz w:val="28"/>
          <w:szCs w:val="28"/>
          <w:rtl/>
          <w:lang w:bidi="ar-SY"/>
        </w:rPr>
        <w:t xml:space="preserve"> </w:t>
      </w:r>
      <w:r w:rsidRPr="004313E8">
        <w:rPr>
          <w:rFonts w:cs="Traditional Arabic"/>
          <w:b/>
          <w:bCs/>
          <w:sz w:val="28"/>
          <w:szCs w:val="28"/>
          <w:rtl/>
          <w:lang w:bidi="ar-SY"/>
        </w:rPr>
        <w:t>بعرض أهم أفكاره وتوضيح متطلبات النظام البرمجي الوظيفية وغير الوظيفية</w:t>
      </w:r>
    </w:p>
    <w:p w14:paraId="46606F05" w14:textId="56373793" w:rsidR="00F74C44" w:rsidRDefault="00334C3F" w:rsidP="00F72050">
      <w:pPr>
        <w:pStyle w:val="Heading2"/>
        <w:ind w:left="810"/>
        <w:rPr>
          <w:rFonts w:cs="Traditional Arabic"/>
          <w:b/>
          <w:bCs/>
          <w:color w:val="0D0D0D" w:themeColor="text1" w:themeTint="F2"/>
          <w:sz w:val="32"/>
          <w:szCs w:val="32"/>
          <w:rtl/>
          <w:lang w:bidi="ar-SY"/>
        </w:rPr>
      </w:pPr>
      <w:r>
        <w:rPr>
          <w:rFonts w:cs="Traditional Arabic" w:hint="cs"/>
          <w:b/>
          <w:bCs/>
          <w:color w:val="0D0D0D" w:themeColor="text1" w:themeTint="F2"/>
          <w:sz w:val="32"/>
          <w:szCs w:val="32"/>
          <w:rtl/>
          <w:lang w:bidi="ar-SY"/>
        </w:rPr>
        <w:t>أهداف المشروع:</w:t>
      </w:r>
    </w:p>
    <w:p w14:paraId="5BC19932" w14:textId="77777777" w:rsidR="004313E8" w:rsidRPr="00180279" w:rsidRDefault="004313E8" w:rsidP="00F72050">
      <w:pPr>
        <w:rPr>
          <w:rFonts w:cs="Traditional Arabic"/>
          <w:color w:val="202020"/>
        </w:rPr>
      </w:pPr>
      <w:r w:rsidRPr="00180279">
        <w:rPr>
          <w:rFonts w:cs="Traditional Arabic"/>
          <w:color w:val="202020"/>
          <w:rtl/>
        </w:rPr>
        <w:t>يُعدّ مرض الزهايمر أكثر أشكال الخرف شيوعاً، إذ يمثّل ما يزيد على 60% من حالات الخرف في العالم</w:t>
      </w:r>
      <w:r w:rsidRPr="00180279">
        <w:rPr>
          <w:rFonts w:cs="Traditional Arabic" w:hint="cs"/>
          <w:color w:val="202020"/>
          <w:rtl/>
        </w:rPr>
        <w:t>، وفي</w:t>
      </w:r>
      <w:r w:rsidRPr="00180279">
        <w:rPr>
          <w:rFonts w:cs="Traditional Arabic"/>
          <w:color w:val="202020"/>
          <w:rtl/>
        </w:rPr>
        <w:t xml:space="preserve"> </w:t>
      </w:r>
      <w:r w:rsidRPr="00180279">
        <w:rPr>
          <w:rFonts w:cs="Traditional Arabic" w:hint="cs"/>
          <w:color w:val="202020"/>
          <w:rtl/>
        </w:rPr>
        <w:t>ظل</w:t>
      </w:r>
      <w:r w:rsidRPr="00180279">
        <w:rPr>
          <w:rFonts w:cs="Traditional Arabic"/>
          <w:color w:val="202020"/>
          <w:rtl/>
        </w:rPr>
        <w:t xml:space="preserve"> </w:t>
      </w:r>
      <w:r w:rsidRPr="00180279">
        <w:rPr>
          <w:rFonts w:cs="Traditional Arabic" w:hint="cs"/>
          <w:color w:val="202020"/>
          <w:rtl/>
        </w:rPr>
        <w:t>النقص</w:t>
      </w:r>
      <w:r w:rsidRPr="00180279">
        <w:rPr>
          <w:rFonts w:cs="Traditional Arabic"/>
          <w:color w:val="202020"/>
          <w:rtl/>
        </w:rPr>
        <w:t xml:space="preserve"> </w:t>
      </w:r>
      <w:r w:rsidRPr="00180279">
        <w:rPr>
          <w:rFonts w:cs="Traditional Arabic" w:hint="cs"/>
          <w:color w:val="202020"/>
          <w:rtl/>
        </w:rPr>
        <w:t>الحاد</w:t>
      </w:r>
      <w:r w:rsidRPr="00180279">
        <w:rPr>
          <w:rFonts w:cs="Traditional Arabic"/>
          <w:color w:val="202020"/>
          <w:rtl/>
        </w:rPr>
        <w:t xml:space="preserve"> </w:t>
      </w:r>
      <w:r w:rsidRPr="00180279">
        <w:rPr>
          <w:rFonts w:cs="Traditional Arabic" w:hint="cs"/>
          <w:color w:val="202020"/>
          <w:rtl/>
        </w:rPr>
        <w:t>في</w:t>
      </w:r>
      <w:r w:rsidRPr="00180279">
        <w:rPr>
          <w:rFonts w:cs="Traditional Arabic"/>
          <w:color w:val="202020"/>
          <w:rtl/>
        </w:rPr>
        <w:t xml:space="preserve"> </w:t>
      </w:r>
      <w:r w:rsidRPr="00180279">
        <w:rPr>
          <w:rFonts w:cs="Traditional Arabic" w:hint="cs"/>
          <w:color w:val="202020"/>
          <w:rtl/>
        </w:rPr>
        <w:t>الكوادر</w:t>
      </w:r>
      <w:r w:rsidRPr="00180279">
        <w:rPr>
          <w:rFonts w:cs="Traditional Arabic"/>
          <w:color w:val="202020"/>
          <w:rtl/>
        </w:rPr>
        <w:t xml:space="preserve"> </w:t>
      </w:r>
      <w:r w:rsidRPr="00180279">
        <w:rPr>
          <w:rFonts w:cs="Traditional Arabic" w:hint="cs"/>
          <w:color w:val="202020"/>
          <w:rtl/>
        </w:rPr>
        <w:t>الطبية</w:t>
      </w:r>
      <w:r w:rsidRPr="00180279">
        <w:rPr>
          <w:rFonts w:cs="Traditional Arabic"/>
          <w:color w:val="202020"/>
          <w:rtl/>
        </w:rPr>
        <w:t xml:space="preserve"> </w:t>
      </w:r>
      <w:r w:rsidRPr="00180279">
        <w:rPr>
          <w:rFonts w:cs="Traditional Arabic" w:hint="cs"/>
          <w:color w:val="202020"/>
          <w:rtl/>
        </w:rPr>
        <w:t>المتخصصة،</w:t>
      </w:r>
      <w:r w:rsidRPr="00180279">
        <w:rPr>
          <w:rFonts w:cs="Traditional Arabic"/>
          <w:color w:val="202020"/>
          <w:rtl/>
        </w:rPr>
        <w:t xml:space="preserve"> </w:t>
      </w:r>
      <w:r w:rsidRPr="00180279">
        <w:rPr>
          <w:rFonts w:cs="Traditional Arabic" w:hint="cs"/>
          <w:color w:val="202020"/>
          <w:rtl/>
        </w:rPr>
        <w:t>باتت</w:t>
      </w:r>
      <w:r w:rsidRPr="00180279">
        <w:rPr>
          <w:rFonts w:cs="Traditional Arabic"/>
          <w:color w:val="202020"/>
          <w:rtl/>
        </w:rPr>
        <w:t xml:space="preserve"> </w:t>
      </w:r>
      <w:r w:rsidRPr="00180279">
        <w:rPr>
          <w:rFonts w:cs="Traditional Arabic" w:hint="cs"/>
          <w:color w:val="202020"/>
          <w:rtl/>
        </w:rPr>
        <w:t>الحاجة</w:t>
      </w:r>
      <w:r w:rsidRPr="00180279">
        <w:rPr>
          <w:rFonts w:cs="Traditional Arabic"/>
          <w:color w:val="202020"/>
          <w:rtl/>
        </w:rPr>
        <w:t xml:space="preserve"> </w:t>
      </w:r>
      <w:r w:rsidRPr="00180279">
        <w:rPr>
          <w:rFonts w:cs="Traditional Arabic" w:hint="cs"/>
          <w:color w:val="202020"/>
          <w:rtl/>
        </w:rPr>
        <w:t>ملحّة</w:t>
      </w:r>
      <w:r w:rsidRPr="00180279">
        <w:rPr>
          <w:rFonts w:cs="Traditional Arabic"/>
          <w:color w:val="202020"/>
          <w:rtl/>
        </w:rPr>
        <w:t xml:space="preserve"> </w:t>
      </w:r>
      <w:r w:rsidRPr="00180279">
        <w:rPr>
          <w:rFonts w:cs="Traditional Arabic" w:hint="cs"/>
          <w:color w:val="202020"/>
          <w:rtl/>
        </w:rPr>
        <w:t>لتطوير</w:t>
      </w:r>
      <w:r w:rsidRPr="00180279">
        <w:rPr>
          <w:rFonts w:cs="Traditional Arabic"/>
          <w:color w:val="202020"/>
          <w:rtl/>
        </w:rPr>
        <w:t xml:space="preserve"> </w:t>
      </w:r>
      <w:r w:rsidRPr="00180279">
        <w:rPr>
          <w:rFonts w:cs="Traditional Arabic" w:hint="cs"/>
          <w:color w:val="202020"/>
          <w:rtl/>
        </w:rPr>
        <w:t>أنظمة</w:t>
      </w:r>
      <w:r w:rsidRPr="00180279">
        <w:rPr>
          <w:rFonts w:cs="Traditional Arabic"/>
          <w:color w:val="202020"/>
          <w:rtl/>
        </w:rPr>
        <w:t xml:space="preserve"> </w:t>
      </w:r>
      <w:r w:rsidRPr="00180279">
        <w:rPr>
          <w:rFonts w:cs="Traditional Arabic" w:hint="cs"/>
          <w:color w:val="202020"/>
          <w:rtl/>
        </w:rPr>
        <w:t>تشخيص</w:t>
      </w:r>
      <w:r w:rsidRPr="00180279">
        <w:rPr>
          <w:rFonts w:cs="Traditional Arabic"/>
          <w:color w:val="202020"/>
          <w:rtl/>
        </w:rPr>
        <w:t xml:space="preserve"> </w:t>
      </w:r>
      <w:r w:rsidRPr="00180279">
        <w:rPr>
          <w:rFonts w:cs="Traditional Arabic" w:hint="cs"/>
          <w:color w:val="202020"/>
          <w:rtl/>
        </w:rPr>
        <w:t>آلية</w:t>
      </w:r>
      <w:r w:rsidRPr="00180279">
        <w:rPr>
          <w:rFonts w:cs="Traditional Arabic"/>
          <w:color w:val="202020"/>
          <w:rtl/>
        </w:rPr>
        <w:t xml:space="preserve"> </w:t>
      </w:r>
      <w:r w:rsidRPr="00180279">
        <w:rPr>
          <w:rFonts w:cs="Traditional Arabic" w:hint="cs"/>
          <w:color w:val="202020"/>
          <w:rtl/>
        </w:rPr>
        <w:t>قادرة</w:t>
      </w:r>
      <w:r w:rsidRPr="00180279">
        <w:rPr>
          <w:rFonts w:cs="Traditional Arabic"/>
          <w:color w:val="202020"/>
          <w:rtl/>
        </w:rPr>
        <w:t xml:space="preserve"> </w:t>
      </w:r>
      <w:r w:rsidRPr="00180279">
        <w:rPr>
          <w:rFonts w:cs="Traditional Arabic" w:hint="cs"/>
          <w:color w:val="202020"/>
          <w:rtl/>
        </w:rPr>
        <w:t>على</w:t>
      </w:r>
      <w:r w:rsidRPr="00180279">
        <w:rPr>
          <w:rFonts w:cs="Traditional Arabic"/>
          <w:color w:val="202020"/>
          <w:rtl/>
        </w:rPr>
        <w:t xml:space="preserve"> </w:t>
      </w:r>
      <w:r w:rsidRPr="00180279">
        <w:rPr>
          <w:rFonts w:cs="Traditional Arabic" w:hint="cs"/>
          <w:color w:val="202020"/>
          <w:rtl/>
        </w:rPr>
        <w:t>تخفيف</w:t>
      </w:r>
      <w:r w:rsidRPr="00180279">
        <w:rPr>
          <w:rFonts w:cs="Traditional Arabic"/>
          <w:color w:val="202020"/>
          <w:rtl/>
        </w:rPr>
        <w:t xml:space="preserve"> </w:t>
      </w:r>
      <w:r w:rsidRPr="00180279">
        <w:rPr>
          <w:rFonts w:cs="Traditional Arabic" w:hint="cs"/>
          <w:color w:val="202020"/>
          <w:rtl/>
        </w:rPr>
        <w:t>العبء عن العاملين في القطاع الصحي وتحسين دقة التشخيص. لذلك،</w:t>
      </w:r>
      <w:r w:rsidRPr="00180279">
        <w:rPr>
          <w:rFonts w:cs="Traditional Arabic" w:hint="cs"/>
          <w:color w:val="202020"/>
        </w:rPr>
        <w:t xml:space="preserve"> </w:t>
      </w:r>
      <w:r w:rsidRPr="00180279">
        <w:rPr>
          <w:rFonts w:cs="Traditional Arabic" w:hint="cs"/>
          <w:color w:val="202020"/>
          <w:rtl/>
        </w:rPr>
        <w:t>شهدت السنوات الأخيرة تزايداً ملحوظاً في توظيف تقنيات التعلم العميق — ولا سيما الشبكات</w:t>
      </w:r>
      <w:r w:rsidRPr="00180279">
        <w:rPr>
          <w:rFonts w:cs="Traditional Arabic" w:hint="cs"/>
          <w:color w:val="202020"/>
        </w:rPr>
        <w:t xml:space="preserve"> </w:t>
      </w:r>
      <w:r w:rsidRPr="00180279">
        <w:rPr>
          <w:rFonts w:cs="Traditional Arabic" w:hint="cs"/>
          <w:color w:val="202020"/>
          <w:rtl/>
        </w:rPr>
        <w:t>العصبية التلافيفية</w:t>
      </w:r>
      <w:r w:rsidRPr="00180279">
        <w:rPr>
          <w:rFonts w:cs="Traditional Arabic" w:hint="cs"/>
          <w:color w:val="202020"/>
        </w:rPr>
        <w:t xml:space="preserve"> </w:t>
      </w:r>
      <w:r w:rsidRPr="00180279">
        <w:rPr>
          <w:rFonts w:cs="Traditional Arabic"/>
          <w:color w:val="202020"/>
        </w:rPr>
        <w:t>(CNN)</w:t>
      </w:r>
      <w:r w:rsidRPr="00180279">
        <w:rPr>
          <w:rFonts w:cs="Traditional Arabic" w:hint="cs"/>
          <w:color w:val="202020"/>
        </w:rPr>
        <w:t xml:space="preserve"> — </w:t>
      </w:r>
      <w:r w:rsidRPr="00180279">
        <w:rPr>
          <w:rFonts w:cs="Traditional Arabic" w:hint="cs"/>
          <w:color w:val="202020"/>
          <w:rtl/>
        </w:rPr>
        <w:t>لتحليل صور الرنين المغناطيسي للدماغ واكتشاف المرض في</w:t>
      </w:r>
      <w:r w:rsidRPr="00180279">
        <w:rPr>
          <w:rFonts w:cs="Traditional Arabic" w:hint="cs"/>
          <w:color w:val="202020"/>
        </w:rPr>
        <w:t xml:space="preserve"> </w:t>
      </w:r>
      <w:r w:rsidRPr="00180279">
        <w:rPr>
          <w:rFonts w:cs="Traditional Arabic" w:hint="cs"/>
          <w:color w:val="202020"/>
          <w:rtl/>
        </w:rPr>
        <w:t>مراحله المبكرة</w:t>
      </w:r>
      <w:r w:rsidRPr="00180279">
        <w:rPr>
          <w:rFonts w:cs="Traditional Arabic" w:hint="cs"/>
          <w:color w:val="202020"/>
        </w:rPr>
        <w:t>.</w:t>
      </w:r>
    </w:p>
    <w:p w14:paraId="73852D87" w14:textId="1F7383C3" w:rsidR="00433A7F" w:rsidRPr="00180279" w:rsidRDefault="00433A7F" w:rsidP="00180279">
      <w:pPr>
        <w:rPr>
          <w:rFonts w:cs="Traditional Arabic"/>
          <w:color w:val="202020"/>
          <w:rtl/>
        </w:rPr>
      </w:pPr>
      <w:r w:rsidRPr="00180279">
        <w:rPr>
          <w:rFonts w:cs="Traditional Arabic" w:hint="cs"/>
          <w:color w:val="202020"/>
          <w:rtl/>
        </w:rPr>
        <w:t>يه</w:t>
      </w:r>
      <w:r w:rsidR="004313E8" w:rsidRPr="00180279">
        <w:rPr>
          <w:rFonts w:cs="Traditional Arabic" w:hint="cs"/>
          <w:color w:val="202020"/>
          <w:rtl/>
        </w:rPr>
        <w:t xml:space="preserve">دف هذا المشروع </w:t>
      </w:r>
      <w:r w:rsidRPr="00180279">
        <w:rPr>
          <w:rFonts w:cs="Traditional Arabic" w:hint="cs"/>
          <w:color w:val="202020"/>
          <w:rtl/>
        </w:rPr>
        <w:t>إلى ت</w:t>
      </w:r>
      <w:r w:rsidRPr="00180279">
        <w:rPr>
          <w:rFonts w:cs="Traditional Arabic"/>
          <w:color w:val="202020"/>
          <w:rtl/>
        </w:rPr>
        <w:t>صميم وتطوير نظام برمجي متكامل يعتمد على تقنيات التعلم العميق والذكاء الاصطناعي</w:t>
      </w:r>
      <w:r w:rsidRPr="00180279">
        <w:rPr>
          <w:rFonts w:cs="Traditional Arabic" w:hint="cs"/>
          <w:color w:val="202020"/>
          <w:rtl/>
        </w:rPr>
        <w:t xml:space="preserve"> بشكل عام، والشبكات العصبونية التلافيفية المدربة بشكل خاص،</w:t>
      </w:r>
      <w:r w:rsidRPr="00180279">
        <w:rPr>
          <w:rFonts w:cs="Traditional Arabic"/>
          <w:color w:val="202020"/>
          <w:rtl/>
        </w:rPr>
        <w:t xml:space="preserve"> لتحقيق </w:t>
      </w:r>
      <w:r w:rsidRPr="00180279">
        <w:rPr>
          <w:rFonts w:cs="Traditional Arabic" w:hint="cs"/>
          <w:color w:val="202020"/>
          <w:rtl/>
        </w:rPr>
        <w:t>الأهداف التالية:</w:t>
      </w:r>
    </w:p>
    <w:p w14:paraId="6D95B49D" w14:textId="59883D36" w:rsidR="00433A7F" w:rsidRPr="00180279" w:rsidRDefault="00DF3607" w:rsidP="00190712">
      <w:pPr>
        <w:pStyle w:val="ListParagraph"/>
        <w:numPr>
          <w:ilvl w:val="0"/>
          <w:numId w:val="8"/>
        </w:numPr>
        <w:spacing w:after="120" w:line="240" w:lineRule="auto"/>
        <w:rPr>
          <w:rFonts w:cs="Traditional Arabic"/>
          <w:color w:val="202020"/>
        </w:rPr>
      </w:pPr>
      <w:r w:rsidRPr="00180279">
        <w:rPr>
          <w:rFonts w:cs="Traditional Arabic" w:hint="cs"/>
          <w:color w:val="202020"/>
          <w:rtl/>
        </w:rPr>
        <w:t>أ</w:t>
      </w:r>
      <w:r w:rsidRPr="00180279">
        <w:rPr>
          <w:rFonts w:cs="Traditional Arabic"/>
          <w:color w:val="202020"/>
          <w:rtl/>
        </w:rPr>
        <w:t>تمتة التشخيص المبكر والفرز متعدد الفئات</w:t>
      </w:r>
      <w:r w:rsidRPr="00180279">
        <w:rPr>
          <w:rFonts w:cs="Traditional Arabic" w:hint="cs"/>
          <w:color w:val="202020"/>
          <w:rtl/>
        </w:rPr>
        <w:t>:</w:t>
      </w:r>
      <w:r w:rsidRPr="00180279">
        <w:rPr>
          <w:rFonts w:cs="Traditional Arabic"/>
          <w:color w:val="202020"/>
          <w:rtl/>
        </w:rPr>
        <w:br/>
      </w:r>
      <w:r w:rsidRPr="00180279">
        <w:rPr>
          <w:rFonts w:cs="Traditional Arabic" w:hint="cs"/>
          <w:color w:val="202020"/>
          <w:rtl/>
        </w:rPr>
        <w:t>ب</w:t>
      </w:r>
      <w:r w:rsidRPr="00180279">
        <w:rPr>
          <w:rFonts w:cs="Traditional Arabic"/>
          <w:color w:val="202020"/>
          <w:rtl/>
        </w:rPr>
        <w:t>ناء وتدريب نموذج تعلم عميق عالي الدقة لتصنيف صور الرنين المغناطيسي</w:t>
      </w:r>
      <w:r w:rsidRPr="00180279">
        <w:rPr>
          <w:rFonts w:cs="Traditional Arabic"/>
          <w:color w:val="202020"/>
        </w:rPr>
        <w:t xml:space="preserve"> (Brain MRI) </w:t>
      </w:r>
      <w:r w:rsidRPr="00180279">
        <w:rPr>
          <w:rFonts w:cs="Traditional Arabic"/>
          <w:color w:val="202020"/>
          <w:rtl/>
        </w:rPr>
        <w:t>المأخوذة من قاعدة بيانات</w:t>
      </w:r>
      <w:r w:rsidRPr="00180279">
        <w:rPr>
          <w:rFonts w:cs="Traditional Arabic"/>
          <w:color w:val="202020"/>
        </w:rPr>
        <w:t xml:space="preserve"> OASIS </w:t>
      </w:r>
      <w:r w:rsidRPr="00180279">
        <w:rPr>
          <w:rFonts w:cs="Traditional Arabic"/>
          <w:color w:val="202020"/>
          <w:rtl/>
        </w:rPr>
        <w:t>إلى أربع فئات تشخيصية بدقة (أصحاء، ومصابين بمراحل: خفيفة، متوسطة، متقدمة)</w:t>
      </w:r>
      <w:r w:rsidR="001A45B1">
        <w:rPr>
          <w:rFonts w:cs="Traditional Arabic" w:hint="cs"/>
          <w:color w:val="202020"/>
          <w:rtl/>
        </w:rPr>
        <w:t xml:space="preserve">، </w:t>
      </w:r>
      <w:r w:rsidR="00190712" w:rsidRPr="00190712">
        <w:rPr>
          <w:rFonts w:cs="Traditional Arabic"/>
          <w:color w:val="202020"/>
          <w:rtl/>
        </w:rPr>
        <w:t>مع ضمان توافق البيانات المدخلة مع مواصفات النموذج</w:t>
      </w:r>
      <w:r w:rsidR="002054F1">
        <w:rPr>
          <w:rFonts w:cs="Traditional Arabic" w:hint="cs"/>
          <w:color w:val="202020"/>
          <w:rtl/>
        </w:rPr>
        <w:t>.</w:t>
      </w:r>
    </w:p>
    <w:p w14:paraId="7C27F02D" w14:textId="3910162A" w:rsidR="000508D6" w:rsidRPr="00180279" w:rsidRDefault="000508D6" w:rsidP="000508D6">
      <w:pPr>
        <w:pStyle w:val="ListParagraph"/>
        <w:numPr>
          <w:ilvl w:val="0"/>
          <w:numId w:val="8"/>
        </w:numPr>
        <w:spacing w:after="120" w:line="240" w:lineRule="auto"/>
        <w:rPr>
          <w:rFonts w:cs="Traditional Arabic"/>
          <w:color w:val="202020"/>
        </w:rPr>
      </w:pPr>
      <w:r w:rsidRPr="00180279">
        <w:rPr>
          <w:rFonts w:cs="Traditional Arabic"/>
          <w:color w:val="202020"/>
          <w:rtl/>
        </w:rPr>
        <w:t>تعزيز شفافية القرارات الطبية عبر الذكاء الاصطناعي القابل للتفسير</w:t>
      </w:r>
      <w:r w:rsidRPr="00180279">
        <w:rPr>
          <w:rFonts w:cs="Traditional Arabic"/>
          <w:color w:val="202020"/>
        </w:rPr>
        <w:t xml:space="preserve"> (Explainable AI - XAI)</w:t>
      </w:r>
      <w:r w:rsidRPr="00180279">
        <w:rPr>
          <w:rFonts w:cs="Traditional Arabic" w:hint="cs"/>
          <w:color w:val="202020"/>
          <w:rtl/>
        </w:rPr>
        <w:t>:</w:t>
      </w:r>
      <w:r w:rsidRPr="00180279">
        <w:rPr>
          <w:rFonts w:cs="Traditional Arabic"/>
          <w:color w:val="202020"/>
          <w:rtl/>
        </w:rPr>
        <w:br/>
        <w:t>دمج تقنيات التفسير المرئي</w:t>
      </w:r>
      <w:r w:rsidRPr="00180279">
        <w:rPr>
          <w:rFonts w:cs="Traditional Arabic" w:hint="cs"/>
          <w:color w:val="202020"/>
          <w:rtl/>
        </w:rPr>
        <w:t xml:space="preserve"> </w:t>
      </w:r>
      <w:r w:rsidRPr="00180279">
        <w:rPr>
          <w:rFonts w:cs="Traditional Arabic"/>
          <w:color w:val="202020"/>
          <w:rtl/>
        </w:rPr>
        <w:t>مثل</w:t>
      </w:r>
      <w:r w:rsidRPr="00180279">
        <w:rPr>
          <w:rFonts w:cs="Traditional Arabic" w:hint="cs"/>
          <w:color w:val="202020"/>
          <w:rtl/>
        </w:rPr>
        <w:t xml:space="preserve"> </w:t>
      </w:r>
      <w:r w:rsidRPr="00180279">
        <w:rPr>
          <w:rFonts w:cs="Traditional Arabic"/>
          <w:color w:val="202020"/>
        </w:rPr>
        <w:t>Grad-CAM)</w:t>
      </w:r>
      <w:r w:rsidRPr="00180279">
        <w:rPr>
          <w:rFonts w:cs="Traditional Arabic" w:hint="cs"/>
          <w:color w:val="202020"/>
          <w:rtl/>
        </w:rPr>
        <w:t>)</w:t>
      </w:r>
      <w:r w:rsidRPr="00180279">
        <w:rPr>
          <w:rFonts w:cs="Traditional Arabic"/>
          <w:color w:val="202020"/>
        </w:rPr>
        <w:t xml:space="preserve"> </w:t>
      </w:r>
      <w:r w:rsidRPr="00180279">
        <w:rPr>
          <w:rFonts w:cs="Traditional Arabic"/>
          <w:color w:val="202020"/>
          <w:rtl/>
        </w:rPr>
        <w:t>لتوليد خرائط حرارية</w:t>
      </w:r>
      <w:r w:rsidRPr="00180279">
        <w:rPr>
          <w:rFonts w:cs="Traditional Arabic"/>
          <w:color w:val="202020"/>
        </w:rPr>
        <w:t xml:space="preserve"> (Heatmaps) </w:t>
      </w:r>
      <w:r w:rsidRPr="00180279">
        <w:rPr>
          <w:rFonts w:cs="Traditional Arabic"/>
          <w:color w:val="202020"/>
          <w:rtl/>
        </w:rPr>
        <w:t>تُبرز مناطق الضمور العصبي الحيوية في الدماغ، مما يحول النظام من "صندوق أسود" إلى أداة دعم قرار سريري</w:t>
      </w:r>
      <w:r>
        <w:rPr>
          <w:rFonts w:cs="Traditional Arabic" w:hint="cs"/>
          <w:color w:val="202020"/>
          <w:rtl/>
        </w:rPr>
        <w:t xml:space="preserve"> </w:t>
      </w:r>
      <w:r w:rsidRPr="00180279">
        <w:rPr>
          <w:rFonts w:cs="Traditional Arabic"/>
          <w:color w:val="202020"/>
          <w:rtl/>
        </w:rPr>
        <w:t xml:space="preserve">موثوقة للأطباء </w:t>
      </w:r>
      <w:r>
        <w:rPr>
          <w:rFonts w:cs="Traditional Arabic" w:hint="cs"/>
          <w:color w:val="202020"/>
          <w:rtl/>
        </w:rPr>
        <w:t>و</w:t>
      </w:r>
      <w:r w:rsidRPr="000508D6">
        <w:rPr>
          <w:rFonts w:cs="Traditional Arabic"/>
          <w:color w:val="202020"/>
          <w:rtl/>
        </w:rPr>
        <w:t>دليل بصر</w:t>
      </w:r>
      <w:r>
        <w:rPr>
          <w:rFonts w:cs="Traditional Arabic" w:hint="cs"/>
          <w:color w:val="202020"/>
          <w:rtl/>
        </w:rPr>
        <w:t xml:space="preserve">ي </w:t>
      </w:r>
      <w:r w:rsidRPr="000508D6">
        <w:rPr>
          <w:rFonts w:cs="Traditional Arabic"/>
          <w:color w:val="202020"/>
          <w:rtl/>
        </w:rPr>
        <w:t>يفسر سبب اتخاذ النموذج لقراره التشخيصي</w:t>
      </w:r>
      <w:r w:rsidRPr="00180279">
        <w:rPr>
          <w:rFonts w:cs="Traditional Arabic"/>
          <w:color w:val="202020"/>
        </w:rPr>
        <w:t>.</w:t>
      </w:r>
    </w:p>
    <w:p w14:paraId="35FC3360" w14:textId="77777777" w:rsidR="000508D6" w:rsidRDefault="000508D6" w:rsidP="000508D6">
      <w:pPr>
        <w:pStyle w:val="ListParagraph"/>
        <w:numPr>
          <w:ilvl w:val="0"/>
          <w:numId w:val="8"/>
        </w:numPr>
        <w:spacing w:after="120" w:line="240" w:lineRule="auto"/>
        <w:rPr>
          <w:rFonts w:cs="Traditional Arabic"/>
          <w:color w:val="202020"/>
        </w:rPr>
      </w:pPr>
      <w:r>
        <w:rPr>
          <w:rFonts w:cs="Traditional Arabic"/>
          <w:color w:val="202020"/>
          <w:rtl/>
        </w:rPr>
        <w:t>هندسة نظام برمجي آمن وقابل للتوسع:</w:t>
      </w:r>
      <w:r>
        <w:rPr>
          <w:rFonts w:cs="Traditional Arabic"/>
          <w:color w:val="202020"/>
          <w:rtl/>
        </w:rPr>
        <w:br/>
        <w:t>مكاملة نموذج الذكاء الصنعي مع بنية برمجية متطورة تضمن العزل التام وحماية خصوصية بيانات المرضى</w:t>
      </w:r>
      <w:r>
        <w:rPr>
          <w:rFonts w:cs="Traditional Arabic"/>
          <w:color w:val="202020"/>
        </w:rPr>
        <w:t xml:space="preserve"> (Data Isolation) </w:t>
      </w:r>
      <w:r>
        <w:rPr>
          <w:rFonts w:cs="Traditional Arabic"/>
          <w:color w:val="202020"/>
          <w:rtl/>
        </w:rPr>
        <w:t>بين حسابات الأطباء المختلفة، مع مراعاة معايير القابلية للتوسع</w:t>
      </w:r>
      <w:r>
        <w:rPr>
          <w:rFonts w:cs="Traditional Arabic"/>
          <w:color w:val="202020"/>
        </w:rPr>
        <w:t xml:space="preserve"> (Scalability) </w:t>
      </w:r>
      <w:r>
        <w:rPr>
          <w:rFonts w:cs="Traditional Arabic"/>
          <w:color w:val="202020"/>
          <w:rtl/>
        </w:rPr>
        <w:t>لاستيعاب نماذج تشخيصية أو مستخدمين جدد مستقبلاً</w:t>
      </w:r>
      <w:r>
        <w:rPr>
          <w:rFonts w:cs="Traditional Arabic"/>
          <w:color w:val="202020"/>
        </w:rPr>
        <w:t>.</w:t>
      </w:r>
    </w:p>
    <w:p w14:paraId="34CDA954" w14:textId="4CDEFCA5" w:rsidR="00C26583" w:rsidRPr="00C26583" w:rsidRDefault="00C26583" w:rsidP="00E741D3">
      <w:pPr>
        <w:rPr>
          <w:ins w:id="0" w:author="Alesar Othman" w:date="2026-07-18T12:08:00Z" w16du:dateUtc="2026-07-18T09:08:00Z"/>
          <w:rtl/>
          <w:lang w:bidi="ar-SY"/>
        </w:rPr>
      </w:pPr>
    </w:p>
    <w:p w14:paraId="2FE6BF70" w14:textId="77777777" w:rsidR="00D470FA" w:rsidRPr="00630668" w:rsidRDefault="00D470FA" w:rsidP="00D470FA">
      <w:pPr>
        <w:pStyle w:val="Heading2"/>
        <w:rPr>
          <w:rFonts w:cs="Traditional Arabic"/>
          <w:b/>
          <w:bCs/>
          <w:color w:val="0D0D0D" w:themeColor="text1" w:themeTint="F2"/>
          <w:sz w:val="32"/>
          <w:szCs w:val="32"/>
          <w:rtl/>
          <w:lang w:bidi="ar-SY"/>
        </w:rPr>
      </w:pPr>
      <w:r w:rsidRPr="00630668">
        <w:rPr>
          <w:rFonts w:cs="Traditional Arabic" w:hint="cs"/>
          <w:b/>
          <w:bCs/>
          <w:color w:val="0D0D0D" w:themeColor="text1" w:themeTint="F2"/>
          <w:sz w:val="32"/>
          <w:szCs w:val="32"/>
          <w:rtl/>
          <w:lang w:bidi="ar-SY"/>
        </w:rPr>
        <w:t>متطلبات النظام:</w:t>
      </w:r>
    </w:p>
    <w:p w14:paraId="424AFD36" w14:textId="77777777" w:rsidR="00D470FA" w:rsidRPr="00917100" w:rsidRDefault="00D470FA" w:rsidP="00D470FA">
      <w:pPr>
        <w:rPr>
          <w:rFonts w:cs="Traditional Arabic"/>
          <w:rtl/>
          <w:lang w:bidi="ar-SY"/>
        </w:rPr>
      </w:pPr>
      <w:r w:rsidRPr="00917100">
        <w:rPr>
          <w:rFonts w:cs="Traditional Arabic" w:hint="cs"/>
          <w:rtl/>
          <w:lang w:bidi="ar-SY"/>
        </w:rPr>
        <w:t>فيما يلي كل من المتطلبات الوظيفية وغير الوظيفية للنظام:</w:t>
      </w:r>
    </w:p>
    <w:p w14:paraId="51E0CC12" w14:textId="77777777" w:rsidR="00D470FA" w:rsidRPr="00630668" w:rsidRDefault="00D470FA" w:rsidP="00DD04D4">
      <w:pPr>
        <w:pStyle w:val="Heading3"/>
        <w:rPr>
          <w:lang w:bidi="ar-SY"/>
        </w:rPr>
      </w:pPr>
      <w:r w:rsidRPr="00630668">
        <w:rPr>
          <w:rtl/>
          <w:lang w:bidi="ar-SY"/>
        </w:rPr>
        <w:t>المتطلبات الوظيفية:</w:t>
      </w:r>
    </w:p>
    <w:p w14:paraId="3801A502" w14:textId="77777777" w:rsidR="00D470FA" w:rsidRPr="001B23B1" w:rsidRDefault="00D470FA" w:rsidP="00D470FA">
      <w:pPr>
        <w:ind w:left="432"/>
        <w:rPr>
          <w:rFonts w:cs="Traditional Arabic"/>
          <w:rtl/>
          <w:lang w:bidi="ar-SY"/>
        </w:rPr>
      </w:pPr>
      <w:r w:rsidRPr="00B13553">
        <w:rPr>
          <w:rFonts w:cs="Traditional Arabic" w:hint="cs"/>
          <w:b/>
          <w:bCs/>
          <w:rtl/>
          <w:lang w:bidi="ar-SY"/>
        </w:rPr>
        <w:t>إن الطبيب هو الفاعل الرئيسي</w:t>
      </w:r>
      <w:r>
        <w:rPr>
          <w:rFonts w:cs="Traditional Arabic" w:hint="cs"/>
          <w:rtl/>
          <w:lang w:bidi="ar-SY"/>
        </w:rPr>
        <w:t xml:space="preserve"> لهذا النظام؛ </w:t>
      </w:r>
      <w:r w:rsidRPr="001B23B1">
        <w:rPr>
          <w:rFonts w:cs="Traditional Arabic" w:hint="cs"/>
          <w:rtl/>
          <w:lang w:bidi="ar-SY"/>
        </w:rPr>
        <w:t xml:space="preserve">يجب أن يتيح النظام البرمجي المتوقع </w:t>
      </w:r>
      <w:r w:rsidRPr="00B13553">
        <w:rPr>
          <w:rFonts w:cs="Traditional Arabic" w:hint="cs"/>
          <w:b/>
          <w:bCs/>
          <w:rtl/>
          <w:lang w:bidi="ar-SY"/>
        </w:rPr>
        <w:t>للفئة المستهدفة من الأطباء</w:t>
      </w:r>
      <w:r w:rsidRPr="001B23B1">
        <w:rPr>
          <w:rFonts w:cs="Traditional Arabic" w:hint="cs"/>
          <w:rtl/>
          <w:lang w:bidi="ar-SY"/>
        </w:rPr>
        <w:t xml:space="preserve"> ما يلي:</w:t>
      </w:r>
    </w:p>
    <w:p w14:paraId="436F26D9" w14:textId="74BD34EB" w:rsidR="00B13553" w:rsidRDefault="00B13553" w:rsidP="00F55A80">
      <w:pPr>
        <w:pStyle w:val="ListParagraph"/>
        <w:numPr>
          <w:ilvl w:val="0"/>
          <w:numId w:val="104"/>
        </w:numPr>
        <w:rPr>
          <w:rFonts w:cs="Traditional Arabic"/>
          <w:lang w:bidi="ar-SY"/>
        </w:rPr>
      </w:pPr>
      <w:r>
        <w:rPr>
          <w:rFonts w:cs="Traditional Arabic" w:hint="cs"/>
          <w:rtl/>
          <w:lang w:bidi="ar-SY"/>
        </w:rPr>
        <w:lastRenderedPageBreak/>
        <w:t>طلب تسجيل في النظام، تُجرى مراجعته من قبل مسؤول النظام لتقييمه وقبوله أو رفضه.</w:t>
      </w:r>
    </w:p>
    <w:p w14:paraId="4161CA02" w14:textId="47417E36" w:rsidR="00F55A80" w:rsidRDefault="00F55A80" w:rsidP="00F55A80">
      <w:pPr>
        <w:pStyle w:val="ListParagraph"/>
        <w:numPr>
          <w:ilvl w:val="0"/>
          <w:numId w:val="104"/>
        </w:numPr>
        <w:rPr>
          <w:rFonts w:cs="Traditional Arabic"/>
          <w:lang w:bidi="ar-SY"/>
        </w:rPr>
      </w:pPr>
      <w:r w:rsidRPr="00F55A80">
        <w:rPr>
          <w:rFonts w:cs="Traditional Arabic" w:hint="cs"/>
          <w:rtl/>
          <w:lang w:bidi="ar-SY"/>
        </w:rPr>
        <w:t>إدارة</w:t>
      </w:r>
      <w:r w:rsidRPr="00F55A80">
        <w:rPr>
          <w:rFonts w:cs="Traditional Arabic"/>
          <w:rtl/>
          <w:lang w:bidi="ar-SY"/>
        </w:rPr>
        <w:t xml:space="preserve"> ملف</w:t>
      </w:r>
      <w:r w:rsidRPr="00F55A80">
        <w:rPr>
          <w:rFonts w:cs="Traditional Arabic" w:hint="cs"/>
          <w:rtl/>
          <w:lang w:bidi="ar-SY"/>
        </w:rPr>
        <w:t>ات المرضى بما</w:t>
      </w:r>
      <w:r w:rsidRPr="00F55A80">
        <w:rPr>
          <w:rFonts w:cs="Traditional Arabic"/>
          <w:rtl/>
          <w:lang w:bidi="ar-SY"/>
        </w:rPr>
        <w:t xml:space="preserve"> يتضمن </w:t>
      </w:r>
      <w:r w:rsidRPr="00F55A80">
        <w:rPr>
          <w:rFonts w:cs="Traditional Arabic" w:hint="cs"/>
          <w:rtl/>
          <w:lang w:bidi="ar-SY"/>
        </w:rPr>
        <w:t>البيانات</w:t>
      </w:r>
      <w:r w:rsidRPr="00F55A80">
        <w:rPr>
          <w:rFonts w:cs="Traditional Arabic"/>
          <w:rtl/>
          <w:lang w:bidi="ar-SY"/>
        </w:rPr>
        <w:t xml:space="preserve"> الديموغرافية، </w:t>
      </w:r>
      <w:r w:rsidRPr="00F55A80">
        <w:rPr>
          <w:rFonts w:cs="Traditional Arabic" w:hint="cs"/>
          <w:rtl/>
          <w:lang w:bidi="ar-SY"/>
        </w:rPr>
        <w:t>السجلات</w:t>
      </w:r>
      <w:r w:rsidRPr="00F55A80">
        <w:rPr>
          <w:rFonts w:cs="Traditional Arabic"/>
          <w:rtl/>
          <w:lang w:bidi="ar-SY"/>
        </w:rPr>
        <w:t>، وصور الرنين المغناطيسي (</w:t>
      </w:r>
      <w:r w:rsidRPr="00F55A80">
        <w:rPr>
          <w:rFonts w:cs="Traditional Arabic"/>
          <w:lang w:bidi="ar-SY"/>
        </w:rPr>
        <w:t>MRI</w:t>
      </w:r>
      <w:r w:rsidR="00EE10EB" w:rsidRPr="00F55A80">
        <w:rPr>
          <w:rFonts w:cs="Traditional Arabic" w:hint="cs"/>
          <w:rtl/>
          <w:lang w:bidi="ar-SY"/>
        </w:rPr>
        <w:t>)</w:t>
      </w:r>
      <w:r w:rsidR="00EE10EB">
        <w:rPr>
          <w:rFonts w:cs="Traditional Arabic" w:hint="cs"/>
          <w:rtl/>
          <w:lang w:bidi="ar-SY"/>
        </w:rPr>
        <w:t>، بحيث</w:t>
      </w:r>
      <w:r w:rsidR="005D363A">
        <w:rPr>
          <w:rFonts w:cs="Traditional Arabic" w:hint="cs"/>
          <w:rtl/>
          <w:lang w:bidi="ar-SY"/>
        </w:rPr>
        <w:t xml:space="preserve"> يستطيع:</w:t>
      </w:r>
    </w:p>
    <w:p w14:paraId="65E52669" w14:textId="5680F7BA" w:rsidR="005D363A" w:rsidRDefault="005D363A" w:rsidP="005D363A">
      <w:pPr>
        <w:pStyle w:val="ListParagraph"/>
        <w:numPr>
          <w:ilvl w:val="1"/>
          <w:numId w:val="104"/>
        </w:numPr>
        <w:rPr>
          <w:rFonts w:cs="Traditional Arabic"/>
          <w:lang w:bidi="ar-SY"/>
        </w:rPr>
      </w:pPr>
      <w:r>
        <w:rPr>
          <w:rFonts w:cs="Traditional Arabic" w:hint="cs"/>
          <w:rtl/>
          <w:lang w:bidi="ar-SY"/>
        </w:rPr>
        <w:t>استعراض قائمة المرضى الذين يعالجهم.</w:t>
      </w:r>
    </w:p>
    <w:p w14:paraId="3EC0E478" w14:textId="73357C0E" w:rsidR="005D363A" w:rsidRDefault="005D363A" w:rsidP="005D363A">
      <w:pPr>
        <w:pStyle w:val="ListParagraph"/>
        <w:numPr>
          <w:ilvl w:val="1"/>
          <w:numId w:val="104"/>
        </w:numPr>
        <w:rPr>
          <w:rFonts w:cs="Traditional Arabic"/>
          <w:lang w:bidi="ar-SY"/>
        </w:rPr>
      </w:pPr>
      <w:r>
        <w:rPr>
          <w:rFonts w:cs="Traditional Arabic" w:hint="cs"/>
          <w:rtl/>
          <w:lang w:bidi="ar-SY"/>
        </w:rPr>
        <w:t>انشاء ملف لمريض جديد.</w:t>
      </w:r>
    </w:p>
    <w:p w14:paraId="1A7758E1" w14:textId="36764B5A" w:rsidR="005D363A" w:rsidRDefault="005D363A" w:rsidP="005D363A">
      <w:pPr>
        <w:pStyle w:val="ListParagraph"/>
        <w:numPr>
          <w:ilvl w:val="1"/>
          <w:numId w:val="104"/>
        </w:numPr>
        <w:rPr>
          <w:rFonts w:cs="Traditional Arabic"/>
          <w:lang w:bidi="ar-SY"/>
        </w:rPr>
      </w:pPr>
      <w:r>
        <w:rPr>
          <w:rFonts w:cs="Traditional Arabic" w:hint="cs"/>
          <w:rtl/>
          <w:lang w:bidi="ar-SY"/>
        </w:rPr>
        <w:t>تعديل بيانات ملف مريض يتعالج عنده، يستثنى من ذلك الرقم الوطني والايميل.</w:t>
      </w:r>
    </w:p>
    <w:p w14:paraId="702B641B" w14:textId="4F2D8047" w:rsidR="005D363A" w:rsidRPr="005D363A" w:rsidRDefault="005D363A" w:rsidP="005D363A">
      <w:pPr>
        <w:pStyle w:val="ListParagraph"/>
        <w:numPr>
          <w:ilvl w:val="1"/>
          <w:numId w:val="104"/>
        </w:numPr>
        <w:rPr>
          <w:rFonts w:cs="Traditional Arabic"/>
          <w:lang w:bidi="ar-SY"/>
        </w:rPr>
      </w:pPr>
      <w:r>
        <w:rPr>
          <w:rFonts w:cs="Traditional Arabic" w:hint="cs"/>
          <w:rtl/>
          <w:lang w:bidi="ar-SY"/>
        </w:rPr>
        <w:t>حذف مريض يعالجه.</w:t>
      </w:r>
    </w:p>
    <w:p w14:paraId="61002793" w14:textId="03EF9429" w:rsidR="00062E42" w:rsidRDefault="00F55A80" w:rsidP="00F55A80">
      <w:pPr>
        <w:pStyle w:val="ListParagraph"/>
        <w:numPr>
          <w:ilvl w:val="0"/>
          <w:numId w:val="104"/>
        </w:numPr>
        <w:rPr>
          <w:rFonts w:cs="Traditional Arabic"/>
          <w:lang w:bidi="ar-SY"/>
        </w:rPr>
      </w:pPr>
      <w:r>
        <w:rPr>
          <w:rFonts w:cs="Traditional Arabic" w:hint="cs"/>
          <w:rtl/>
          <w:lang w:bidi="ar-SY"/>
        </w:rPr>
        <w:t>ر</w:t>
      </w:r>
      <w:r w:rsidRPr="008729DA">
        <w:rPr>
          <w:rFonts w:cs="Traditional Arabic"/>
          <w:rtl/>
          <w:lang w:bidi="ar-SY"/>
        </w:rPr>
        <w:t xml:space="preserve">فع صور الرنين بتنسيقات </w:t>
      </w:r>
      <w:r w:rsidRPr="008729DA">
        <w:rPr>
          <w:rFonts w:cs="Traditional Arabic"/>
          <w:lang w:bidi="ar-SY"/>
        </w:rPr>
        <w:t>DICOM</w:t>
      </w:r>
      <w:r w:rsidRPr="008729DA">
        <w:rPr>
          <w:rFonts w:cs="Traditional Arabic"/>
          <w:rtl/>
          <w:lang w:bidi="ar-SY"/>
        </w:rPr>
        <w:t xml:space="preserve"> </w:t>
      </w:r>
      <w:r>
        <w:rPr>
          <w:rFonts w:cs="Traditional Arabic" w:hint="cs"/>
          <w:rtl/>
          <w:lang w:bidi="ar-SY"/>
        </w:rPr>
        <w:t>و</w:t>
      </w:r>
      <w:r>
        <w:rPr>
          <w:rFonts w:cs="Traditional Arabic"/>
          <w:lang w:val="de-DE" w:bidi="ar-SY"/>
        </w:rPr>
        <w:t>JEPG</w:t>
      </w:r>
      <w:r w:rsidRPr="008729DA">
        <w:rPr>
          <w:rFonts w:cs="Traditional Arabic"/>
          <w:rtl/>
          <w:lang w:bidi="ar-SY"/>
        </w:rPr>
        <w:t>، حيث يقوم</w:t>
      </w:r>
      <w:r w:rsidR="00EE10EB">
        <w:rPr>
          <w:rFonts w:cs="Traditional Arabic" w:hint="cs"/>
          <w:rtl/>
          <w:lang w:bidi="ar-SY"/>
        </w:rPr>
        <w:t xml:space="preserve"> النظام</w:t>
      </w:r>
      <w:r w:rsidRPr="008729DA">
        <w:rPr>
          <w:rFonts w:cs="Traditional Arabic"/>
          <w:rtl/>
          <w:lang w:bidi="ar-SY"/>
        </w:rPr>
        <w:t xml:space="preserve"> </w:t>
      </w:r>
      <w:r w:rsidR="00B13553" w:rsidRPr="008729DA">
        <w:rPr>
          <w:rFonts w:cs="Traditional Arabic" w:hint="cs"/>
          <w:rtl/>
          <w:lang w:bidi="ar-SY"/>
        </w:rPr>
        <w:t>تلقائياً:</w:t>
      </w:r>
    </w:p>
    <w:p w14:paraId="7C7223EF" w14:textId="12E07B24" w:rsidR="00F55A80" w:rsidRDefault="00F55A80" w:rsidP="00062E42">
      <w:pPr>
        <w:pStyle w:val="ListParagraph"/>
        <w:numPr>
          <w:ilvl w:val="1"/>
          <w:numId w:val="104"/>
        </w:numPr>
        <w:rPr>
          <w:rFonts w:cs="Traditional Arabic"/>
          <w:lang w:bidi="ar-SY"/>
        </w:rPr>
      </w:pPr>
      <w:r w:rsidRPr="008729DA">
        <w:rPr>
          <w:rFonts w:cs="Traditional Arabic"/>
          <w:rtl/>
          <w:lang w:bidi="ar-SY"/>
        </w:rPr>
        <w:t>بمعالجة الصور (عزل الدماغ وتعديل الحجم) مع الاحتفاظ بالنسخ الأصلية لضمان الدقة والموثوقية.</w:t>
      </w:r>
    </w:p>
    <w:p w14:paraId="5F667C5F" w14:textId="28A009B2" w:rsidR="00062E42" w:rsidRDefault="00062E42" w:rsidP="00062E42">
      <w:pPr>
        <w:pStyle w:val="ListParagraph"/>
        <w:numPr>
          <w:ilvl w:val="1"/>
          <w:numId w:val="104"/>
        </w:numPr>
        <w:rPr>
          <w:rFonts w:cs="Traditional Arabic"/>
          <w:lang w:bidi="ar-SY"/>
        </w:rPr>
      </w:pPr>
      <w:r>
        <w:rPr>
          <w:rFonts w:cs="Traditional Arabic" w:hint="cs"/>
          <w:rtl/>
          <w:lang w:bidi="ar-SY"/>
        </w:rPr>
        <w:t xml:space="preserve">تصنيف </w:t>
      </w:r>
      <w:r w:rsidRPr="005D363A">
        <w:rPr>
          <w:rFonts w:cs="Traditional Arabic"/>
          <w:rtl/>
          <w:lang w:bidi="ar-SY"/>
        </w:rPr>
        <w:t xml:space="preserve">الصور إلى أربع فئات لشدة المرض </w:t>
      </w:r>
      <w:r>
        <w:rPr>
          <w:rFonts w:cs="Traditional Arabic" w:hint="cs"/>
          <w:rtl/>
          <w:lang w:bidi="ar-SY"/>
        </w:rPr>
        <w:t xml:space="preserve">باستخدام نموذج الذكاء </w:t>
      </w:r>
      <w:r w:rsidR="00B13553">
        <w:rPr>
          <w:rFonts w:cs="Traditional Arabic" w:hint="cs"/>
          <w:rtl/>
          <w:lang w:bidi="ar-SY"/>
        </w:rPr>
        <w:t>الاصطناعي، مع</w:t>
      </w:r>
      <w:r w:rsidRPr="005D363A">
        <w:rPr>
          <w:rFonts w:cs="Traditional Arabic"/>
          <w:rtl/>
          <w:lang w:bidi="ar-SY"/>
        </w:rPr>
        <w:t xml:space="preserve"> تقديم نتائج تشمل درجات الثقة وإصدار النموذج المستخدم</w:t>
      </w:r>
      <w:r>
        <w:rPr>
          <w:rFonts w:cs="Traditional Arabic" w:hint="cs"/>
          <w:rtl/>
          <w:lang w:bidi="ar-SY"/>
        </w:rPr>
        <w:t>.</w:t>
      </w:r>
    </w:p>
    <w:p w14:paraId="747C4B6D" w14:textId="7FD90C39" w:rsidR="00062E42" w:rsidRDefault="00B13553" w:rsidP="00B13553">
      <w:pPr>
        <w:pStyle w:val="ListParagraph"/>
        <w:numPr>
          <w:ilvl w:val="1"/>
          <w:numId w:val="104"/>
        </w:numPr>
        <w:rPr>
          <w:rFonts w:cs="Traditional Arabic"/>
          <w:lang w:bidi="ar-SY"/>
        </w:rPr>
      </w:pPr>
      <w:r>
        <w:rPr>
          <w:rFonts w:cs="Traditional Arabic" w:hint="cs"/>
          <w:rtl/>
          <w:lang w:bidi="ar-SY"/>
        </w:rPr>
        <w:t xml:space="preserve">تسجيل نتيجة كل تصنيف وحالته (فشل - اكتمال) </w:t>
      </w:r>
      <w:r w:rsidRPr="00B13553">
        <w:rPr>
          <w:rFonts w:cs="Traditional Arabic"/>
          <w:rtl/>
        </w:rPr>
        <w:t>لتفادي ضياع أي بيانات</w:t>
      </w:r>
      <w:r w:rsidRPr="00B13553">
        <w:rPr>
          <w:rFonts w:cs="Traditional Arabic"/>
          <w:lang w:bidi="ar-SY"/>
        </w:rPr>
        <w:t>.</w:t>
      </w:r>
    </w:p>
    <w:p w14:paraId="3234DE00" w14:textId="77777777" w:rsidR="00F55A80" w:rsidRPr="00EE10EB" w:rsidRDefault="00F55A80" w:rsidP="00EE10EB">
      <w:pPr>
        <w:pStyle w:val="ListParagraph"/>
        <w:numPr>
          <w:ilvl w:val="0"/>
          <w:numId w:val="104"/>
        </w:numPr>
        <w:spacing w:line="240" w:lineRule="auto"/>
        <w:rPr>
          <w:rFonts w:cs="Traditional Arabic"/>
          <w:color w:val="auto"/>
          <w:lang w:bidi="ar-SY"/>
        </w:rPr>
      </w:pPr>
      <w:r w:rsidRPr="00EE10EB">
        <w:rPr>
          <w:rFonts w:cs="Traditional Arabic"/>
          <w:color w:val="auto"/>
          <w:rtl/>
        </w:rPr>
        <w:t xml:space="preserve">تصدير </w:t>
      </w:r>
      <w:r w:rsidRPr="00EE10EB">
        <w:rPr>
          <w:rFonts w:cs="Traditional Arabic"/>
          <w:b/>
          <w:bCs/>
          <w:color w:val="auto"/>
          <w:rtl/>
        </w:rPr>
        <w:t>تقرير طبي بصيغة</w:t>
      </w:r>
      <w:r w:rsidRPr="00EE10EB">
        <w:rPr>
          <w:rFonts w:cs="Traditional Arabic"/>
          <w:b/>
          <w:bCs/>
          <w:color w:val="auto"/>
          <w:lang w:bidi="ar-SY"/>
        </w:rPr>
        <w:t xml:space="preserve"> PDF</w:t>
      </w:r>
      <w:r w:rsidRPr="00EE10EB">
        <w:rPr>
          <w:rFonts w:cs="Traditional Arabic"/>
          <w:color w:val="auto"/>
          <w:lang w:bidi="ar-SY"/>
        </w:rPr>
        <w:t xml:space="preserve"> </w:t>
      </w:r>
      <w:r w:rsidRPr="00EE10EB">
        <w:rPr>
          <w:rFonts w:cs="Traditional Arabic"/>
          <w:color w:val="auto"/>
          <w:rtl/>
        </w:rPr>
        <w:t>بحيث يتضمن:</w:t>
      </w:r>
    </w:p>
    <w:p w14:paraId="31357C18" w14:textId="77777777" w:rsidR="00F55A80" w:rsidRPr="00EE10EB" w:rsidRDefault="00F55A80" w:rsidP="00EE10EB">
      <w:pPr>
        <w:pStyle w:val="NormalWeb"/>
        <w:numPr>
          <w:ilvl w:val="0"/>
          <w:numId w:val="10"/>
        </w:numPr>
        <w:bidi/>
        <w:spacing w:before="0" w:beforeAutospacing="0" w:after="0" w:afterAutospacing="0"/>
        <w:ind w:left="1512"/>
        <w:rPr>
          <w:rFonts w:ascii="Traditional Arabic" w:eastAsiaTheme="minorHAnsi" w:hAnsi="Traditional Arabic" w:cs="Traditional Arabic"/>
        </w:rPr>
      </w:pPr>
      <w:r w:rsidRPr="00EE10EB">
        <w:rPr>
          <w:rFonts w:ascii="Traditional Arabic" w:eastAsiaTheme="minorHAnsi" w:hAnsi="Traditional Arabic" w:cs="Traditional Arabic"/>
          <w:rtl/>
        </w:rPr>
        <w:t>بيانات المريض الأساسية (الاسم، العمر، رقم الملف)</w:t>
      </w:r>
      <w:r w:rsidRPr="00EE10EB">
        <w:rPr>
          <w:rFonts w:ascii="Traditional Arabic" w:eastAsiaTheme="minorHAnsi" w:hAnsi="Traditional Arabic" w:cs="Traditional Arabic"/>
        </w:rPr>
        <w:t>.</w:t>
      </w:r>
    </w:p>
    <w:p w14:paraId="6BE6733E" w14:textId="77777777" w:rsidR="00F55A80" w:rsidRPr="00EE10EB" w:rsidRDefault="00F55A80" w:rsidP="00EE10EB">
      <w:pPr>
        <w:pStyle w:val="NormalWeb"/>
        <w:numPr>
          <w:ilvl w:val="0"/>
          <w:numId w:val="10"/>
        </w:numPr>
        <w:bidi/>
        <w:spacing w:before="0" w:beforeAutospacing="0" w:after="0" w:afterAutospacing="0"/>
        <w:ind w:left="1512"/>
        <w:rPr>
          <w:rFonts w:ascii="Traditional Arabic" w:eastAsiaTheme="minorHAnsi" w:hAnsi="Traditional Arabic" w:cs="Traditional Arabic"/>
        </w:rPr>
      </w:pPr>
      <w:r w:rsidRPr="00EE10EB">
        <w:rPr>
          <w:rFonts w:ascii="Traditional Arabic" w:eastAsiaTheme="minorHAnsi" w:hAnsi="Traditional Arabic" w:cs="Traditional Arabic"/>
          <w:rtl/>
        </w:rPr>
        <w:t>اسم الطبيب أو الأخصائي</w:t>
      </w:r>
      <w:r w:rsidRPr="00EE10EB">
        <w:rPr>
          <w:rFonts w:ascii="Traditional Arabic" w:eastAsiaTheme="minorHAnsi" w:hAnsi="Traditional Arabic" w:cs="Traditional Arabic"/>
        </w:rPr>
        <w:t>.</w:t>
      </w:r>
    </w:p>
    <w:p w14:paraId="02DFF927" w14:textId="77777777" w:rsidR="00F55A80" w:rsidRPr="00EE10EB" w:rsidRDefault="00F55A80" w:rsidP="00EE10EB">
      <w:pPr>
        <w:pStyle w:val="NormalWeb"/>
        <w:numPr>
          <w:ilvl w:val="0"/>
          <w:numId w:val="10"/>
        </w:numPr>
        <w:bidi/>
        <w:spacing w:before="0" w:beforeAutospacing="0" w:after="0" w:afterAutospacing="0"/>
        <w:ind w:left="1512"/>
        <w:rPr>
          <w:rFonts w:ascii="Traditional Arabic" w:eastAsiaTheme="minorHAnsi" w:hAnsi="Traditional Arabic" w:cs="Traditional Arabic"/>
        </w:rPr>
      </w:pPr>
      <w:r w:rsidRPr="00EE10EB">
        <w:rPr>
          <w:rFonts w:ascii="Traditional Arabic" w:eastAsiaTheme="minorHAnsi" w:hAnsi="Traditional Arabic" w:cs="Traditional Arabic"/>
          <w:rtl/>
        </w:rPr>
        <w:t>نتيجة التشخيص (سليم / مصاب</w:t>
      </w:r>
      <w:r w:rsidRPr="00EE10EB">
        <w:rPr>
          <w:rFonts w:ascii="Traditional Arabic" w:eastAsiaTheme="minorHAnsi" w:hAnsi="Traditional Arabic" w:cs="Traditional Arabic"/>
        </w:rPr>
        <w:t>/</w:t>
      </w:r>
      <w:r w:rsidRPr="00EE10EB">
        <w:rPr>
          <w:rFonts w:ascii="Traditional Arabic" w:eastAsiaTheme="minorHAnsi" w:hAnsi="Traditional Arabic" w:cs="Traditional Arabic"/>
          <w:rtl/>
        </w:rPr>
        <w:t>درجة الإصابة)</w:t>
      </w:r>
      <w:r w:rsidRPr="00EE10EB">
        <w:rPr>
          <w:rFonts w:ascii="Traditional Arabic" w:eastAsiaTheme="minorHAnsi" w:hAnsi="Traditional Arabic" w:cs="Traditional Arabic"/>
        </w:rPr>
        <w:t>.</w:t>
      </w:r>
    </w:p>
    <w:p w14:paraId="656608BC" w14:textId="77777777" w:rsidR="00F55A80" w:rsidRPr="00EE10EB" w:rsidRDefault="00F55A80" w:rsidP="00EE10EB">
      <w:pPr>
        <w:pStyle w:val="NormalWeb"/>
        <w:numPr>
          <w:ilvl w:val="0"/>
          <w:numId w:val="10"/>
        </w:numPr>
        <w:bidi/>
        <w:spacing w:before="0" w:beforeAutospacing="0" w:after="0" w:afterAutospacing="0"/>
        <w:ind w:left="1512"/>
        <w:rPr>
          <w:rFonts w:ascii="Traditional Arabic" w:eastAsiaTheme="minorHAnsi" w:hAnsi="Traditional Arabic" w:cs="Traditional Arabic"/>
        </w:rPr>
      </w:pPr>
      <w:r w:rsidRPr="00EE10EB">
        <w:rPr>
          <w:rFonts w:ascii="Traditional Arabic" w:eastAsiaTheme="minorHAnsi" w:hAnsi="Traditional Arabic" w:cs="Traditional Arabic"/>
          <w:rtl/>
        </w:rPr>
        <w:t>درجة الثقة</w:t>
      </w:r>
      <w:r w:rsidRPr="00EE10EB">
        <w:rPr>
          <w:rFonts w:ascii="Traditional Arabic" w:eastAsiaTheme="minorHAnsi" w:hAnsi="Traditional Arabic" w:cs="Traditional Arabic"/>
        </w:rPr>
        <w:t xml:space="preserve"> (Confidence Score) </w:t>
      </w:r>
      <w:r w:rsidRPr="00EE10EB">
        <w:rPr>
          <w:rFonts w:ascii="Traditional Arabic" w:eastAsiaTheme="minorHAnsi" w:hAnsi="Traditional Arabic" w:cs="Traditional Arabic"/>
          <w:rtl/>
        </w:rPr>
        <w:t>الخاصة بالنموذج</w:t>
      </w:r>
      <w:r w:rsidRPr="00EE10EB">
        <w:rPr>
          <w:rFonts w:ascii="Traditional Arabic" w:eastAsiaTheme="minorHAnsi" w:hAnsi="Traditional Arabic" w:cs="Traditional Arabic"/>
        </w:rPr>
        <w:t>.</w:t>
      </w:r>
    </w:p>
    <w:p w14:paraId="1669FDA7" w14:textId="77777777" w:rsidR="00F55A80" w:rsidRPr="00EE10EB" w:rsidRDefault="00F55A80" w:rsidP="00EE10EB">
      <w:pPr>
        <w:pStyle w:val="NormalWeb"/>
        <w:numPr>
          <w:ilvl w:val="0"/>
          <w:numId w:val="10"/>
        </w:numPr>
        <w:bidi/>
        <w:spacing w:before="0" w:beforeAutospacing="0" w:after="0" w:afterAutospacing="0"/>
        <w:ind w:left="1512"/>
        <w:rPr>
          <w:rFonts w:ascii="Traditional Arabic" w:eastAsiaTheme="minorHAnsi" w:hAnsi="Traditional Arabic" w:cs="Traditional Arabic"/>
        </w:rPr>
      </w:pPr>
      <w:r w:rsidRPr="00EE10EB">
        <w:rPr>
          <w:rFonts w:ascii="Traditional Arabic" w:eastAsiaTheme="minorHAnsi" w:hAnsi="Traditional Arabic" w:cs="Traditional Arabic"/>
          <w:rtl/>
        </w:rPr>
        <w:t>ملاحظات إضافية للطبيب (اختيارية)</w:t>
      </w:r>
      <w:r w:rsidRPr="00EE10EB">
        <w:rPr>
          <w:rFonts w:ascii="Traditional Arabic" w:eastAsiaTheme="minorHAnsi" w:hAnsi="Traditional Arabic" w:cs="Traditional Arabic"/>
        </w:rPr>
        <w:t>.</w:t>
      </w:r>
    </w:p>
    <w:p w14:paraId="45F2534A" w14:textId="49E1417F" w:rsidR="00F55A80" w:rsidRDefault="00062E42" w:rsidP="00F55A80">
      <w:pPr>
        <w:pStyle w:val="ListParagraph"/>
        <w:numPr>
          <w:ilvl w:val="0"/>
          <w:numId w:val="104"/>
        </w:numPr>
        <w:rPr>
          <w:rFonts w:cs="Traditional Arabic"/>
          <w:lang w:bidi="ar-SY"/>
        </w:rPr>
      </w:pPr>
      <w:r w:rsidRPr="00062E42">
        <w:rPr>
          <w:rFonts w:cs="Traditional Arabic"/>
          <w:rtl/>
          <w:lang w:bidi="ar-SY"/>
        </w:rPr>
        <w:t>القدرة على تتبع حالة المعالجة، واستعراض التاريخ الصحي الشامل للمريض</w:t>
      </w:r>
      <w:r w:rsidR="00F55A80" w:rsidRPr="00F55A80">
        <w:rPr>
          <w:rFonts w:cs="Traditional Arabic"/>
          <w:rtl/>
          <w:lang w:bidi="ar-SY"/>
        </w:rPr>
        <w:t>.</w:t>
      </w:r>
    </w:p>
    <w:p w14:paraId="4AA6D55C" w14:textId="60301331" w:rsidR="00B13553" w:rsidRDefault="00B13553" w:rsidP="00B13553">
      <w:pPr>
        <w:ind w:left="360"/>
        <w:rPr>
          <w:rFonts w:cs="Traditional Arabic"/>
          <w:b/>
          <w:bCs/>
          <w:rtl/>
          <w:lang w:bidi="ar-SY"/>
        </w:rPr>
      </w:pPr>
      <w:r w:rsidRPr="00EE10EB">
        <w:rPr>
          <w:rFonts w:cs="Traditional Arabic" w:hint="cs"/>
          <w:rtl/>
          <w:lang w:bidi="ar-SY"/>
        </w:rPr>
        <w:t>يجب أن يتيح النظام أيضاً</w:t>
      </w:r>
      <w:r w:rsidRPr="00B13553">
        <w:rPr>
          <w:rFonts w:cs="Traditional Arabic" w:hint="cs"/>
          <w:b/>
          <w:bCs/>
          <w:rtl/>
          <w:lang w:bidi="ar-SY"/>
        </w:rPr>
        <w:t xml:space="preserve"> للمسؤول:</w:t>
      </w:r>
    </w:p>
    <w:p w14:paraId="4C143C3E" w14:textId="5111EBE9" w:rsidR="00B13553" w:rsidRDefault="00B13553" w:rsidP="00B13553">
      <w:pPr>
        <w:pStyle w:val="ListParagraph"/>
        <w:numPr>
          <w:ilvl w:val="0"/>
          <w:numId w:val="104"/>
        </w:numPr>
        <w:rPr>
          <w:rFonts w:cs="Traditional Arabic"/>
          <w:b/>
          <w:bCs/>
          <w:lang w:bidi="ar-SY"/>
        </w:rPr>
      </w:pPr>
      <w:r w:rsidRPr="00EE10EB">
        <w:rPr>
          <w:rFonts w:cs="Traditional Arabic" w:hint="cs"/>
          <w:rtl/>
          <w:lang w:bidi="ar-SY"/>
        </w:rPr>
        <w:t>إدارة حسابات الأطباء</w:t>
      </w:r>
      <w:r w:rsidR="00EE10EB">
        <w:rPr>
          <w:rFonts w:cs="Traditional Arabic" w:hint="cs"/>
          <w:b/>
          <w:bCs/>
          <w:rtl/>
          <w:lang w:bidi="ar-SY"/>
        </w:rPr>
        <w:t xml:space="preserve">، </w:t>
      </w:r>
      <w:r w:rsidR="00EE10EB" w:rsidRPr="00EE10EB">
        <w:rPr>
          <w:rFonts w:cs="Traditional Arabic" w:hint="cs"/>
          <w:rtl/>
          <w:lang w:bidi="ar-SY"/>
        </w:rPr>
        <w:t>بحيث</w:t>
      </w:r>
      <w:r w:rsidR="00EE10EB">
        <w:rPr>
          <w:rFonts w:cs="Traditional Arabic" w:hint="cs"/>
          <w:b/>
          <w:bCs/>
          <w:rtl/>
          <w:lang w:bidi="ar-SY"/>
        </w:rPr>
        <w:t>:</w:t>
      </w:r>
    </w:p>
    <w:p w14:paraId="4B69A377" w14:textId="4AE8CE37" w:rsidR="00EE10EB" w:rsidRPr="00EE10EB" w:rsidRDefault="00EE10EB" w:rsidP="00EE10EB">
      <w:pPr>
        <w:pStyle w:val="ListParagraph"/>
        <w:numPr>
          <w:ilvl w:val="1"/>
          <w:numId w:val="104"/>
        </w:numPr>
        <w:rPr>
          <w:rFonts w:cs="Traditional Arabic"/>
          <w:b/>
          <w:bCs/>
          <w:lang w:bidi="ar-SY"/>
        </w:rPr>
      </w:pPr>
      <w:r>
        <w:rPr>
          <w:rFonts w:cs="Traditional Arabic" w:hint="cs"/>
          <w:rtl/>
          <w:lang w:bidi="ar-SY"/>
        </w:rPr>
        <w:t>استعراض الأطباء المسجلين في النظام.</w:t>
      </w:r>
    </w:p>
    <w:p w14:paraId="73E927E6" w14:textId="5A397DD5" w:rsidR="00EE10EB" w:rsidRPr="00EE10EB" w:rsidRDefault="00EE10EB" w:rsidP="00EE10EB">
      <w:pPr>
        <w:pStyle w:val="ListParagraph"/>
        <w:numPr>
          <w:ilvl w:val="1"/>
          <w:numId w:val="104"/>
        </w:numPr>
        <w:rPr>
          <w:rFonts w:cs="Traditional Arabic"/>
          <w:b/>
          <w:bCs/>
          <w:lang w:bidi="ar-SY"/>
        </w:rPr>
      </w:pPr>
      <w:r>
        <w:rPr>
          <w:rFonts w:cs="Traditional Arabic" w:hint="cs"/>
          <w:rtl/>
          <w:lang w:bidi="ar-SY"/>
        </w:rPr>
        <w:t>تفعيل حساب طبيب غير نشط وإلغاء تفعيل حساب نشط.</w:t>
      </w:r>
    </w:p>
    <w:p w14:paraId="5E8185AD" w14:textId="155FED98" w:rsidR="00EE10EB" w:rsidRPr="00B13553" w:rsidRDefault="00EE10EB" w:rsidP="00EE10EB">
      <w:pPr>
        <w:pStyle w:val="ListParagraph"/>
        <w:numPr>
          <w:ilvl w:val="1"/>
          <w:numId w:val="104"/>
        </w:numPr>
        <w:rPr>
          <w:rFonts w:cs="Traditional Arabic"/>
          <w:b/>
          <w:bCs/>
          <w:lang w:bidi="ar-SY"/>
        </w:rPr>
      </w:pPr>
      <w:r>
        <w:rPr>
          <w:rFonts w:cs="Traditional Arabic" w:hint="cs"/>
          <w:rtl/>
          <w:lang w:bidi="ar-SY"/>
        </w:rPr>
        <w:t>استعراض المرضى الموجودين في النظام دون الاطلاع على البيانات السريرة الخاصة بهم.</w:t>
      </w:r>
    </w:p>
    <w:p w14:paraId="4B66C37D" w14:textId="77777777" w:rsidR="00F55A80" w:rsidRPr="00F55A80" w:rsidRDefault="00F55A80" w:rsidP="00F55A80">
      <w:pPr>
        <w:rPr>
          <w:rFonts w:cs="Traditional Arabic"/>
          <w:lang w:bidi="ar-SY"/>
        </w:rPr>
      </w:pPr>
    </w:p>
    <w:p w14:paraId="35CCD152" w14:textId="6E6F7E94" w:rsidR="00004891" w:rsidRDefault="00004891" w:rsidP="00DD04D4">
      <w:pPr>
        <w:pStyle w:val="Heading3"/>
        <w:rPr>
          <w:rtl/>
          <w:lang w:bidi="ar-SY"/>
        </w:rPr>
      </w:pPr>
      <w:r w:rsidRPr="004313E8">
        <w:rPr>
          <w:rtl/>
          <w:lang w:bidi="ar-SY"/>
        </w:rPr>
        <w:t xml:space="preserve">المتطلبات </w:t>
      </w:r>
      <w:r w:rsidRPr="004313E8">
        <w:rPr>
          <w:rFonts w:hint="cs"/>
          <w:rtl/>
          <w:lang w:bidi="ar-SY"/>
        </w:rPr>
        <w:t xml:space="preserve">غير </w:t>
      </w:r>
      <w:r w:rsidRPr="004313E8">
        <w:rPr>
          <w:rtl/>
          <w:lang w:bidi="ar-SY"/>
        </w:rPr>
        <w:t>الوظيفية:</w:t>
      </w:r>
    </w:p>
    <w:p w14:paraId="616BAB1F" w14:textId="09E8994E" w:rsidR="00A75F94" w:rsidRDefault="00A75F94" w:rsidP="00630668">
      <w:pPr>
        <w:ind w:left="432"/>
        <w:rPr>
          <w:rtl/>
        </w:rPr>
      </w:pPr>
      <w:r w:rsidRPr="00A75F94">
        <w:rPr>
          <w:rtl/>
        </w:rPr>
        <w:t>يجب أن يكون النظام</w:t>
      </w:r>
      <w:r>
        <w:rPr>
          <w:rFonts w:hint="cs"/>
          <w:rtl/>
        </w:rPr>
        <w:t>:</w:t>
      </w:r>
    </w:p>
    <w:p w14:paraId="0453462D" w14:textId="7C83CBB9" w:rsidR="001F1A7E" w:rsidRDefault="00E741D3" w:rsidP="001F1A7E">
      <w:pPr>
        <w:pStyle w:val="ListParagraph"/>
        <w:numPr>
          <w:ilvl w:val="0"/>
          <w:numId w:val="11"/>
        </w:numPr>
        <w:spacing w:line="240" w:lineRule="auto"/>
        <w:ind w:left="792"/>
        <w:rPr>
          <w:rFonts w:eastAsia="Traditional Arabic" w:cs="Traditional Arabic"/>
          <w:lang w:val="de-DE"/>
        </w:rPr>
      </w:pPr>
      <w:r w:rsidRPr="001F1A7E">
        <w:rPr>
          <w:rFonts w:eastAsia="Traditional Arabic" w:cs="Traditional Arabic" w:hint="cs"/>
          <w:b/>
          <w:bCs/>
          <w:rtl/>
        </w:rPr>
        <w:t xml:space="preserve">قابلاً </w:t>
      </w:r>
      <w:r w:rsidR="001F1A7E" w:rsidRPr="001F1A7E">
        <w:rPr>
          <w:rFonts w:eastAsia="Traditional Arabic" w:cs="Traditional Arabic" w:hint="cs"/>
          <w:b/>
          <w:bCs/>
          <w:rtl/>
        </w:rPr>
        <w:t>للصيانة</w:t>
      </w:r>
      <w:r w:rsidR="001F1A7E">
        <w:rPr>
          <w:rFonts w:eastAsia="Traditional Arabic" w:cs="Traditional Arabic" w:hint="cs"/>
          <w:b/>
          <w:bCs/>
          <w:rtl/>
        </w:rPr>
        <w:t xml:space="preserve"> وسهل الاختبار</w:t>
      </w:r>
      <w:r w:rsidR="001F1A7E" w:rsidRPr="001F1A7E">
        <w:rPr>
          <w:rFonts w:eastAsia="Traditional Arabic" w:cs="Traditional Arabic" w:hint="cs"/>
          <w:b/>
          <w:bCs/>
          <w:rtl/>
        </w:rPr>
        <w:t>،</w:t>
      </w:r>
      <w:r w:rsidR="001F1A7E">
        <w:rPr>
          <w:rFonts w:eastAsia="Traditional Arabic" w:cs="Traditional Arabic" w:hint="cs"/>
          <w:b/>
          <w:bCs/>
          <w:rtl/>
        </w:rPr>
        <w:t xml:space="preserve"> </w:t>
      </w:r>
      <w:r w:rsidR="001F1A7E" w:rsidRPr="001F1A7E">
        <w:rPr>
          <w:rFonts w:eastAsia="Traditional Arabic" w:cs="Traditional Arabic" w:hint="cs"/>
          <w:rtl/>
        </w:rPr>
        <w:t>بتحقيق مب</w:t>
      </w:r>
      <w:r w:rsidR="001F1A7E">
        <w:rPr>
          <w:rFonts w:eastAsia="Traditional Arabic" w:cs="Traditional Arabic" w:hint="cs"/>
          <w:rtl/>
        </w:rPr>
        <w:t>ادئ</w:t>
      </w:r>
      <w:r w:rsidR="001F1A7E" w:rsidRPr="001F1A7E">
        <w:rPr>
          <w:rFonts w:eastAsia="Traditional Arabic" w:cs="Traditional Arabic" w:hint="cs"/>
          <w:rtl/>
        </w:rPr>
        <w:t xml:space="preserve"> </w:t>
      </w:r>
      <w:r w:rsidR="001F1A7E" w:rsidRPr="001F1A7E">
        <w:rPr>
          <w:rFonts w:eastAsia="Traditional Arabic" w:cs="Traditional Arabic"/>
          <w:lang w:val="de-DE"/>
        </w:rPr>
        <w:t>separation of concerns</w:t>
      </w:r>
      <w:r w:rsidR="001F1A7E" w:rsidRPr="001F1A7E">
        <w:rPr>
          <w:rFonts w:eastAsia="Traditional Arabic" w:cs="Traditional Arabic" w:hint="cs"/>
          <w:rtl/>
          <w:lang w:bidi="ar-SY"/>
        </w:rPr>
        <w:t xml:space="preserve"> </w:t>
      </w:r>
      <w:r w:rsidR="001F1A7E">
        <w:rPr>
          <w:rFonts w:eastAsia="Traditional Arabic" w:cs="Traditional Arabic" w:hint="cs"/>
          <w:rtl/>
          <w:lang w:val="de-DE"/>
        </w:rPr>
        <w:t>و</w:t>
      </w:r>
      <w:r w:rsidR="001F1A7E" w:rsidRPr="001F1A7E">
        <w:rPr>
          <w:rFonts w:eastAsia="Traditional Arabic" w:cs="Traditional Arabic"/>
          <w:rtl/>
          <w:lang w:val="de-DE"/>
        </w:rPr>
        <w:t>التماسك العالي</w:t>
      </w:r>
    </w:p>
    <w:p w14:paraId="1ACE2BB2" w14:textId="50A3C988" w:rsidR="00D470FA" w:rsidRPr="001F1A7E" w:rsidRDefault="001F1A7E" w:rsidP="001F1A7E">
      <w:pPr>
        <w:pStyle w:val="ListParagraph"/>
        <w:spacing w:line="240" w:lineRule="auto"/>
        <w:ind w:left="792"/>
        <w:rPr>
          <w:rFonts w:eastAsia="Traditional Arabic" w:cs="Traditional Arabic"/>
          <w:lang w:val="de-DE"/>
        </w:rPr>
      </w:pPr>
      <w:r w:rsidRPr="001F1A7E">
        <w:rPr>
          <w:rFonts w:eastAsia="Traditional Arabic" w:cs="Traditional Arabic"/>
          <w:lang w:val="de-DE"/>
        </w:rPr>
        <w:t xml:space="preserve"> (High Cohesion)</w:t>
      </w:r>
      <w:r w:rsidRPr="001F1A7E">
        <w:rPr>
          <w:rFonts w:eastAsia="Traditional Arabic" w:cs="Traditional Arabic"/>
          <w:rtl/>
          <w:lang w:val="de-DE"/>
        </w:rPr>
        <w:t>والربط الضعيف</w:t>
      </w:r>
      <w:r w:rsidRPr="001F1A7E">
        <w:rPr>
          <w:rFonts w:eastAsia="Traditional Arabic" w:cs="Traditional Arabic"/>
          <w:lang w:val="de-DE"/>
        </w:rPr>
        <w:t xml:space="preserve"> (Loose Coupling) </w:t>
      </w:r>
      <w:r w:rsidRPr="001F1A7E">
        <w:rPr>
          <w:rFonts w:eastAsia="Traditional Arabic" w:cs="Traditional Arabic"/>
          <w:rtl/>
          <w:lang w:val="de-DE"/>
        </w:rPr>
        <w:t>بين الطبقات والمكونات المختلفة</w:t>
      </w:r>
      <w:r w:rsidRPr="001F1A7E">
        <w:rPr>
          <w:rFonts w:eastAsia="Traditional Arabic" w:cs="Traditional Arabic" w:hint="cs"/>
          <w:rtl/>
          <w:lang w:val="de-DE"/>
        </w:rPr>
        <w:t xml:space="preserve"> للنظام، بما يضمن استقلاليتها وسهولة عزلها.</w:t>
      </w:r>
    </w:p>
    <w:p w14:paraId="726F098D" w14:textId="3C2C05EF" w:rsidR="00D470FA" w:rsidRPr="00C915E4" w:rsidRDefault="00D470FA" w:rsidP="00D470FA">
      <w:pPr>
        <w:pStyle w:val="ListParagraph"/>
        <w:numPr>
          <w:ilvl w:val="0"/>
          <w:numId w:val="11"/>
        </w:numPr>
        <w:spacing w:line="240" w:lineRule="auto"/>
        <w:ind w:left="792"/>
        <w:rPr>
          <w:rFonts w:eastAsia="Traditional Arabic" w:cs="Traditional Arabic"/>
        </w:rPr>
      </w:pPr>
      <w:r w:rsidRPr="00C915E4">
        <w:rPr>
          <w:rFonts w:eastAsia="Traditional Arabic" w:cs="Traditional Arabic" w:hint="cs"/>
          <w:rtl/>
        </w:rPr>
        <w:t xml:space="preserve">قادراً على </w:t>
      </w:r>
      <w:r w:rsidRPr="00D971ED">
        <w:rPr>
          <w:rFonts w:eastAsia="Traditional Arabic" w:cs="Traditional Arabic" w:hint="eastAsia"/>
          <w:b/>
          <w:bCs/>
          <w:rtl/>
        </w:rPr>
        <w:t>توفير</w:t>
      </w:r>
      <w:r w:rsidRPr="00D971ED">
        <w:rPr>
          <w:rFonts w:eastAsia="Traditional Arabic" w:cs="Traditional Arabic"/>
          <w:b/>
          <w:bCs/>
          <w:rtl/>
        </w:rPr>
        <w:t xml:space="preserve"> حماية بيانات المرضى</w:t>
      </w:r>
      <w:r w:rsidRPr="00C915E4">
        <w:rPr>
          <w:rFonts w:eastAsia="Traditional Arabic" w:cs="Traditional Arabic"/>
          <w:rtl/>
        </w:rPr>
        <w:t xml:space="preserve"> ومنع أي وصول غير مصرح به</w:t>
      </w:r>
      <w:r w:rsidRPr="00C915E4">
        <w:rPr>
          <w:rFonts w:eastAsia="Traditional Arabic" w:cs="Traditional Arabic" w:hint="cs"/>
          <w:rtl/>
        </w:rPr>
        <w:t>، بحيث لا</w:t>
      </w:r>
      <w:r w:rsidRPr="00C915E4">
        <w:rPr>
          <w:rFonts w:eastAsia="Traditional Arabic" w:cs="Traditional Arabic"/>
          <w:rtl/>
        </w:rPr>
        <w:t xml:space="preserve"> يمكن لأي </w:t>
      </w:r>
      <w:r w:rsidR="00870971">
        <w:rPr>
          <w:rFonts w:eastAsia="Traditional Arabic" w:cs="Traditional Arabic" w:hint="cs"/>
          <w:rtl/>
        </w:rPr>
        <w:t>طبيب</w:t>
      </w:r>
      <w:r w:rsidRPr="00C915E4">
        <w:rPr>
          <w:rFonts w:eastAsia="Traditional Arabic" w:cs="Traditional Arabic"/>
          <w:rtl/>
        </w:rPr>
        <w:t xml:space="preserve"> الوصول لبيانات</w:t>
      </w:r>
      <w:r w:rsidR="00870971">
        <w:rPr>
          <w:rFonts w:eastAsia="Traditional Arabic" w:cs="Traditional Arabic" w:hint="cs"/>
          <w:rtl/>
        </w:rPr>
        <w:t xml:space="preserve"> مرضى طبيب آخر،</w:t>
      </w:r>
      <w:r w:rsidR="003D58CF">
        <w:rPr>
          <w:rFonts w:eastAsia="Traditional Arabic" w:cs="Traditional Arabic" w:hint="cs"/>
          <w:rtl/>
        </w:rPr>
        <w:t xml:space="preserve"> ولا يمكن للمسؤول رؤية البيانات السريرية للمرضى، وذلك</w:t>
      </w:r>
      <w:r w:rsidRPr="00C915E4">
        <w:rPr>
          <w:rFonts w:eastAsia="Traditional Arabic" w:cs="Traditional Arabic"/>
          <w:rtl/>
        </w:rPr>
        <w:t xml:space="preserve"> </w:t>
      </w:r>
      <w:r>
        <w:rPr>
          <w:rFonts w:eastAsia="Traditional Arabic" w:cs="Traditional Arabic" w:hint="cs"/>
          <w:rtl/>
        </w:rPr>
        <w:t>اعتماداً على أدوار المستخدمين.</w:t>
      </w:r>
    </w:p>
    <w:p w14:paraId="28CE67C7" w14:textId="5663AD14" w:rsidR="00D470FA" w:rsidRPr="00C915E4" w:rsidRDefault="00D470FA" w:rsidP="00D470FA">
      <w:pPr>
        <w:pStyle w:val="ListParagraph"/>
        <w:numPr>
          <w:ilvl w:val="0"/>
          <w:numId w:val="11"/>
        </w:numPr>
        <w:spacing w:line="240" w:lineRule="auto"/>
        <w:ind w:left="792"/>
        <w:rPr>
          <w:rFonts w:eastAsia="Traditional Arabic" w:cs="Traditional Arabic"/>
        </w:rPr>
      </w:pPr>
      <w:r w:rsidRPr="00D971ED">
        <w:rPr>
          <w:rFonts w:eastAsia="Traditional Arabic" w:cs="Traditional Arabic" w:hint="eastAsia"/>
          <w:b/>
          <w:bCs/>
          <w:rtl/>
        </w:rPr>
        <w:lastRenderedPageBreak/>
        <w:t>سريع</w:t>
      </w:r>
      <w:r w:rsidRPr="00D971ED">
        <w:rPr>
          <w:rFonts w:eastAsia="Traditional Arabic" w:cs="Traditional Arabic"/>
          <w:b/>
          <w:bCs/>
          <w:rtl/>
        </w:rPr>
        <w:t xml:space="preserve"> الاستجابة</w:t>
      </w:r>
      <w:r w:rsidRPr="00C915E4">
        <w:rPr>
          <w:rFonts w:eastAsia="Traditional Arabic" w:cs="Traditional Arabic" w:hint="cs"/>
          <w:rtl/>
        </w:rPr>
        <w:t xml:space="preserve"> دون تأخير ملحوظ</w:t>
      </w:r>
      <w:r w:rsidR="001F1A7E">
        <w:rPr>
          <w:rFonts w:eastAsia="Traditional Arabic" w:cs="Traditional Arabic" w:hint="cs"/>
          <w:rtl/>
        </w:rPr>
        <w:t>،</w:t>
      </w:r>
      <w:r w:rsidRPr="00C915E4">
        <w:rPr>
          <w:rFonts w:eastAsia="Traditional Arabic" w:cs="Traditional Arabic" w:hint="cs"/>
          <w:rtl/>
        </w:rPr>
        <w:t xml:space="preserve"> وذلك من خلال </w:t>
      </w:r>
      <w:r w:rsidRPr="00C915E4">
        <w:rPr>
          <w:rFonts w:eastAsia="Traditional Arabic" w:cs="Traditional Arabic"/>
          <w:rtl/>
        </w:rPr>
        <w:t>معالجة صورة</w:t>
      </w:r>
      <w:r w:rsidRPr="00C915E4">
        <w:rPr>
          <w:rFonts w:eastAsia="Traditional Arabic" w:cs="Traditional Arabic"/>
        </w:rPr>
        <w:t xml:space="preserve"> MRI </w:t>
      </w:r>
      <w:r w:rsidRPr="00C915E4">
        <w:rPr>
          <w:rFonts w:eastAsia="Traditional Arabic" w:cs="Traditional Arabic"/>
          <w:rtl/>
        </w:rPr>
        <w:t>وتوليد تقرير</w:t>
      </w:r>
      <w:r w:rsidRPr="00C915E4">
        <w:rPr>
          <w:rFonts w:eastAsia="Traditional Arabic" w:cs="Traditional Arabic"/>
        </w:rPr>
        <w:t xml:space="preserve"> PDF</w:t>
      </w:r>
      <w:r w:rsidRPr="00C915E4">
        <w:rPr>
          <w:rFonts w:eastAsia="Traditional Arabic" w:cs="Traditional Arabic"/>
          <w:rtl/>
        </w:rPr>
        <w:t xml:space="preserve"> خلال ثوانٍ </w:t>
      </w:r>
      <w:r w:rsidRPr="00C915E4">
        <w:rPr>
          <w:rFonts w:eastAsia="Traditional Arabic" w:cs="Traditional Arabic" w:hint="cs"/>
          <w:rtl/>
        </w:rPr>
        <w:t>معدودة، مع زمن</w:t>
      </w:r>
      <w:r w:rsidRPr="00C915E4">
        <w:rPr>
          <w:rFonts w:eastAsia="Traditional Arabic" w:cs="Traditional Arabic"/>
          <w:rtl/>
        </w:rPr>
        <w:t xml:space="preserve"> </w:t>
      </w:r>
      <w:r w:rsidRPr="00C915E4">
        <w:rPr>
          <w:rFonts w:eastAsia="Traditional Arabic" w:cs="Traditional Arabic" w:hint="cs"/>
          <w:rtl/>
        </w:rPr>
        <w:t xml:space="preserve">الاستجابة </w:t>
      </w:r>
      <w:r w:rsidRPr="00C915E4">
        <w:rPr>
          <w:rFonts w:eastAsia="Traditional Arabic" w:cs="Traditional Arabic"/>
          <w:rtl/>
        </w:rPr>
        <w:t>أقل من 3 ثوانٍ</w:t>
      </w:r>
      <w:r w:rsidRPr="00C915E4">
        <w:rPr>
          <w:rFonts w:eastAsia="Traditional Arabic" w:cs="Traditional Arabic"/>
        </w:rPr>
        <w:t xml:space="preserve">. </w:t>
      </w:r>
    </w:p>
    <w:p w14:paraId="116FF305" w14:textId="77777777" w:rsidR="00D470FA" w:rsidRPr="00C915E4" w:rsidRDefault="00D470FA" w:rsidP="00D470FA">
      <w:pPr>
        <w:pStyle w:val="ListParagraph"/>
        <w:numPr>
          <w:ilvl w:val="0"/>
          <w:numId w:val="11"/>
        </w:numPr>
        <w:spacing w:line="240" w:lineRule="auto"/>
        <w:ind w:left="792"/>
        <w:rPr>
          <w:rFonts w:eastAsia="Traditional Arabic" w:cs="Traditional Arabic"/>
        </w:rPr>
      </w:pPr>
      <w:r w:rsidRPr="00D971ED">
        <w:rPr>
          <w:rFonts w:eastAsia="Traditional Arabic" w:cs="Traditional Arabic" w:hint="eastAsia"/>
          <w:b/>
          <w:bCs/>
          <w:rtl/>
        </w:rPr>
        <w:t>سهل</w:t>
      </w:r>
      <w:r w:rsidRPr="00D971ED">
        <w:rPr>
          <w:rFonts w:eastAsia="Traditional Arabic" w:cs="Traditional Arabic"/>
          <w:b/>
          <w:bCs/>
          <w:rtl/>
        </w:rPr>
        <w:t xml:space="preserve"> الاستخدام</w:t>
      </w:r>
      <w:r w:rsidRPr="00C915E4">
        <w:rPr>
          <w:rFonts w:eastAsia="Traditional Arabic" w:cs="Traditional Arabic" w:hint="cs"/>
          <w:rtl/>
        </w:rPr>
        <w:t xml:space="preserve"> عن </w:t>
      </w:r>
      <w:r w:rsidRPr="00C915E4">
        <w:rPr>
          <w:rFonts w:eastAsia="Traditional Arabic" w:cs="Traditional Arabic"/>
          <w:rtl/>
        </w:rPr>
        <w:t>طريق تصميم واجهات بسيطة وواضحة يمكن التنقّل بينها بسهولة.</w:t>
      </w:r>
    </w:p>
    <w:p w14:paraId="20D06DE5" w14:textId="52F33292" w:rsidR="00477A4F" w:rsidRPr="00477A4F" w:rsidRDefault="00477A4F" w:rsidP="00D470FA">
      <w:pPr>
        <w:pStyle w:val="ListParagraph"/>
        <w:ind w:left="360"/>
        <w:rPr>
          <w:ins w:id="1" w:author="Alesar Othman" w:date="2026-07-18T18:54:00Z" w16du:dateUtc="2026-07-18T15:54:00Z"/>
        </w:rPr>
      </w:pPr>
    </w:p>
    <w:p w14:paraId="03E686A6" w14:textId="7C2D982B" w:rsidR="003533D7" w:rsidRDefault="003533D7">
      <w:pPr>
        <w:rPr>
          <w:rtl/>
          <w:lang w:bidi="ar-SY"/>
        </w:rPr>
      </w:pPr>
      <w:r>
        <w:rPr>
          <w:rtl/>
          <w:lang w:bidi="ar-SY"/>
        </w:rPr>
        <w:br w:type="page"/>
      </w:r>
    </w:p>
    <w:p w14:paraId="7C33AC4B" w14:textId="77777777" w:rsidR="00A75F94" w:rsidRDefault="00A75F94" w:rsidP="00A75F94">
      <w:pPr>
        <w:rPr>
          <w:rtl/>
          <w:lang w:bidi="ar-SY"/>
        </w:rPr>
      </w:pPr>
    </w:p>
    <w:p w14:paraId="54683C5D" w14:textId="56E77598" w:rsidR="00CA3358" w:rsidRPr="00CA3358" w:rsidRDefault="007A6B55" w:rsidP="007A6B55">
      <w:pPr>
        <w:spacing w:before="0" w:after="0"/>
        <w:ind w:left="2880"/>
        <w:rPr>
          <w:rFonts w:cs="Traditional Arabic"/>
          <w:b/>
          <w:bCs/>
          <w:sz w:val="48"/>
          <w:szCs w:val="48"/>
          <w:lang w:bidi="ar-SY"/>
        </w:rPr>
      </w:pPr>
      <w:r>
        <w:rPr>
          <w:rFonts w:cs="Traditional Arabic"/>
          <w:b/>
          <w:bCs/>
          <w:sz w:val="48"/>
          <w:szCs w:val="48"/>
          <w:lang w:bidi="ar-SY"/>
        </w:rPr>
        <w:t xml:space="preserve">    </w:t>
      </w:r>
      <w:r w:rsidR="00CA3358">
        <w:rPr>
          <w:rFonts w:cs="Traditional Arabic" w:hint="cs"/>
          <w:b/>
          <w:bCs/>
          <w:sz w:val="48"/>
          <w:szCs w:val="48"/>
          <w:rtl/>
          <w:lang w:bidi="ar-SY"/>
        </w:rPr>
        <w:t>الفصل الثاني</w:t>
      </w:r>
    </w:p>
    <w:p w14:paraId="0F380AC8" w14:textId="78559876" w:rsidR="00A75F94" w:rsidRPr="00CA3358" w:rsidRDefault="00D23E66" w:rsidP="007A6B55">
      <w:pPr>
        <w:pStyle w:val="Heading1"/>
        <w:spacing w:before="0" w:after="0"/>
        <w:rPr>
          <w:rFonts w:cs="Traditional Arabic"/>
          <w:b/>
          <w:bCs/>
          <w:color w:val="0D0D0D" w:themeColor="text1" w:themeTint="F2"/>
          <w:rtl/>
          <w:lang w:bidi="ar-SY"/>
        </w:rPr>
      </w:pPr>
      <w:r w:rsidRPr="00CA3358">
        <w:rPr>
          <w:rFonts w:cs="Traditional Arabic" w:hint="cs"/>
          <w:b/>
          <w:bCs/>
          <w:color w:val="0D0D0D" w:themeColor="text1" w:themeTint="F2"/>
          <w:rtl/>
          <w:lang w:bidi="ar-SY"/>
        </w:rPr>
        <w:t xml:space="preserve"> </w:t>
      </w:r>
      <w:r w:rsidR="003C353F" w:rsidRPr="00CA3358">
        <w:rPr>
          <w:rFonts w:cs="Traditional Arabic"/>
          <w:b/>
          <w:bCs/>
          <w:color w:val="0D0D0D" w:themeColor="text1" w:themeTint="F2"/>
          <w:rtl/>
          <w:lang w:bidi="ar-SY"/>
        </w:rPr>
        <w:t>الدراسة النظرية</w:t>
      </w:r>
    </w:p>
    <w:p w14:paraId="491E1061" w14:textId="77777777" w:rsidR="00D23E66" w:rsidRDefault="00D23E66" w:rsidP="00D23E66">
      <w:pPr>
        <w:jc w:val="center"/>
        <w:rPr>
          <w:rFonts w:cs="Traditional Arabic"/>
          <w:b/>
          <w:bCs/>
          <w:sz w:val="28"/>
          <w:szCs w:val="28"/>
          <w:rtl/>
          <w:lang w:bidi="ar-SY"/>
        </w:rPr>
      </w:pPr>
      <w:r w:rsidRPr="00D23E66">
        <w:rPr>
          <w:rFonts w:cs="Traditional Arabic" w:hint="cs"/>
          <w:b/>
          <w:bCs/>
          <w:sz w:val="28"/>
          <w:szCs w:val="28"/>
          <w:rtl/>
          <w:lang w:bidi="ar-SY"/>
        </w:rPr>
        <w:t>يعرض هذا الفصل المفاهيم النظرية التي يستند اليها المشروع</w:t>
      </w:r>
    </w:p>
    <w:p w14:paraId="1FDB9C9F" w14:textId="4E608A89" w:rsidR="00D23E66" w:rsidRDefault="00D23E66" w:rsidP="00D23E66">
      <w:pPr>
        <w:pStyle w:val="Heading2"/>
        <w:rPr>
          <w:rFonts w:cs="Traditional Arabic"/>
          <w:b/>
          <w:bCs/>
          <w:color w:val="0D0D0D" w:themeColor="text1" w:themeTint="F2"/>
          <w:sz w:val="32"/>
          <w:szCs w:val="32"/>
          <w:rtl/>
          <w:lang w:bidi="ar-SY"/>
        </w:rPr>
      </w:pPr>
      <w:r w:rsidRPr="00D23E66">
        <w:rPr>
          <w:rFonts w:cs="Traditional Arabic" w:hint="cs"/>
          <w:b/>
          <w:bCs/>
          <w:color w:val="0D0D0D" w:themeColor="text1" w:themeTint="F2"/>
          <w:sz w:val="32"/>
          <w:szCs w:val="32"/>
          <w:rtl/>
          <w:lang w:bidi="ar-SY"/>
        </w:rPr>
        <w:t>الذكاء الصنعي:</w:t>
      </w:r>
    </w:p>
    <w:p w14:paraId="382E9134" w14:textId="1CBB2C46" w:rsidR="00D23E66" w:rsidRPr="000405BE" w:rsidRDefault="00D23E66" w:rsidP="000405BE">
      <w:pPr>
        <w:pStyle w:val="ListParagraph"/>
        <w:spacing w:line="240" w:lineRule="auto"/>
        <w:ind w:left="144"/>
        <w:rPr>
          <w:rFonts w:eastAsia="Traditional Arabic" w:cs="Traditional Arabic"/>
          <w:rtl/>
        </w:rPr>
      </w:pPr>
      <w:r w:rsidRPr="000405BE">
        <w:rPr>
          <w:rFonts w:eastAsia="Traditional Arabic" w:cs="Traditional Arabic"/>
          <w:rtl/>
        </w:rPr>
        <w:t xml:space="preserve">تُشكّل </w:t>
      </w:r>
      <w:r w:rsidRPr="000405BE">
        <w:rPr>
          <w:rFonts w:eastAsia="Traditional Arabic" w:cs="Traditional Arabic" w:hint="cs"/>
          <w:rtl/>
        </w:rPr>
        <w:t xml:space="preserve">تقنيات الذكاء الاصطناعي </w:t>
      </w:r>
      <w:r w:rsidRPr="000405BE">
        <w:rPr>
          <w:rFonts w:eastAsia="Traditional Arabic" w:cs="Traditional Arabic"/>
          <w:rtl/>
        </w:rPr>
        <w:t>الركيزة الحاسوبية للثورة الصناعية الرابعة</w:t>
      </w:r>
      <w:r w:rsidRPr="000405BE">
        <w:rPr>
          <w:rFonts w:eastAsia="Traditional Arabic" w:cs="Traditional Arabic" w:hint="cs"/>
          <w:rtl/>
        </w:rPr>
        <w:t>،</w:t>
      </w:r>
      <w:r w:rsidRPr="000405BE">
        <w:rPr>
          <w:rFonts w:eastAsia="Traditional Arabic" w:cs="Traditional Arabic"/>
          <w:rtl/>
        </w:rPr>
        <w:t xml:space="preserve"> ولفهم الأسس المعرفية التي يقوم عليها هذا المشروع، لا بد من استعراض هذه المفاهيم بصورة هرمية تتدرج من الأعم إلى الأخص، مع إبراز الجانب الرياضي والهندسي الذي يُميّز كل مستوى عن سابقه.</w:t>
      </w:r>
    </w:p>
    <w:p w14:paraId="7B12D990" w14:textId="6A873AFE" w:rsidR="00D23E66" w:rsidRPr="009470BE" w:rsidRDefault="00D23E66" w:rsidP="00DD04D4">
      <w:pPr>
        <w:pStyle w:val="Heading3"/>
        <w:rPr>
          <w:rtl/>
          <w:lang w:bidi="ar-SY"/>
        </w:rPr>
      </w:pPr>
      <w:r w:rsidRPr="009470BE">
        <w:rPr>
          <w:rFonts w:hint="cs"/>
          <w:rtl/>
          <w:lang w:bidi="ar-SY"/>
        </w:rPr>
        <w:t>تعريف</w:t>
      </w:r>
      <w:r w:rsidRPr="009470BE">
        <w:rPr>
          <w:rtl/>
          <w:lang w:bidi="ar-SY"/>
        </w:rPr>
        <w:t xml:space="preserve"> </w:t>
      </w:r>
      <w:r w:rsidRPr="009470BE">
        <w:rPr>
          <w:rFonts w:hint="cs"/>
          <w:rtl/>
          <w:lang w:bidi="ar-SY"/>
        </w:rPr>
        <w:t>بالذكاء</w:t>
      </w:r>
      <w:r w:rsidRPr="009470BE">
        <w:rPr>
          <w:rtl/>
          <w:lang w:bidi="ar-SY"/>
        </w:rPr>
        <w:t xml:space="preserve"> </w:t>
      </w:r>
      <w:r w:rsidRPr="009470BE">
        <w:rPr>
          <w:rFonts w:hint="cs"/>
          <w:rtl/>
          <w:lang w:bidi="ar-SY"/>
        </w:rPr>
        <w:t>الصنعي</w:t>
      </w:r>
      <w:r w:rsidRPr="009470BE">
        <w:rPr>
          <w:rtl/>
          <w:lang w:bidi="ar-SY"/>
        </w:rPr>
        <w:t xml:space="preserve">: </w:t>
      </w:r>
    </w:p>
    <w:p w14:paraId="0AE5F236" w14:textId="603A3BDF" w:rsidR="00D23E66" w:rsidRPr="000405BE" w:rsidRDefault="00D23E66" w:rsidP="000405BE">
      <w:pPr>
        <w:spacing w:after="160" w:line="240" w:lineRule="auto"/>
        <w:ind w:left="720"/>
        <w:rPr>
          <w:rFonts w:eastAsia="Traditional Arabic" w:cs="Traditional Arabic"/>
          <w:rtl/>
        </w:rPr>
      </w:pPr>
      <w:r w:rsidRPr="000405BE">
        <w:rPr>
          <w:rFonts w:eastAsia="Traditional Arabic" w:cs="Traditional Arabic"/>
          <w:rtl/>
        </w:rPr>
        <w:t xml:space="preserve">يُعرَّف الذكاء الصنعي بوصفه فرعاً من فروع علم الحاسوب الحديث، يختص بتصميم أنظمة برمجية قادرة على محاكاة </w:t>
      </w:r>
      <w:r w:rsidRPr="000405BE">
        <w:rPr>
          <w:rFonts w:eastAsia="Traditional Arabic" w:cs="Traditional Arabic" w:hint="cs"/>
          <w:rtl/>
        </w:rPr>
        <w:t>القدرات</w:t>
      </w:r>
      <w:r w:rsidRPr="000405BE">
        <w:rPr>
          <w:rFonts w:eastAsia="Traditional Arabic" w:cs="Traditional Arabic"/>
          <w:rtl/>
        </w:rPr>
        <w:t xml:space="preserve"> المعرفية البشرية؛ كالفهم والاستنتاج والتعلم واتخاذ القرار. وقد تطور هذا العلم عبر مراحل</w:t>
      </w:r>
      <w:r w:rsidR="00077E69" w:rsidRPr="000405BE">
        <w:rPr>
          <w:rFonts w:eastAsia="Traditional Arabic" w:cs="Traditional Arabic" w:hint="cs"/>
          <w:rtl/>
        </w:rPr>
        <w:t xml:space="preserve">، </w:t>
      </w:r>
      <w:r w:rsidRPr="000405BE">
        <w:rPr>
          <w:rFonts w:eastAsia="Traditional Arabic" w:cs="Traditional Arabic"/>
          <w:rtl/>
        </w:rPr>
        <w:t>من المقاربات القائمة على القواعد المنطقية الصارمة (</w:t>
      </w:r>
      <w:r w:rsidR="00077E69" w:rsidRPr="000405BE">
        <w:rPr>
          <w:rFonts w:eastAsia="Traditional Arabic" w:cs="Traditional Arabic"/>
        </w:rPr>
        <w:t>Rule-based Systems</w:t>
      </w:r>
      <w:r w:rsidRPr="000405BE">
        <w:rPr>
          <w:rFonts w:eastAsia="Traditional Arabic" w:cs="Traditional Arabic"/>
          <w:rtl/>
        </w:rPr>
        <w:t>) والأنظمة الخبيرة (</w:t>
      </w:r>
      <w:r w:rsidR="00077E69" w:rsidRPr="000405BE">
        <w:rPr>
          <w:rFonts w:eastAsia="Traditional Arabic" w:cs="Traditional Arabic"/>
        </w:rPr>
        <w:t>Expert Systems</w:t>
      </w:r>
      <w:r w:rsidR="00AB60A1" w:rsidRPr="000405BE">
        <w:rPr>
          <w:rFonts w:eastAsia="Traditional Arabic" w:cs="Traditional Arabic" w:hint="cs"/>
          <w:rtl/>
        </w:rPr>
        <w:t>)، ليتحول</w:t>
      </w:r>
      <w:r w:rsidRPr="000405BE">
        <w:rPr>
          <w:rFonts w:eastAsia="Traditional Arabic" w:cs="Traditional Arabic"/>
          <w:rtl/>
        </w:rPr>
        <w:t xml:space="preserve"> لاحقاً نحو نماذج البيانات التجريبية (</w:t>
      </w:r>
      <w:r w:rsidR="00077E69" w:rsidRPr="000405BE">
        <w:rPr>
          <w:rFonts w:eastAsia="Traditional Arabic" w:cs="Traditional Arabic"/>
        </w:rPr>
        <w:t>Data-driven Models</w:t>
      </w:r>
      <w:r w:rsidRPr="000405BE">
        <w:rPr>
          <w:rFonts w:eastAsia="Traditional Arabic" w:cs="Traditional Arabic"/>
          <w:rtl/>
        </w:rPr>
        <w:t>) التي تستخلص قواعد الاستدلال مباشرةً من بنية البيانات الضخمة دون الحاجة إلى ت</w:t>
      </w:r>
      <w:r w:rsidR="00077E69" w:rsidRPr="000405BE">
        <w:rPr>
          <w:rFonts w:eastAsia="Traditional Arabic" w:cs="Traditional Arabic" w:hint="cs"/>
          <w:rtl/>
        </w:rPr>
        <w:t>لق</w:t>
      </w:r>
      <w:r w:rsidRPr="000405BE">
        <w:rPr>
          <w:rFonts w:eastAsia="Traditional Arabic" w:cs="Traditional Arabic"/>
          <w:rtl/>
        </w:rPr>
        <w:t>ين مسبق للمعرفة.</w:t>
      </w:r>
    </w:p>
    <w:p w14:paraId="400EB457" w14:textId="77777777" w:rsidR="00153146" w:rsidRPr="00153146" w:rsidRDefault="00153146" w:rsidP="00DD04D4">
      <w:pPr>
        <w:pStyle w:val="Heading3"/>
        <w:rPr>
          <w:rtl/>
          <w:lang w:bidi="ar-SY"/>
        </w:rPr>
      </w:pPr>
      <w:r w:rsidRPr="00153146">
        <w:rPr>
          <w:rtl/>
          <w:lang w:bidi="ar-SY"/>
        </w:rPr>
        <w:t>تعلم الآلة</w:t>
      </w:r>
      <w:r w:rsidRPr="00153146">
        <w:rPr>
          <w:rFonts w:hint="cs"/>
          <w:rtl/>
          <w:lang w:bidi="ar-SY"/>
        </w:rPr>
        <w:t>:</w:t>
      </w:r>
    </w:p>
    <w:p w14:paraId="2B5975A5" w14:textId="078F9A26" w:rsidR="00153146" w:rsidRPr="000405BE" w:rsidRDefault="00153146" w:rsidP="000405BE">
      <w:pPr>
        <w:spacing w:after="160" w:line="276" w:lineRule="auto"/>
        <w:ind w:left="720"/>
        <w:rPr>
          <w:rFonts w:eastAsia="Traditional Arabic" w:cs="Traditional Arabic"/>
          <w:rtl/>
        </w:rPr>
      </w:pPr>
      <w:r w:rsidRPr="000405BE">
        <w:rPr>
          <w:rFonts w:eastAsia="Traditional Arabic" w:cs="Traditional Arabic" w:hint="cs"/>
          <w:rtl/>
        </w:rPr>
        <w:t xml:space="preserve">أحد أهم فروع الذكاء الصنعي. </w:t>
      </w:r>
      <w:r w:rsidRPr="000405BE">
        <w:rPr>
          <w:rFonts w:eastAsia="Traditional Arabic" w:cs="Traditional Arabic"/>
          <w:rtl/>
        </w:rPr>
        <w:t xml:space="preserve">يُعرَّف بأنه المنهجية </w:t>
      </w:r>
      <w:r w:rsidRPr="000405BE">
        <w:rPr>
          <w:rFonts w:eastAsia="Traditional Arabic" w:cs="Traditional Arabic" w:hint="cs"/>
          <w:rtl/>
        </w:rPr>
        <w:t>التي يتبعها الحاسوب لتمكين</w:t>
      </w:r>
      <w:r w:rsidRPr="000405BE">
        <w:rPr>
          <w:rFonts w:eastAsia="Traditional Arabic" w:cs="Traditional Arabic"/>
          <w:rtl/>
        </w:rPr>
        <w:t xml:space="preserve"> الخوارزميات من التعلم التلقائي وتحسين أدائها استناداً إلى البيانات والخبرة التجريبية، دون الحاجة إلى برمجة صريحة لكل قرار على حدة. وتتباين مناهجه وفق طبيعة البيانات المتاحة إلى: التعلم الخاضع للإشراف (</w:t>
      </w:r>
      <w:r w:rsidRPr="000405BE">
        <w:rPr>
          <w:rFonts w:eastAsia="Traditional Arabic" w:cs="Traditional Arabic"/>
        </w:rPr>
        <w:t>Supervised Learning</w:t>
      </w:r>
      <w:r w:rsidRPr="000405BE">
        <w:rPr>
          <w:rFonts w:eastAsia="Traditional Arabic" w:cs="Traditional Arabic"/>
          <w:rtl/>
        </w:rPr>
        <w:t>) حيث تُزوَّد النماذج ببيانات مُصنَّفة مسبقاً، والتعلم غير الخاضع للإشراف (</w:t>
      </w:r>
      <w:r w:rsidRPr="000405BE">
        <w:rPr>
          <w:rFonts w:eastAsia="Traditional Arabic" w:cs="Traditional Arabic"/>
        </w:rPr>
        <w:t>Unsupervised Learning</w:t>
      </w:r>
      <w:r w:rsidRPr="000405BE">
        <w:rPr>
          <w:rFonts w:eastAsia="Traditional Arabic" w:cs="Traditional Arabic"/>
          <w:rtl/>
        </w:rPr>
        <w:t>) الذي يستخلص الأنماط من بيانات غير مُعلَّمة، فضلاً عن التعلم المُعزَّز (</w:t>
      </w:r>
      <w:r w:rsidRPr="000405BE">
        <w:rPr>
          <w:rFonts w:eastAsia="Traditional Arabic" w:cs="Traditional Arabic"/>
        </w:rPr>
        <w:t>Reinforcement Learning</w:t>
      </w:r>
      <w:r w:rsidRPr="000405BE">
        <w:rPr>
          <w:rFonts w:eastAsia="Traditional Arabic" w:cs="Traditional Arabic"/>
          <w:rtl/>
        </w:rPr>
        <w:t>) الذي يُحسّن سلوكه عبر آلية المكافأة والعقوبة</w:t>
      </w:r>
      <w:r w:rsidRPr="000405BE">
        <w:rPr>
          <w:rFonts w:eastAsia="Traditional Arabic" w:cs="Traditional Arabic" w:hint="cs"/>
          <w:rtl/>
        </w:rPr>
        <w:t>. له</w:t>
      </w:r>
      <w:ins w:id="2" w:author="Alesar Othman" w:date="2026-07-19T13:47:00Z" w16du:dateUtc="2026-07-19T10:47:00Z">
        <w:r w:rsidR="005B3FFE">
          <w:rPr>
            <w:rFonts w:eastAsia="Traditional Arabic" w:cs="Traditional Arabic" w:hint="cs"/>
            <w:rtl/>
          </w:rPr>
          <w:t>ذا الفرع</w:t>
        </w:r>
      </w:ins>
      <w:r w:rsidRPr="000405BE">
        <w:rPr>
          <w:rFonts w:eastAsia="Traditional Arabic" w:cs="Traditional Arabic" w:hint="cs"/>
          <w:rtl/>
        </w:rPr>
        <w:t xml:space="preserve"> بعض الخوارزميات المعروفة، ي</w:t>
      </w:r>
      <w:ins w:id="3" w:author="Alesar Othman" w:date="2026-07-19T13:47:00Z" w16du:dateUtc="2026-07-19T10:47:00Z">
        <w:r w:rsidR="005B3FFE">
          <w:rPr>
            <w:rFonts w:eastAsia="Traditional Arabic" w:cs="Traditional Arabic" w:hint="cs"/>
            <w:rtl/>
          </w:rPr>
          <w:t>ُ</w:t>
        </w:r>
      </w:ins>
      <w:r w:rsidRPr="000405BE">
        <w:rPr>
          <w:rFonts w:eastAsia="Traditional Arabic" w:cs="Traditional Arabic" w:hint="cs"/>
          <w:rtl/>
        </w:rPr>
        <w:t xml:space="preserve">ذكر </w:t>
      </w:r>
      <w:r w:rsidR="001E3BC3" w:rsidRPr="000405BE">
        <w:rPr>
          <w:rFonts w:eastAsia="Traditional Arabic" w:cs="Traditional Arabic" w:hint="cs"/>
          <w:rtl/>
        </w:rPr>
        <w:t xml:space="preserve">منها: </w:t>
      </w:r>
      <w:r w:rsidR="001E3BC3">
        <w:rPr>
          <w:rFonts w:eastAsia="Traditional Arabic" w:cs="Traditional Arabic" w:hint="cs"/>
          <w:rtl/>
        </w:rPr>
        <w:t>(</w:t>
      </w:r>
      <w:r w:rsidRPr="000405BE">
        <w:rPr>
          <w:rFonts w:eastAsia="Traditional Arabic" w:cs="Traditional Arabic"/>
        </w:rPr>
        <w:t>Support Vector Machine - SVM</w:t>
      </w:r>
      <w:r w:rsidRPr="000405BE">
        <w:rPr>
          <w:rFonts w:eastAsia="Traditional Arabic" w:cs="Traditional Arabic"/>
          <w:rtl/>
        </w:rPr>
        <w:t>)</w:t>
      </w:r>
      <w:r w:rsidRPr="000405BE">
        <w:rPr>
          <w:rFonts w:eastAsia="Traditional Arabic" w:cs="Traditional Arabic" w:hint="cs"/>
          <w:rtl/>
        </w:rPr>
        <w:t xml:space="preserve"> - (</w:t>
      </w:r>
      <w:r w:rsidRPr="000405BE">
        <w:rPr>
          <w:rFonts w:eastAsia="Traditional Arabic" w:cs="Traditional Arabic"/>
        </w:rPr>
        <w:t>K-Nearest Neighbors - KNN</w:t>
      </w:r>
      <w:r w:rsidRPr="000405BE">
        <w:rPr>
          <w:rFonts w:eastAsia="Traditional Arabic" w:cs="Traditional Arabic"/>
          <w:rtl/>
        </w:rPr>
        <w:t>)</w:t>
      </w:r>
      <w:r w:rsidRPr="000405BE">
        <w:rPr>
          <w:rFonts w:eastAsia="Traditional Arabic" w:cs="Traditional Arabic" w:hint="cs"/>
          <w:rtl/>
        </w:rPr>
        <w:t xml:space="preserve"> </w:t>
      </w:r>
      <w:r w:rsidRPr="000405BE">
        <w:rPr>
          <w:rFonts w:eastAsia="Traditional Arabic" w:cs="Traditional Arabic"/>
          <w:rtl/>
        </w:rPr>
        <w:t>–</w:t>
      </w:r>
    </w:p>
    <w:p w14:paraId="220314F3" w14:textId="77777777" w:rsidR="00153146" w:rsidRPr="000405BE" w:rsidRDefault="00153146" w:rsidP="000405BE">
      <w:pPr>
        <w:spacing w:after="160" w:line="276" w:lineRule="auto"/>
        <w:ind w:left="720"/>
        <w:rPr>
          <w:rFonts w:eastAsia="Traditional Arabic" w:cs="Traditional Arabic"/>
          <w:rtl/>
        </w:rPr>
      </w:pPr>
      <w:r w:rsidRPr="000405BE">
        <w:rPr>
          <w:rFonts w:eastAsia="Traditional Arabic" w:cs="Traditional Arabic"/>
          <w:rtl/>
        </w:rPr>
        <w:t>(Random Forests)</w:t>
      </w:r>
    </w:p>
    <w:p w14:paraId="6B2A764A" w14:textId="2BEEAE5A" w:rsidR="00153146" w:rsidRDefault="000405BE" w:rsidP="00DD04D4">
      <w:pPr>
        <w:pStyle w:val="Heading3"/>
        <w:rPr>
          <w:rtl/>
          <w:lang w:bidi="ar-SY"/>
        </w:rPr>
      </w:pPr>
      <w:r w:rsidRPr="000405BE">
        <w:rPr>
          <w:rFonts w:hint="cs"/>
          <w:rtl/>
          <w:lang w:bidi="ar-SY"/>
        </w:rPr>
        <w:t>التعلم العميق:</w:t>
      </w:r>
    </w:p>
    <w:p w14:paraId="54FE560E" w14:textId="6DCAFD2E" w:rsidR="000405BE" w:rsidRDefault="000405BE" w:rsidP="000405BE">
      <w:pPr>
        <w:spacing w:after="160" w:line="240" w:lineRule="auto"/>
        <w:ind w:left="810"/>
        <w:rPr>
          <w:rFonts w:eastAsia="Traditional Arabic" w:cs="Traditional Arabic"/>
          <w:rtl/>
        </w:rPr>
      </w:pPr>
      <w:r w:rsidRPr="000405BE">
        <w:rPr>
          <w:rFonts w:eastAsia="Traditional Arabic" w:cs="Traditional Arabic"/>
          <w:rtl/>
        </w:rPr>
        <w:t xml:space="preserve">يُمثّل التعلم العميق قفزةً نوعية ثورية في مسيرة الذكاء الاصطناعي، </w:t>
      </w:r>
      <w:r w:rsidR="006512DE">
        <w:rPr>
          <w:rFonts w:eastAsia="Traditional Arabic" w:cs="Traditional Arabic" w:hint="cs"/>
          <w:rtl/>
        </w:rPr>
        <w:t>وهو م</w:t>
      </w:r>
      <w:r w:rsidRPr="000405BE">
        <w:rPr>
          <w:rFonts w:eastAsia="Traditional Arabic" w:cs="Traditional Arabic"/>
          <w:rtl/>
        </w:rPr>
        <w:t>نهجية تستخدم الشبكات العصبونية العميقة (</w:t>
      </w:r>
      <w:r w:rsidRPr="000405BE">
        <w:rPr>
          <w:rFonts w:eastAsia="Traditional Arabic" w:cs="Traditional Arabic"/>
        </w:rPr>
        <w:t>Deep Neural Networks - DNNs</w:t>
      </w:r>
      <w:r w:rsidRPr="000405BE">
        <w:rPr>
          <w:rFonts w:eastAsia="Traditional Arabic" w:cs="Traditional Arabic"/>
          <w:rtl/>
        </w:rPr>
        <w:t>) ذات الطبقات المخفية المتعددة لاستخلاص تمثيلات هرمية معقدة ومتدرجة التجريد من البيانات الخام عالية الأبعاد، مما يُلغي الحاجة إلى الاستخراج اليدوي للميزات الذي أعاق تطور النماذج التقليدية.</w:t>
      </w:r>
    </w:p>
    <w:p w14:paraId="1787EF91" w14:textId="68E18D01" w:rsidR="000405BE" w:rsidRDefault="006512DE" w:rsidP="006512DE">
      <w:pPr>
        <w:pStyle w:val="Heading2"/>
        <w:rPr>
          <w:rFonts w:cs="Traditional Arabic"/>
          <w:b/>
          <w:bCs/>
          <w:color w:val="0D0D0D" w:themeColor="text1" w:themeTint="F2"/>
          <w:sz w:val="32"/>
          <w:szCs w:val="32"/>
          <w:rtl/>
          <w:lang w:bidi="ar-SY"/>
        </w:rPr>
      </w:pPr>
      <w:r w:rsidRPr="006512DE">
        <w:rPr>
          <w:rFonts w:cs="Traditional Arabic" w:hint="cs"/>
          <w:b/>
          <w:bCs/>
          <w:color w:val="0D0D0D" w:themeColor="text1" w:themeTint="F2"/>
          <w:sz w:val="32"/>
          <w:szCs w:val="32"/>
          <w:rtl/>
          <w:lang w:bidi="ar-SY"/>
        </w:rPr>
        <w:lastRenderedPageBreak/>
        <w:t>الشبكات</w:t>
      </w:r>
      <w:r w:rsidRPr="006512DE">
        <w:rPr>
          <w:rFonts w:cs="Traditional Arabic"/>
          <w:b/>
          <w:bCs/>
          <w:color w:val="0D0D0D" w:themeColor="text1" w:themeTint="F2"/>
          <w:sz w:val="32"/>
          <w:szCs w:val="32"/>
          <w:rtl/>
          <w:lang w:bidi="ar-SY"/>
        </w:rPr>
        <w:t xml:space="preserve"> </w:t>
      </w:r>
      <w:r w:rsidRPr="006512DE">
        <w:rPr>
          <w:rFonts w:cs="Traditional Arabic" w:hint="cs"/>
          <w:b/>
          <w:bCs/>
          <w:color w:val="0D0D0D" w:themeColor="text1" w:themeTint="F2"/>
          <w:sz w:val="32"/>
          <w:szCs w:val="32"/>
          <w:rtl/>
          <w:lang w:bidi="ar-SY"/>
        </w:rPr>
        <w:t>العصبونية</w:t>
      </w:r>
      <w:r w:rsidRPr="006512DE">
        <w:rPr>
          <w:rFonts w:cs="Traditional Arabic"/>
          <w:b/>
          <w:bCs/>
          <w:color w:val="0D0D0D" w:themeColor="text1" w:themeTint="F2"/>
          <w:sz w:val="32"/>
          <w:szCs w:val="32"/>
          <w:rtl/>
          <w:lang w:bidi="ar-SY"/>
        </w:rPr>
        <w:t xml:space="preserve"> </w:t>
      </w:r>
      <w:r w:rsidRPr="006512DE">
        <w:rPr>
          <w:rFonts w:cs="Traditional Arabic" w:hint="cs"/>
          <w:b/>
          <w:bCs/>
          <w:color w:val="0D0D0D" w:themeColor="text1" w:themeTint="F2"/>
          <w:sz w:val="32"/>
          <w:szCs w:val="32"/>
          <w:rtl/>
          <w:lang w:bidi="ar-SY"/>
        </w:rPr>
        <w:t>التلافيفية</w:t>
      </w:r>
      <w:r w:rsidRPr="006512DE">
        <w:rPr>
          <w:rFonts w:cs="Traditional Arabic"/>
          <w:b/>
          <w:bCs/>
          <w:color w:val="0D0D0D" w:themeColor="text1" w:themeTint="F2"/>
          <w:sz w:val="32"/>
          <w:szCs w:val="32"/>
          <w:rtl/>
          <w:lang w:bidi="ar-SY"/>
        </w:rPr>
        <w:t xml:space="preserve"> (</w:t>
      </w:r>
      <w:r w:rsidRPr="006512DE">
        <w:rPr>
          <w:rFonts w:cs="Traditional Arabic"/>
          <w:b/>
          <w:bCs/>
          <w:color w:val="0D0D0D" w:themeColor="text1" w:themeTint="F2"/>
          <w:sz w:val="32"/>
          <w:szCs w:val="32"/>
          <w:lang w:bidi="ar-SY"/>
        </w:rPr>
        <w:t>CNNs</w:t>
      </w:r>
      <w:r w:rsidRPr="006512DE">
        <w:rPr>
          <w:rFonts w:cs="Traditional Arabic"/>
          <w:b/>
          <w:bCs/>
          <w:color w:val="0D0D0D" w:themeColor="text1" w:themeTint="F2"/>
          <w:sz w:val="32"/>
          <w:szCs w:val="32"/>
          <w:rtl/>
          <w:lang w:bidi="ar-SY"/>
        </w:rPr>
        <w:t>)</w:t>
      </w:r>
      <w:r w:rsidRPr="006512DE">
        <w:rPr>
          <w:rFonts w:cs="Traditional Arabic" w:hint="cs"/>
          <w:b/>
          <w:bCs/>
          <w:color w:val="0D0D0D" w:themeColor="text1" w:themeTint="F2"/>
          <w:sz w:val="32"/>
          <w:szCs w:val="32"/>
          <w:rtl/>
          <w:lang w:bidi="ar-SY"/>
        </w:rPr>
        <w:t>:</w:t>
      </w:r>
    </w:p>
    <w:p w14:paraId="00C77200" w14:textId="7EBA1A09" w:rsidR="006512DE" w:rsidRPr="00806597" w:rsidRDefault="006512DE" w:rsidP="00806597">
      <w:pPr>
        <w:spacing w:after="160" w:line="240" w:lineRule="auto"/>
        <w:rPr>
          <w:rFonts w:eastAsia="Traditional Arabic" w:cs="Traditional Arabic"/>
        </w:rPr>
      </w:pPr>
      <w:r w:rsidRPr="00806597">
        <w:rPr>
          <w:rFonts w:eastAsia="Traditional Arabic" w:cs="Traditional Arabic"/>
          <w:rtl/>
        </w:rPr>
        <w:t>تُعدّ الشبكات العصبونية التلافيفية (</w:t>
      </w:r>
      <w:r w:rsidRPr="00806597">
        <w:rPr>
          <w:rFonts w:eastAsia="Traditional Arabic" w:cs="Traditional Arabic"/>
        </w:rPr>
        <w:t>CNNs</w:t>
      </w:r>
      <w:r w:rsidRPr="00806597">
        <w:rPr>
          <w:rFonts w:eastAsia="Traditional Arabic" w:cs="Traditional Arabic"/>
          <w:rtl/>
        </w:rPr>
        <w:t>) النموذجَ المعياري في معالجة البيانات الصورية ذات البنية الشبكية المنتظمة، إذ تستمد إلهامها من آلية عمل القشرة البصرية للدماغ البشري (</w:t>
      </w:r>
      <w:r w:rsidR="00BF627A" w:rsidRPr="00806597">
        <w:rPr>
          <w:rFonts w:eastAsia="Traditional Arabic" w:cs="Traditional Arabic"/>
        </w:rPr>
        <w:t>Visual Cortex</w:t>
      </w:r>
      <w:r w:rsidRPr="00806597">
        <w:rPr>
          <w:rFonts w:eastAsia="Traditional Arabic" w:cs="Traditional Arabic"/>
          <w:rtl/>
        </w:rPr>
        <w:t>). وتتسم هذه الشبكات ببنية هرمية محكمة تتكامل فيها طبقات التلافيف (</w:t>
      </w:r>
      <w:r w:rsidR="00BF627A" w:rsidRPr="00806597">
        <w:rPr>
          <w:rFonts w:eastAsia="Traditional Arabic" w:cs="Traditional Arabic"/>
        </w:rPr>
        <w:t>Convolutional Layers</w:t>
      </w:r>
      <w:r w:rsidRPr="00806597">
        <w:rPr>
          <w:rFonts w:eastAsia="Traditional Arabic" w:cs="Traditional Arabic"/>
          <w:rtl/>
        </w:rPr>
        <w:t>) وطبقات التجميع (</w:t>
      </w:r>
      <w:r w:rsidR="00BF627A" w:rsidRPr="00806597">
        <w:rPr>
          <w:rFonts w:eastAsia="Traditional Arabic" w:cs="Traditional Arabic"/>
        </w:rPr>
        <w:t>Pooling Layers</w:t>
      </w:r>
      <w:r w:rsidRPr="00806597">
        <w:rPr>
          <w:rFonts w:eastAsia="Traditional Arabic" w:cs="Traditional Arabic"/>
          <w:rtl/>
        </w:rPr>
        <w:t>) والطبقات كاملة الاتصال (</w:t>
      </w:r>
      <w:r w:rsidR="00BF627A" w:rsidRPr="00806597">
        <w:rPr>
          <w:rFonts w:eastAsia="Traditional Arabic" w:cs="Traditional Arabic"/>
        </w:rPr>
        <w:t>Fully Connected Layers</w:t>
      </w:r>
      <w:r w:rsidRPr="00806597">
        <w:rPr>
          <w:rFonts w:eastAsia="Traditional Arabic" w:cs="Traditional Arabic"/>
          <w:rtl/>
        </w:rPr>
        <w:t>) لتشكيل منظومة استخلاص وتمثيل وتصنيف متكاملة. وفيما يلي عرض تفصيلي لخصائصها الجوهرية وبنيتها الداخلية.</w:t>
      </w:r>
    </w:p>
    <w:p w14:paraId="7607306B" w14:textId="58648ECA" w:rsidR="00BF627A" w:rsidRPr="00BF627A" w:rsidRDefault="00BF627A" w:rsidP="00DD04D4">
      <w:pPr>
        <w:pStyle w:val="Heading3"/>
        <w:rPr>
          <w:lang w:bidi="ar-SY"/>
        </w:rPr>
      </w:pPr>
      <w:r w:rsidRPr="00BF627A">
        <w:rPr>
          <w:rFonts w:hint="cs"/>
          <w:rtl/>
          <w:lang w:bidi="ar-SY"/>
        </w:rPr>
        <w:t>الخصائص</w:t>
      </w:r>
      <w:r w:rsidRPr="00BF627A">
        <w:rPr>
          <w:rtl/>
          <w:lang w:bidi="ar-SY"/>
        </w:rPr>
        <w:t xml:space="preserve"> </w:t>
      </w:r>
      <w:r w:rsidRPr="00BF627A">
        <w:rPr>
          <w:rFonts w:hint="cs"/>
          <w:rtl/>
          <w:lang w:bidi="ar-SY"/>
        </w:rPr>
        <w:t>الجوهرية</w:t>
      </w:r>
      <w:r w:rsidRPr="00BF627A">
        <w:rPr>
          <w:rtl/>
          <w:lang w:bidi="ar-SY"/>
        </w:rPr>
        <w:t xml:space="preserve"> </w:t>
      </w:r>
      <w:r w:rsidRPr="00BF627A">
        <w:rPr>
          <w:rFonts w:hint="cs"/>
          <w:rtl/>
          <w:lang w:bidi="ar-SY"/>
        </w:rPr>
        <w:t>لبنية</w:t>
      </w:r>
      <w:r w:rsidRPr="00BF627A">
        <w:rPr>
          <w:rtl/>
          <w:lang w:bidi="ar-SY"/>
        </w:rPr>
        <w:t xml:space="preserve"> </w:t>
      </w:r>
      <w:r w:rsidRPr="00BF627A">
        <w:rPr>
          <w:rFonts w:hint="cs"/>
          <w:rtl/>
          <w:lang w:bidi="ar-SY"/>
        </w:rPr>
        <w:t>الـ</w:t>
      </w:r>
      <w:r w:rsidRPr="00BF627A">
        <w:rPr>
          <w:rtl/>
          <w:lang w:bidi="ar-SY"/>
        </w:rPr>
        <w:t xml:space="preserve"> </w:t>
      </w:r>
      <w:r w:rsidRPr="00BF627A">
        <w:rPr>
          <w:lang w:bidi="ar-SY"/>
        </w:rPr>
        <w:t>CNN</w:t>
      </w:r>
      <w:r w:rsidRPr="00BF627A">
        <w:rPr>
          <w:rFonts w:hint="cs"/>
          <w:rtl/>
          <w:lang w:bidi="ar-SY"/>
        </w:rPr>
        <w:t>:</w:t>
      </w:r>
    </w:p>
    <w:p w14:paraId="12BC55B5" w14:textId="27E9C057" w:rsidR="00BF627A" w:rsidRDefault="005B3FFE" w:rsidP="00806597">
      <w:pPr>
        <w:pStyle w:val="ListParagraph"/>
        <w:spacing w:after="160" w:line="240" w:lineRule="auto"/>
        <w:rPr>
          <w:rFonts w:eastAsia="Traditional Arabic" w:cs="Traditional Arabic"/>
        </w:rPr>
      </w:pPr>
      <w:r>
        <w:rPr>
          <w:rFonts w:eastAsia="Traditional Arabic" w:cs="Traditional Arabic" w:hint="cs"/>
          <w:rtl/>
        </w:rPr>
        <w:t>تكمن</w:t>
      </w:r>
      <w:r w:rsidRPr="00806597">
        <w:rPr>
          <w:rFonts w:eastAsia="Traditional Arabic" w:cs="Traditional Arabic"/>
          <w:rtl/>
        </w:rPr>
        <w:t xml:space="preserve"> </w:t>
      </w:r>
      <w:r w:rsidR="00BF627A" w:rsidRPr="00806597">
        <w:rPr>
          <w:rFonts w:eastAsia="Traditional Arabic" w:cs="Traditional Arabic"/>
          <w:rtl/>
        </w:rPr>
        <w:t xml:space="preserve">قوة </w:t>
      </w:r>
      <w:r w:rsidR="000A318A">
        <w:rPr>
          <w:rFonts w:eastAsia="Traditional Arabic" w:cs="Traditional Arabic" w:hint="cs"/>
          <w:rtl/>
        </w:rPr>
        <w:t>ش</w:t>
      </w:r>
      <w:r w:rsidR="000A318A" w:rsidRPr="00806597">
        <w:rPr>
          <w:rFonts w:eastAsia="Traditional Arabic" w:cs="Traditional Arabic" w:hint="cs"/>
          <w:rtl/>
        </w:rPr>
        <w:t>بكا</w:t>
      </w:r>
      <w:r w:rsidR="000A318A" w:rsidRPr="00806597">
        <w:rPr>
          <w:rFonts w:eastAsia="Traditional Arabic" w:cs="Traditional Arabic" w:hint="eastAsia"/>
          <w:rtl/>
        </w:rPr>
        <w:t>ت</w:t>
      </w:r>
      <w:r w:rsidR="00BF627A" w:rsidRPr="00806597">
        <w:rPr>
          <w:rFonts w:eastAsia="Traditional Arabic" w:cs="Traditional Arabic"/>
          <w:rtl/>
        </w:rPr>
        <w:t xml:space="preserve"> CNN </w:t>
      </w:r>
      <w:r w:rsidR="00831F57">
        <w:rPr>
          <w:rFonts w:eastAsia="Traditional Arabic" w:cs="Traditional Arabic" w:hint="cs"/>
          <w:rtl/>
        </w:rPr>
        <w:t>في</w:t>
      </w:r>
      <w:r w:rsidR="00831F57">
        <w:rPr>
          <w:rFonts w:eastAsia="Traditional Arabic" w:cs="Traditional Arabic"/>
        </w:rPr>
        <w:t xml:space="preserve"> </w:t>
      </w:r>
      <w:r w:rsidR="00BF627A" w:rsidRPr="00806597">
        <w:rPr>
          <w:rFonts w:eastAsia="Traditional Arabic" w:cs="Traditional Arabic"/>
          <w:rtl/>
        </w:rPr>
        <w:t>أربع خصائص هيكلية محورية تميزها عن الشبكات العصبونية التقليدية متعددة الطبقات (</w:t>
      </w:r>
      <w:r w:rsidR="00BF627A" w:rsidRPr="00806597">
        <w:rPr>
          <w:rFonts w:eastAsia="Traditional Arabic" w:cs="Traditional Arabic"/>
        </w:rPr>
        <w:t>Multilayer perceptron - MLPs</w:t>
      </w:r>
      <w:r w:rsidR="00BF627A" w:rsidRPr="00806597">
        <w:rPr>
          <w:rFonts w:eastAsia="Traditional Arabic" w:cs="Traditional Arabic"/>
          <w:rtl/>
        </w:rPr>
        <w:t>):</w:t>
      </w:r>
    </w:p>
    <w:p w14:paraId="200159C9" w14:textId="77777777" w:rsidR="00806597" w:rsidRPr="00806597" w:rsidRDefault="00806597" w:rsidP="00806597">
      <w:pPr>
        <w:pStyle w:val="ListParagraph"/>
        <w:spacing w:after="160" w:line="240" w:lineRule="auto"/>
        <w:rPr>
          <w:rFonts w:eastAsia="Traditional Arabic" w:cs="Traditional Arabic"/>
        </w:rPr>
      </w:pPr>
    </w:p>
    <w:p w14:paraId="5ECCE1B5" w14:textId="4098E4EF" w:rsidR="00BF627A" w:rsidRPr="00806597" w:rsidRDefault="00BF627A" w:rsidP="00806597">
      <w:pPr>
        <w:pStyle w:val="ListParagraph"/>
        <w:numPr>
          <w:ilvl w:val="0"/>
          <w:numId w:val="19"/>
        </w:numPr>
        <w:spacing w:after="160" w:line="240" w:lineRule="auto"/>
        <w:rPr>
          <w:rFonts w:eastAsia="Traditional Arabic" w:cs="Traditional Arabic"/>
        </w:rPr>
      </w:pPr>
      <w:r w:rsidRPr="00806597">
        <w:rPr>
          <w:rFonts w:eastAsia="Traditional Arabic" w:cs="Traditional Arabic"/>
          <w:rtl/>
        </w:rPr>
        <w:t>التعلم الهرمي للميزات (</w:t>
      </w:r>
      <w:r w:rsidRPr="00806597">
        <w:rPr>
          <w:rFonts w:eastAsia="Traditional Arabic" w:cs="Traditional Arabic"/>
        </w:rPr>
        <w:t>Hierarchical Feature Learning</w:t>
      </w:r>
      <w:r w:rsidRPr="00806597">
        <w:rPr>
          <w:rFonts w:eastAsia="Traditional Arabic" w:cs="Traditional Arabic"/>
          <w:rtl/>
        </w:rPr>
        <w:t>)</w:t>
      </w:r>
      <w:r w:rsidRPr="00806597">
        <w:rPr>
          <w:rFonts w:eastAsia="Traditional Arabic" w:cs="Traditional Arabic" w:hint="cs"/>
          <w:rtl/>
        </w:rPr>
        <w:t>:</w:t>
      </w:r>
    </w:p>
    <w:p w14:paraId="6578F6C7" w14:textId="1623685F" w:rsidR="00BF627A" w:rsidRPr="00806597" w:rsidRDefault="00BF627A" w:rsidP="00806597">
      <w:pPr>
        <w:pStyle w:val="ListParagraph"/>
        <w:spacing w:after="160" w:line="240" w:lineRule="auto"/>
        <w:rPr>
          <w:rFonts w:eastAsia="Traditional Arabic" w:cs="Traditional Arabic"/>
        </w:rPr>
      </w:pPr>
      <w:r w:rsidRPr="00806597">
        <w:rPr>
          <w:rFonts w:eastAsia="Traditional Arabic" w:cs="Traditional Arabic"/>
          <w:rtl/>
        </w:rPr>
        <w:t>تستخلص الشبكات التلافيفية الميزات بصورة تدريجية ومتصاعدة</w:t>
      </w:r>
      <w:r w:rsidR="00831F57">
        <w:rPr>
          <w:rFonts w:eastAsia="Traditional Arabic" w:cs="Traditional Arabic"/>
        </w:rPr>
        <w:t xml:space="preserve"> </w:t>
      </w:r>
      <w:r w:rsidRPr="00806597">
        <w:rPr>
          <w:rFonts w:eastAsia="Traditional Arabic" w:cs="Traditional Arabic"/>
          <w:rtl/>
        </w:rPr>
        <w:t xml:space="preserve">عبر الطبقات المتعاقبة؛ إذ تلتقط الطبقات الابتدائية الميزات المكانية البدائية كالحواف والزوايا والتدرجات اللونية، في حين تبني الطبقات الوسطى </w:t>
      </w:r>
      <w:r w:rsidR="00831F57">
        <w:rPr>
          <w:rFonts w:eastAsia="Traditional Arabic" w:cs="Traditional Arabic" w:hint="cs"/>
          <w:rtl/>
        </w:rPr>
        <w:t>أشكالاً</w:t>
      </w:r>
      <w:r w:rsidRPr="00806597">
        <w:rPr>
          <w:rFonts w:eastAsia="Traditional Arabic" w:cs="Traditional Arabic"/>
          <w:rtl/>
        </w:rPr>
        <w:t xml:space="preserve"> أكثر تعقيداً كالملامح التشريحية </w:t>
      </w:r>
      <w:r w:rsidR="00831F57">
        <w:rPr>
          <w:rFonts w:eastAsia="Traditional Arabic" w:cs="Traditional Arabic" w:hint="cs"/>
          <w:rtl/>
        </w:rPr>
        <w:t>و</w:t>
      </w:r>
      <w:r w:rsidR="00831F57" w:rsidRPr="00806597">
        <w:rPr>
          <w:rFonts w:eastAsia="Traditional Arabic" w:cs="Traditional Arabic" w:hint="cs"/>
          <w:rtl/>
        </w:rPr>
        <w:t>النس</w:t>
      </w:r>
      <w:r w:rsidR="00831F57">
        <w:rPr>
          <w:rFonts w:eastAsia="Traditional Arabic" w:cs="Traditional Arabic" w:hint="cs"/>
          <w:rtl/>
        </w:rPr>
        <w:t>ج.</w:t>
      </w:r>
      <w:r w:rsidRPr="00806597">
        <w:rPr>
          <w:rFonts w:eastAsia="Traditional Arabic" w:cs="Traditional Arabic"/>
          <w:rtl/>
        </w:rPr>
        <w:t xml:space="preserve"> أما الطبقات العميقة </w:t>
      </w:r>
      <w:r w:rsidR="00831F57">
        <w:rPr>
          <w:rFonts w:eastAsia="Traditional Arabic" w:cs="Traditional Arabic" w:hint="cs"/>
          <w:rtl/>
        </w:rPr>
        <w:t>فمسؤولة عن اكتشاف</w:t>
      </w:r>
      <w:r w:rsidRPr="00806597">
        <w:rPr>
          <w:rFonts w:eastAsia="Traditional Arabic" w:cs="Traditional Arabic"/>
          <w:rtl/>
        </w:rPr>
        <w:t xml:space="preserve"> تمثيلات عالية المستوى تعكس </w:t>
      </w:r>
      <w:r w:rsidR="00831F57">
        <w:rPr>
          <w:rFonts w:eastAsia="Traditional Arabic" w:cs="Traditional Arabic" w:hint="cs"/>
          <w:rtl/>
        </w:rPr>
        <w:t>الحالات</w:t>
      </w:r>
      <w:r w:rsidRPr="00806597">
        <w:rPr>
          <w:rFonts w:eastAsia="Traditional Arabic" w:cs="Traditional Arabic"/>
          <w:rtl/>
        </w:rPr>
        <w:t xml:space="preserve"> المرضية الحرجة كمناطق الضمور العصبي (</w:t>
      </w:r>
      <w:r w:rsidRPr="00806597">
        <w:rPr>
          <w:rFonts w:eastAsia="Traditional Arabic" w:cs="Traditional Arabic"/>
        </w:rPr>
        <w:t>Cortical Atrophy</w:t>
      </w:r>
      <w:r w:rsidRPr="00806597">
        <w:rPr>
          <w:rFonts w:eastAsia="Traditional Arabic" w:cs="Traditional Arabic"/>
          <w:rtl/>
        </w:rPr>
        <w:t>) المرتبطة بمرض الزهايمر. هذا التعلم الهرمي التلقائي يُلغي الحاجة إلى هندسة الميزات يدوياً ويُحقق تعميماً برمجياً أرقى.</w:t>
      </w:r>
    </w:p>
    <w:p w14:paraId="6683B30D" w14:textId="77777777" w:rsidR="00BF627A" w:rsidRPr="00BF627A" w:rsidRDefault="00BF627A" w:rsidP="00BF627A">
      <w:pPr>
        <w:pStyle w:val="ListParagraph"/>
        <w:spacing w:after="160" w:line="360" w:lineRule="auto"/>
      </w:pPr>
    </w:p>
    <w:p w14:paraId="34B6BC29" w14:textId="5666049B" w:rsidR="00BF627A" w:rsidRPr="00806597" w:rsidRDefault="00BF627A" w:rsidP="00806597">
      <w:pPr>
        <w:pStyle w:val="ListParagraph"/>
        <w:numPr>
          <w:ilvl w:val="0"/>
          <w:numId w:val="19"/>
        </w:numPr>
        <w:spacing w:after="160" w:line="240" w:lineRule="auto"/>
        <w:rPr>
          <w:rFonts w:eastAsia="Traditional Arabic" w:cs="Traditional Arabic"/>
        </w:rPr>
      </w:pPr>
      <w:r w:rsidRPr="00806597">
        <w:rPr>
          <w:rFonts w:eastAsia="Traditional Arabic" w:cs="Traditional Arabic"/>
          <w:rtl/>
        </w:rPr>
        <w:t>الثبات المكاني (</w:t>
      </w:r>
      <w:r w:rsidRPr="00806597">
        <w:rPr>
          <w:rFonts w:eastAsia="Traditional Arabic" w:cs="Traditional Arabic"/>
        </w:rPr>
        <w:t>Spatial Invariance</w:t>
      </w:r>
      <w:r w:rsidRPr="00806597">
        <w:rPr>
          <w:rFonts w:eastAsia="Traditional Arabic" w:cs="Traditional Arabic"/>
          <w:rtl/>
        </w:rPr>
        <w:t>)</w:t>
      </w:r>
      <w:r w:rsidRPr="00806597">
        <w:rPr>
          <w:rFonts w:eastAsia="Traditional Arabic" w:cs="Traditional Arabic" w:hint="cs"/>
          <w:rtl/>
        </w:rPr>
        <w:t>:</w:t>
      </w:r>
    </w:p>
    <w:p w14:paraId="581E916D" w14:textId="67EEDE91" w:rsidR="00BF627A" w:rsidRPr="00806597" w:rsidRDefault="00BF627A" w:rsidP="00806597">
      <w:pPr>
        <w:pStyle w:val="ListParagraph"/>
        <w:spacing w:after="120" w:line="240" w:lineRule="auto"/>
        <w:rPr>
          <w:rFonts w:eastAsia="Traditional Arabic" w:cs="Traditional Arabic"/>
        </w:rPr>
      </w:pPr>
      <w:r w:rsidRPr="00806597">
        <w:rPr>
          <w:rFonts w:eastAsia="Traditional Arabic" w:cs="Traditional Arabic"/>
          <w:rtl/>
        </w:rPr>
        <w:t>تتمتع الشبكات التلافيفية بقدرة فريدة على التعرف على الأنماط بصرف النظر عن موقعها داخل الصورة، وذلك بفضل طبقات التجميع (</w:t>
      </w:r>
      <w:r w:rsidRPr="00806597">
        <w:rPr>
          <w:rFonts w:eastAsia="Traditional Arabic" w:cs="Traditional Arabic"/>
        </w:rPr>
        <w:t>Pooling</w:t>
      </w:r>
      <w:r w:rsidRPr="00806597">
        <w:rPr>
          <w:rFonts w:eastAsia="Traditional Arabic" w:cs="Traditional Arabic"/>
          <w:rtl/>
        </w:rPr>
        <w:t>) التي تُضفي على النموذج مرونةً عالية تجاه التحولات الموضعية والانزياحات المكانية الطفيفة. هذه الخاصية بالغة الأهمية في التطبيقات الطبية، حيث قد تتباين مواضع الإصابات العصبية من صورة إلى أخرى تبعاً لوضعية الرأس أو بروتوكول التصوير</w:t>
      </w:r>
      <w:r w:rsidRPr="00806597">
        <w:rPr>
          <w:rFonts w:eastAsia="Traditional Arabic" w:cs="Traditional Arabic"/>
        </w:rPr>
        <w:t>.</w:t>
      </w:r>
    </w:p>
    <w:p w14:paraId="31BB4D5D" w14:textId="7993BCED" w:rsidR="00BF627A" w:rsidRDefault="00BF627A">
      <w:pPr>
        <w:rPr>
          <w:rFonts w:ascii="Arial" w:eastAsia="Arial" w:hAnsi="Arial" w:cs="Arial"/>
        </w:rPr>
      </w:pPr>
      <w:r>
        <w:rPr>
          <w:rFonts w:ascii="Arial" w:eastAsia="Arial" w:hAnsi="Arial" w:cs="Arial"/>
        </w:rPr>
        <w:br w:type="page"/>
      </w:r>
    </w:p>
    <w:p w14:paraId="33C3CFA0" w14:textId="7A010CF4" w:rsidR="00BF627A" w:rsidRDefault="00BF627A" w:rsidP="00BF627A">
      <w:pPr>
        <w:pStyle w:val="ListParagraph"/>
        <w:tabs>
          <w:tab w:val="left" w:pos="3659"/>
        </w:tabs>
        <w:spacing w:after="120" w:line="340" w:lineRule="auto"/>
      </w:pPr>
      <w:r>
        <w:rPr>
          <w:rtl/>
        </w:rPr>
        <w:lastRenderedPageBreak/>
        <w:tab/>
      </w:r>
    </w:p>
    <w:p w14:paraId="6335593D" w14:textId="78348112" w:rsidR="00BF627A" w:rsidRPr="00806597" w:rsidRDefault="00BF627A" w:rsidP="00806597">
      <w:pPr>
        <w:pStyle w:val="ListParagraph"/>
        <w:numPr>
          <w:ilvl w:val="0"/>
          <w:numId w:val="19"/>
        </w:numPr>
        <w:spacing w:before="0" w:after="0" w:line="240" w:lineRule="auto"/>
        <w:rPr>
          <w:rFonts w:eastAsia="Traditional Arabic" w:cs="Traditional Arabic"/>
        </w:rPr>
      </w:pPr>
      <w:r w:rsidRPr="00806597">
        <w:rPr>
          <w:rFonts w:eastAsia="Traditional Arabic" w:cs="Traditional Arabic"/>
          <w:rtl/>
        </w:rPr>
        <w:t>الاتصال المحلي (</w:t>
      </w:r>
      <w:r w:rsidRPr="00806597">
        <w:rPr>
          <w:rFonts w:eastAsia="Traditional Arabic" w:cs="Traditional Arabic"/>
        </w:rPr>
        <w:t>Local Connectivity</w:t>
      </w:r>
      <w:r w:rsidRPr="00806597">
        <w:rPr>
          <w:rFonts w:eastAsia="Traditional Arabic" w:cs="Traditional Arabic"/>
          <w:rtl/>
        </w:rPr>
        <w:t>) والحقول الاستقبالية</w:t>
      </w:r>
      <w:r w:rsidRPr="00806597">
        <w:rPr>
          <w:rFonts w:eastAsia="Traditional Arabic" w:cs="Traditional Arabic"/>
        </w:rPr>
        <w:t>:</w:t>
      </w:r>
    </w:p>
    <w:p w14:paraId="1A5F79FD" w14:textId="4283F59E" w:rsidR="00BF627A" w:rsidRPr="00806597" w:rsidRDefault="00BF627A" w:rsidP="00806597">
      <w:pPr>
        <w:spacing w:before="0" w:after="0" w:line="240" w:lineRule="auto"/>
        <w:ind w:left="450"/>
        <w:rPr>
          <w:rFonts w:eastAsia="Traditional Arabic" w:cs="Traditional Arabic"/>
        </w:rPr>
      </w:pPr>
      <w:r w:rsidRPr="00806597">
        <w:rPr>
          <w:rFonts w:eastAsia="Traditional Arabic" w:cs="Traditional Arabic"/>
          <w:rtl/>
        </w:rPr>
        <w:t xml:space="preserve">على النقيض من شبكات MLP التي يتصل فيها كل عصبون بجميع عصبونات الطبقة السابقة، تُقيّد الشبكات التلافيفية اتصالاتها بحقول </w:t>
      </w:r>
      <w:r w:rsidRPr="00806597">
        <w:rPr>
          <w:rFonts w:eastAsia="Traditional Arabic" w:cs="Traditional Arabic" w:hint="cs"/>
          <w:rtl/>
        </w:rPr>
        <w:t>استقباليه</w:t>
      </w:r>
      <w:r w:rsidRPr="00806597">
        <w:rPr>
          <w:rFonts w:eastAsia="Traditional Arabic" w:cs="Traditional Arabic"/>
          <w:rtl/>
        </w:rPr>
        <w:t xml:space="preserve"> (</w:t>
      </w:r>
      <w:r w:rsidRPr="00806597">
        <w:rPr>
          <w:rFonts w:eastAsia="Traditional Arabic" w:cs="Traditional Arabic"/>
        </w:rPr>
        <w:t>Receptive Fields</w:t>
      </w:r>
      <w:r w:rsidRPr="00806597">
        <w:rPr>
          <w:rFonts w:eastAsia="Traditional Arabic" w:cs="Traditional Arabic"/>
          <w:rtl/>
        </w:rPr>
        <w:t>) صغيرة محدودة</w:t>
      </w:r>
      <w:r w:rsidR="001D7037">
        <w:rPr>
          <w:rFonts w:eastAsia="Traditional Arabic" w:cs="Traditional Arabic" w:hint="cs"/>
          <w:rtl/>
        </w:rPr>
        <w:t xml:space="preserve"> من الصورة</w:t>
      </w:r>
      <w:r w:rsidRPr="00806597">
        <w:rPr>
          <w:rFonts w:eastAsia="Traditional Arabic" w:cs="Traditional Arabic"/>
          <w:rtl/>
        </w:rPr>
        <w:t xml:space="preserve">. ويمكن تعريف الحقل الاستقبالي رياضياً بوصفه المنطقة المحلية من </w:t>
      </w:r>
      <w:r w:rsidR="001D7037">
        <w:rPr>
          <w:rFonts w:eastAsia="Traditional Arabic" w:cs="Traditional Arabic" w:hint="cs"/>
          <w:rtl/>
        </w:rPr>
        <w:t>خ</w:t>
      </w:r>
      <w:r w:rsidRPr="00806597">
        <w:rPr>
          <w:rFonts w:eastAsia="Traditional Arabic" w:cs="Traditional Arabic"/>
          <w:rtl/>
        </w:rPr>
        <w:t>ريطة</w:t>
      </w:r>
      <w:r w:rsidR="001D7037">
        <w:rPr>
          <w:rFonts w:eastAsia="Traditional Arabic" w:cs="Traditional Arabic" w:hint="cs"/>
          <w:rtl/>
        </w:rPr>
        <w:t xml:space="preserve"> السمات </w:t>
      </w:r>
      <w:r w:rsidRPr="00806597">
        <w:rPr>
          <w:rFonts w:eastAsia="Traditional Arabic" w:cs="Traditional Arabic"/>
          <w:rtl/>
        </w:rPr>
        <w:t>السابقة التي يستجيب لها عصبون واحد في الطبقة الحالية. هذا التصميم يحاكي آلية الإدراك البصري البيولوجي ويُقلل التعقيد الحسابي تقليلاً جوهرياً.</w:t>
      </w:r>
    </w:p>
    <w:p w14:paraId="72FE21B1" w14:textId="77777777" w:rsidR="00BF627A" w:rsidRPr="00BF627A" w:rsidRDefault="00BF627A" w:rsidP="00BF627A">
      <w:pPr>
        <w:pStyle w:val="ListParagraph"/>
        <w:spacing w:after="160" w:line="360" w:lineRule="auto"/>
      </w:pPr>
    </w:p>
    <w:p w14:paraId="2898A490" w14:textId="3B47082A" w:rsidR="00BF627A" w:rsidRPr="00806597" w:rsidRDefault="00BF627A" w:rsidP="00806597">
      <w:pPr>
        <w:pStyle w:val="ListParagraph"/>
        <w:numPr>
          <w:ilvl w:val="0"/>
          <w:numId w:val="19"/>
        </w:numPr>
        <w:spacing w:before="0" w:after="0" w:line="240" w:lineRule="auto"/>
        <w:rPr>
          <w:rFonts w:eastAsia="Traditional Arabic" w:cs="Traditional Arabic"/>
        </w:rPr>
      </w:pPr>
      <w:r w:rsidRPr="00806597">
        <w:rPr>
          <w:rFonts w:eastAsia="Traditional Arabic" w:cs="Traditional Arabic"/>
          <w:rtl/>
        </w:rPr>
        <w:t>مشاركة الأوزان (</w:t>
      </w:r>
      <w:r w:rsidRPr="00806597">
        <w:rPr>
          <w:rFonts w:eastAsia="Traditional Arabic" w:cs="Traditional Arabic"/>
        </w:rPr>
        <w:t>Weight Sharing</w:t>
      </w:r>
      <w:r w:rsidRPr="00806597">
        <w:rPr>
          <w:rFonts w:eastAsia="Traditional Arabic" w:cs="Traditional Arabic"/>
          <w:rtl/>
        </w:rPr>
        <w:t>)</w:t>
      </w:r>
      <w:r w:rsidRPr="00806597">
        <w:rPr>
          <w:rFonts w:eastAsia="Traditional Arabic" w:cs="Traditional Arabic"/>
        </w:rPr>
        <w:t>:</w:t>
      </w:r>
    </w:p>
    <w:p w14:paraId="13D42123" w14:textId="363C6EB9" w:rsidR="00BF627A" w:rsidRDefault="00BF627A" w:rsidP="00806597">
      <w:pPr>
        <w:spacing w:before="0" w:after="0" w:line="240" w:lineRule="auto"/>
        <w:ind w:left="450"/>
        <w:rPr>
          <w:rFonts w:eastAsia="Traditional Arabic" w:cs="Traditional Arabic"/>
        </w:rPr>
      </w:pPr>
      <w:r w:rsidRPr="00806597">
        <w:rPr>
          <w:rFonts w:eastAsia="Traditional Arabic" w:cs="Traditional Arabic"/>
          <w:rtl/>
        </w:rPr>
        <w:t>تستخدم الشبكات التلافيفية مرشحات (</w:t>
      </w:r>
      <w:r w:rsidRPr="00806597">
        <w:rPr>
          <w:rFonts w:eastAsia="Traditional Arabic" w:cs="Traditional Arabic"/>
        </w:rPr>
        <w:t>Filters/Kernels</w:t>
      </w:r>
      <w:r w:rsidRPr="00806597">
        <w:rPr>
          <w:rFonts w:eastAsia="Traditional Arabic" w:cs="Traditional Arabic"/>
          <w:rtl/>
        </w:rPr>
        <w:t>) موحدة تنزلق عبر كامل مساحة الصورة، مما يعني أن الأوزان ذاتها تُطبَّق على كل منطقة من الصورة. هذا المبدأ يُقلل عدد المعاملات القابلة للتدريب تقليلاً دراماتيكياً؛ ففي حين تتطلب شبكة MLP لتصنيف صورة حجمها 224×224×3 ما يزيد على 150,000 وزن في الطبقة الأولى فقط، لا يحتاج مرشح تلافيف 3×3×3 إلا إلى 27 وزناً فحسب بصرف النظر عن حجم الصورة المدخلة، مما يخفف عبء الحوسبة ويُقلل مخاطر الإفراط في التكيف (</w:t>
      </w:r>
      <w:r w:rsidRPr="00806597">
        <w:rPr>
          <w:rFonts w:eastAsia="Traditional Arabic" w:cs="Traditional Arabic"/>
        </w:rPr>
        <w:t>Overfitting</w:t>
      </w:r>
      <w:r w:rsidRPr="00806597">
        <w:rPr>
          <w:rFonts w:eastAsia="Traditional Arabic" w:cs="Traditional Arabic"/>
          <w:rtl/>
        </w:rPr>
        <w:t>).</w:t>
      </w:r>
    </w:p>
    <w:p w14:paraId="633DB0CB" w14:textId="77777777" w:rsidR="004965F6" w:rsidRDefault="004965F6" w:rsidP="00806597">
      <w:pPr>
        <w:spacing w:before="0" w:after="0" w:line="240" w:lineRule="auto"/>
        <w:ind w:left="450"/>
        <w:rPr>
          <w:rFonts w:eastAsia="Traditional Arabic" w:cs="Traditional Arabic"/>
        </w:rPr>
      </w:pPr>
    </w:p>
    <w:p w14:paraId="22FA3B4A" w14:textId="777D822F" w:rsidR="004965F6" w:rsidRDefault="004965F6" w:rsidP="00DD04D4">
      <w:pPr>
        <w:pStyle w:val="Heading3"/>
        <w:rPr>
          <w:lang w:bidi="ar-SY"/>
        </w:rPr>
      </w:pPr>
      <w:r w:rsidRPr="004965F6">
        <w:rPr>
          <w:rFonts w:hint="cs"/>
          <w:rtl/>
          <w:lang w:bidi="ar-SY"/>
        </w:rPr>
        <w:t>بنية</w:t>
      </w:r>
      <w:r w:rsidRPr="004965F6">
        <w:rPr>
          <w:rtl/>
          <w:lang w:bidi="ar-SY"/>
        </w:rPr>
        <w:t xml:space="preserve"> </w:t>
      </w:r>
      <w:r w:rsidRPr="004965F6">
        <w:rPr>
          <w:rFonts w:hint="cs"/>
          <w:rtl/>
          <w:lang w:bidi="ar-SY"/>
        </w:rPr>
        <w:t>وطبقات</w:t>
      </w:r>
      <w:r w:rsidRPr="004965F6">
        <w:rPr>
          <w:rtl/>
          <w:lang w:bidi="ar-SY"/>
        </w:rPr>
        <w:t xml:space="preserve"> </w:t>
      </w:r>
      <w:r w:rsidRPr="004965F6">
        <w:rPr>
          <w:rFonts w:hint="cs"/>
          <w:rtl/>
          <w:lang w:bidi="ar-SY"/>
        </w:rPr>
        <w:t>الشبكة</w:t>
      </w:r>
      <w:r w:rsidRPr="004965F6">
        <w:rPr>
          <w:lang w:bidi="ar-SY"/>
        </w:rPr>
        <w:t>:</w:t>
      </w:r>
    </w:p>
    <w:p w14:paraId="2EBDF406" w14:textId="5D2D6782" w:rsidR="00405F36" w:rsidRPr="002E0CEE" w:rsidRDefault="00405F36" w:rsidP="00E6005C">
      <w:pPr>
        <w:pStyle w:val="ListParagraph"/>
        <w:numPr>
          <w:ilvl w:val="0"/>
          <w:numId w:val="21"/>
        </w:numPr>
        <w:spacing w:before="0" w:after="0" w:line="240" w:lineRule="auto"/>
        <w:rPr>
          <w:rFonts w:eastAsia="Traditional Arabic" w:cs="Traditional Arabic"/>
          <w:b/>
          <w:bCs/>
        </w:rPr>
      </w:pPr>
      <w:r w:rsidRPr="002E0CEE">
        <w:rPr>
          <w:rFonts w:eastAsia="Traditional Arabic" w:cs="Traditional Arabic"/>
          <w:b/>
          <w:bCs/>
          <w:rtl/>
        </w:rPr>
        <w:t>طبقة الدخل (</w:t>
      </w:r>
      <w:r w:rsidRPr="002E0CEE">
        <w:rPr>
          <w:rFonts w:eastAsia="Traditional Arabic" w:cs="Traditional Arabic"/>
          <w:b/>
          <w:bCs/>
        </w:rPr>
        <w:t>Input Layer</w:t>
      </w:r>
      <w:r w:rsidRPr="002E0CEE">
        <w:rPr>
          <w:rFonts w:eastAsia="Traditional Arabic" w:cs="Traditional Arabic"/>
          <w:b/>
          <w:bCs/>
          <w:rtl/>
        </w:rPr>
        <w:t>)</w:t>
      </w:r>
      <w:r w:rsidRPr="002E0CEE">
        <w:rPr>
          <w:rFonts w:eastAsia="Traditional Arabic" w:cs="Traditional Arabic"/>
          <w:b/>
          <w:bCs/>
        </w:rPr>
        <w:t>:</w:t>
      </w:r>
    </w:p>
    <w:p w14:paraId="48475CD3" w14:textId="7D3735AF" w:rsidR="00405F36" w:rsidRPr="00405F36" w:rsidRDefault="00405F36" w:rsidP="00E6005C">
      <w:pPr>
        <w:spacing w:before="0" w:after="0" w:line="240" w:lineRule="auto"/>
        <w:ind w:left="450"/>
        <w:rPr>
          <w:rFonts w:eastAsia="Traditional Arabic" w:cs="Traditional Arabic"/>
        </w:rPr>
      </w:pPr>
      <w:r w:rsidRPr="00405F36">
        <w:rPr>
          <w:rFonts w:eastAsia="Traditional Arabic" w:cs="Traditional Arabic"/>
          <w:rtl/>
        </w:rPr>
        <w:t xml:space="preserve">تستقبل طبقة الدخل البيانات الخام في صورة </w:t>
      </w:r>
      <w:r w:rsidRPr="00405F36">
        <w:rPr>
          <w:rFonts w:eastAsia="Traditional Arabic" w:cs="Traditional Arabic"/>
        </w:rPr>
        <w:t>Tensors</w:t>
      </w:r>
      <w:r w:rsidRPr="00405F36">
        <w:rPr>
          <w:rFonts w:eastAsia="Traditional Arabic" w:cs="Traditional Arabic"/>
          <w:rtl/>
        </w:rPr>
        <w:t xml:space="preserve"> متعددة الأبعاد؛ </w:t>
      </w:r>
      <w:r w:rsidR="001D7037">
        <w:rPr>
          <w:rFonts w:eastAsia="Traditional Arabic" w:cs="Traditional Arabic" w:hint="cs"/>
          <w:rtl/>
        </w:rPr>
        <w:t xml:space="preserve">إذ </w:t>
      </w:r>
      <w:r w:rsidR="001D7037" w:rsidRPr="00405F36">
        <w:rPr>
          <w:rFonts w:eastAsia="Traditional Arabic" w:cs="Traditional Arabic"/>
          <w:rtl/>
        </w:rPr>
        <w:t xml:space="preserve">يُمثَّل كل إطار من </w:t>
      </w:r>
      <w:r w:rsidRPr="00405F36">
        <w:rPr>
          <w:rFonts w:eastAsia="Traditional Arabic" w:cs="Traditional Arabic"/>
          <w:rtl/>
        </w:rPr>
        <w:t xml:space="preserve">صورة الرنين المغناطيسي </w:t>
      </w:r>
      <w:r w:rsidR="001D7037" w:rsidRPr="00405F36">
        <w:rPr>
          <w:rFonts w:eastAsia="Traditional Arabic" w:cs="Traditional Arabic" w:hint="cs"/>
          <w:rtl/>
        </w:rPr>
        <w:t>ب</w:t>
      </w:r>
      <w:r w:rsidR="001D7037">
        <w:rPr>
          <w:rFonts w:eastAsia="Traditional Arabic" w:cs="Traditional Arabic"/>
        </w:rPr>
        <w:t xml:space="preserve"> tensor</w:t>
      </w:r>
      <w:r w:rsidR="001D7037">
        <w:rPr>
          <w:rFonts w:eastAsia="Traditional Arabic" w:cs="Traditional Arabic" w:hint="cs"/>
          <w:rtl/>
          <w:lang w:bidi="ar-SY"/>
        </w:rPr>
        <w:t xml:space="preserve"> </w:t>
      </w:r>
      <w:r w:rsidRPr="00405F36">
        <w:rPr>
          <w:rFonts w:eastAsia="Traditional Arabic" w:cs="Traditional Arabic"/>
          <w:rtl/>
        </w:rPr>
        <w:t xml:space="preserve">ثلاثي الأبعاد وفق </w:t>
      </w:r>
      <w:r w:rsidR="003D6299" w:rsidRPr="00405F36">
        <w:rPr>
          <w:rFonts w:eastAsia="Traditional Arabic" w:cs="Traditional Arabic" w:hint="cs"/>
          <w:rtl/>
        </w:rPr>
        <w:t>الصيغة</w:t>
      </w:r>
      <w:r w:rsidR="003D6299" w:rsidRPr="003D6299">
        <w:rPr>
          <w:rFonts w:eastAsia="Traditional Arabic" w:cs="Traditional Arabic" w:hint="cs"/>
          <w:b/>
          <w:bCs/>
          <w:rtl/>
        </w:rPr>
        <w:t>:</w:t>
      </w:r>
      <w:r w:rsidR="003D6299" w:rsidRPr="003D6299">
        <w:rPr>
          <w:rFonts w:eastAsia="Traditional Arabic" w:cs="Traditional Arabic"/>
          <w:b/>
          <w:bCs/>
        </w:rPr>
        <w:t xml:space="preserve"> X</w:t>
      </w:r>
      <w:r w:rsidRPr="003D6299">
        <w:rPr>
          <w:rFonts w:ascii="Courier New" w:eastAsia="Courier New" w:hAnsi="Courier New" w:cs="Courier New"/>
          <w:b/>
          <w:bCs/>
          <w:sz w:val="22"/>
          <w:szCs w:val="22"/>
        </w:rPr>
        <w:t xml:space="preserve"> </w:t>
      </w:r>
      <w:r w:rsidRPr="003D6299">
        <w:rPr>
          <w:rFonts w:ascii="Cambria Math" w:eastAsia="Courier New" w:hAnsi="Cambria Math" w:cs="Cambria Math"/>
          <w:b/>
          <w:bCs/>
          <w:sz w:val="22"/>
          <w:szCs w:val="22"/>
        </w:rPr>
        <w:t>∈</w:t>
      </w:r>
      <w:r w:rsidRPr="003D6299">
        <w:rPr>
          <w:rFonts w:ascii="Courier New" w:eastAsia="Courier New" w:hAnsi="Courier New" w:cs="Courier New"/>
          <w:b/>
          <w:bCs/>
          <w:sz w:val="22"/>
          <w:szCs w:val="22"/>
        </w:rPr>
        <w:t xml:space="preserve"> R</w:t>
      </w:r>
      <w:r w:rsidR="003D6299" w:rsidRPr="003D6299">
        <w:rPr>
          <w:rFonts w:ascii="Courier New" w:eastAsia="Courier New" w:hAnsi="Courier New" w:cs="Courier New"/>
          <w:b/>
          <w:bCs/>
          <w:sz w:val="22"/>
          <w:szCs w:val="22"/>
        </w:rPr>
        <w:t>^ (</w:t>
      </w:r>
      <w:r w:rsidRPr="003D6299">
        <w:rPr>
          <w:rFonts w:ascii="Courier New" w:eastAsia="Courier New" w:hAnsi="Courier New" w:cs="Courier New"/>
          <w:b/>
          <w:bCs/>
          <w:sz w:val="22"/>
          <w:szCs w:val="22"/>
        </w:rPr>
        <w:t xml:space="preserve">W × H × C) </w:t>
      </w:r>
    </w:p>
    <w:p w14:paraId="7975C0FD" w14:textId="61E11017" w:rsidR="00E6005C" w:rsidRPr="003D6299" w:rsidRDefault="00405F36" w:rsidP="00E6005C">
      <w:pPr>
        <w:spacing w:before="0" w:after="0" w:line="240" w:lineRule="auto"/>
        <w:ind w:left="450"/>
        <w:rPr>
          <w:rFonts w:eastAsia="Traditional Arabic" w:cs="Traditional Arabic"/>
        </w:rPr>
      </w:pPr>
      <w:r w:rsidRPr="003D6299">
        <w:rPr>
          <w:rFonts w:eastAsia="Traditional Arabic" w:cs="Traditional Arabic"/>
          <w:rtl/>
        </w:rPr>
        <w:t xml:space="preserve">حيث يُشير W إلى عرض الصورة بالبكسل، </w:t>
      </w:r>
      <w:r w:rsidR="00510A5E" w:rsidRPr="003D6299">
        <w:rPr>
          <w:rFonts w:eastAsia="Traditional Arabic" w:cs="Traditional Arabic" w:hint="cs"/>
          <w:rtl/>
        </w:rPr>
        <w:t>و</w:t>
      </w:r>
      <w:r w:rsidR="00510A5E" w:rsidRPr="003D6299">
        <w:rPr>
          <w:rFonts w:eastAsia="Traditional Arabic" w:cs="Traditional Arabic"/>
        </w:rPr>
        <w:t>H</w:t>
      </w:r>
      <w:r w:rsidRPr="003D6299">
        <w:rPr>
          <w:rFonts w:eastAsia="Traditional Arabic" w:cs="Traditional Arabic"/>
          <w:rtl/>
        </w:rPr>
        <w:t xml:space="preserve"> إلى ارتفاعها، </w:t>
      </w:r>
      <w:r w:rsidR="00510A5E" w:rsidRPr="003D6299">
        <w:rPr>
          <w:rFonts w:eastAsia="Traditional Arabic" w:cs="Traditional Arabic" w:hint="cs"/>
          <w:rtl/>
        </w:rPr>
        <w:t>و</w:t>
      </w:r>
      <w:r w:rsidR="00510A5E" w:rsidRPr="003D6299">
        <w:rPr>
          <w:rFonts w:eastAsia="Traditional Arabic" w:cs="Traditional Arabic"/>
        </w:rPr>
        <w:t>C</w:t>
      </w:r>
      <w:r w:rsidR="00510A5E" w:rsidRPr="003D6299">
        <w:rPr>
          <w:rFonts w:eastAsia="Traditional Arabic" w:cs="Traditional Arabic"/>
          <w:rtl/>
        </w:rPr>
        <w:t xml:space="preserve"> </w:t>
      </w:r>
      <w:r w:rsidRPr="003D6299">
        <w:rPr>
          <w:rFonts w:eastAsia="Traditional Arabic" w:cs="Traditional Arabic"/>
          <w:rtl/>
        </w:rPr>
        <w:t>إلى عدد القنوات اللونية</w:t>
      </w:r>
      <w:r w:rsidR="001D7037">
        <w:rPr>
          <w:rFonts w:eastAsia="Traditional Arabic" w:cs="Traditional Arabic" w:hint="cs"/>
          <w:rtl/>
          <w:lang w:bidi="ar-SY"/>
        </w:rPr>
        <w:t>،</w:t>
      </w:r>
      <w:r w:rsidRPr="003D6299">
        <w:rPr>
          <w:rFonts w:eastAsia="Traditional Arabic" w:cs="Traditional Arabic"/>
          <w:rtl/>
        </w:rPr>
        <w:t xml:space="preserve"> تُجرى في هذه الطبقة عمليات المعالجة المسبقة الجوهرية، لا سيما:</w:t>
      </w:r>
    </w:p>
    <w:p w14:paraId="7537044E" w14:textId="29A3CADD" w:rsidR="00405F36" w:rsidRPr="003D6299" w:rsidRDefault="00405F36" w:rsidP="00E6005C">
      <w:pPr>
        <w:pStyle w:val="ListParagraph"/>
        <w:numPr>
          <w:ilvl w:val="0"/>
          <w:numId w:val="20"/>
        </w:numPr>
        <w:spacing w:before="0" w:after="100" w:line="240" w:lineRule="auto"/>
        <w:ind w:left="810"/>
        <w:contextualSpacing w:val="0"/>
        <w:rPr>
          <w:rFonts w:eastAsia="Traditional Arabic" w:cs="Traditional Arabic"/>
        </w:rPr>
      </w:pPr>
      <w:r w:rsidRPr="003D6299">
        <w:rPr>
          <w:rFonts w:eastAsia="Traditional Arabic" w:cs="Traditional Arabic"/>
          <w:b/>
          <w:bCs/>
          <w:rtl/>
        </w:rPr>
        <w:t>توحيد الأحجام (</w:t>
      </w:r>
      <w:r w:rsidR="00510A5E" w:rsidRPr="003D6299">
        <w:rPr>
          <w:rFonts w:eastAsia="Traditional Arabic" w:cs="Traditional Arabic"/>
          <w:b/>
          <w:bCs/>
        </w:rPr>
        <w:t>Resizing</w:t>
      </w:r>
      <w:r w:rsidRPr="003D6299">
        <w:rPr>
          <w:rFonts w:eastAsia="Traditional Arabic" w:cs="Traditional Arabic"/>
          <w:b/>
          <w:bCs/>
          <w:rtl/>
        </w:rPr>
        <w:t>):</w:t>
      </w:r>
      <w:r w:rsidRPr="003D6299">
        <w:rPr>
          <w:rFonts w:eastAsia="Traditional Arabic" w:cs="Traditional Arabic"/>
          <w:rtl/>
        </w:rPr>
        <w:t xml:space="preserve"> تغيير أبعاد جميع الصور إلى حجم موحد محدد مسبقاً كـ 128×128 أو 224×224 بكسل لضمان توافق الأبعاد عبر دفعات التدريب.</w:t>
      </w:r>
    </w:p>
    <w:p w14:paraId="5AAD163A" w14:textId="4C6E1B76" w:rsidR="00405F36" w:rsidRPr="003D6299" w:rsidRDefault="00405F36" w:rsidP="00E6005C">
      <w:pPr>
        <w:pStyle w:val="ListParagraph"/>
        <w:numPr>
          <w:ilvl w:val="0"/>
          <w:numId w:val="20"/>
        </w:numPr>
        <w:spacing w:before="0" w:after="100" w:line="240" w:lineRule="auto"/>
        <w:ind w:left="810"/>
        <w:contextualSpacing w:val="0"/>
        <w:rPr>
          <w:rFonts w:eastAsia="Traditional Arabic" w:cs="Traditional Arabic"/>
        </w:rPr>
      </w:pPr>
      <w:r w:rsidRPr="003D6299">
        <w:rPr>
          <w:rFonts w:eastAsia="Traditional Arabic" w:cs="Traditional Arabic"/>
          <w:b/>
          <w:bCs/>
          <w:rtl/>
        </w:rPr>
        <w:t>التطبيع (</w:t>
      </w:r>
      <w:r w:rsidR="00510A5E" w:rsidRPr="003D6299">
        <w:rPr>
          <w:rFonts w:eastAsia="Traditional Arabic" w:cs="Traditional Arabic"/>
          <w:b/>
          <w:bCs/>
        </w:rPr>
        <w:t>Normalization</w:t>
      </w:r>
      <w:r w:rsidRPr="003D6299">
        <w:rPr>
          <w:rFonts w:eastAsia="Traditional Arabic" w:cs="Traditional Arabic"/>
          <w:b/>
          <w:bCs/>
          <w:rtl/>
        </w:rPr>
        <w:t>):</w:t>
      </w:r>
      <w:r w:rsidRPr="003D6299">
        <w:rPr>
          <w:rFonts w:eastAsia="Traditional Arabic" w:cs="Traditional Arabic"/>
          <w:rtl/>
        </w:rPr>
        <w:t xml:space="preserve"> تحويل قيم البكسلات من النطاق [0, 255] إلى النطاق [0.0, 1.0] </w:t>
      </w:r>
      <w:r w:rsidR="00510A5E" w:rsidRPr="003D6299">
        <w:rPr>
          <w:rFonts w:eastAsia="Traditional Arabic" w:cs="Traditional Arabic" w:hint="cs"/>
          <w:rtl/>
        </w:rPr>
        <w:t xml:space="preserve">او </w:t>
      </w:r>
      <w:r w:rsidRPr="003D6299">
        <w:rPr>
          <w:rFonts w:eastAsia="Traditional Arabic" w:cs="Traditional Arabic"/>
          <w:rtl/>
        </w:rPr>
        <w:t>إلى النطاق [-1.0, 1.0] وهو ما يُسرّع التقار</w:t>
      </w:r>
      <w:r w:rsidR="003D6299">
        <w:rPr>
          <w:rFonts w:eastAsia="Traditional Arabic" w:cs="Traditional Arabic" w:hint="cs"/>
          <w:rtl/>
        </w:rPr>
        <w:t>ب</w:t>
      </w:r>
      <w:r w:rsidRPr="003D6299">
        <w:rPr>
          <w:rFonts w:eastAsia="Traditional Arabic" w:cs="Traditional Arabic"/>
          <w:rtl/>
        </w:rPr>
        <w:t xml:space="preserve"> (</w:t>
      </w:r>
      <w:r w:rsidR="003D6299" w:rsidRPr="003D6299">
        <w:rPr>
          <w:rFonts w:eastAsia="Traditional Arabic" w:cs="Traditional Arabic"/>
        </w:rPr>
        <w:t>Convergence</w:t>
      </w:r>
      <w:r w:rsidRPr="003D6299">
        <w:rPr>
          <w:rFonts w:eastAsia="Traditional Arabic" w:cs="Traditional Arabic"/>
          <w:rtl/>
        </w:rPr>
        <w:t>) ويُعزز استقرار التدريب الرياضي.</w:t>
      </w:r>
    </w:p>
    <w:p w14:paraId="3D3A8C82" w14:textId="77777777" w:rsidR="00405F36" w:rsidRPr="003D6299" w:rsidRDefault="00405F36" w:rsidP="00E6005C">
      <w:pPr>
        <w:spacing w:after="80" w:line="240" w:lineRule="auto"/>
        <w:ind w:left="360"/>
        <w:rPr>
          <w:rFonts w:eastAsia="Traditional Arabic" w:cs="Traditional Arabic"/>
        </w:rPr>
      </w:pPr>
    </w:p>
    <w:p w14:paraId="0A2D1E1D" w14:textId="6333B6EA" w:rsidR="00405F36" w:rsidRPr="002E0CEE" w:rsidRDefault="00405F36" w:rsidP="00E6005C">
      <w:pPr>
        <w:pStyle w:val="ListParagraph"/>
        <w:numPr>
          <w:ilvl w:val="0"/>
          <w:numId w:val="21"/>
        </w:numPr>
        <w:spacing w:before="0" w:after="0" w:line="240" w:lineRule="auto"/>
        <w:rPr>
          <w:rFonts w:eastAsia="Traditional Arabic" w:cs="Traditional Arabic"/>
          <w:b/>
          <w:bCs/>
        </w:rPr>
      </w:pPr>
      <w:r w:rsidRPr="002E0CEE">
        <w:rPr>
          <w:rFonts w:eastAsia="Traditional Arabic" w:cs="Traditional Arabic"/>
          <w:b/>
          <w:bCs/>
          <w:rtl/>
        </w:rPr>
        <w:t>طبقة التلافيف (</w:t>
      </w:r>
      <w:r w:rsidR="003D6299" w:rsidRPr="002E0CEE">
        <w:rPr>
          <w:rFonts w:eastAsia="Traditional Arabic" w:cs="Traditional Arabic"/>
          <w:b/>
          <w:bCs/>
        </w:rPr>
        <w:t>Convolutional Layer</w:t>
      </w:r>
      <w:r w:rsidRPr="002E0CEE">
        <w:rPr>
          <w:rFonts w:eastAsia="Traditional Arabic" w:cs="Traditional Arabic"/>
          <w:b/>
          <w:bCs/>
          <w:rtl/>
        </w:rPr>
        <w:t>)</w:t>
      </w:r>
      <w:r w:rsidR="00E6005C" w:rsidRPr="002E0CEE">
        <w:rPr>
          <w:rFonts w:eastAsia="Traditional Arabic" w:cs="Traditional Arabic"/>
          <w:b/>
          <w:bCs/>
        </w:rPr>
        <w:t>:</w:t>
      </w:r>
    </w:p>
    <w:p w14:paraId="7FE8EB90" w14:textId="1670CB3F" w:rsidR="00405F36" w:rsidRPr="00E6005C" w:rsidRDefault="00405F36" w:rsidP="00E6005C">
      <w:pPr>
        <w:spacing w:before="0" w:after="0" w:line="240" w:lineRule="auto"/>
        <w:ind w:left="450"/>
        <w:rPr>
          <w:rFonts w:eastAsia="Traditional Arabic" w:cs="Traditional Arabic"/>
        </w:rPr>
      </w:pPr>
      <w:r w:rsidRPr="00E6005C">
        <w:rPr>
          <w:rFonts w:eastAsia="Traditional Arabic" w:cs="Traditional Arabic"/>
          <w:rtl/>
        </w:rPr>
        <w:t>تُمثّل طبقة التلافيف الحجرَ الأساسي في بنية CNN، إذ تُنفّذ عملية التلافيف الرياضي بين مصفوفة الصورة الداخلة ومجموعة من المرشحات (</w:t>
      </w:r>
      <w:r w:rsidR="003D6299" w:rsidRPr="00E6005C">
        <w:rPr>
          <w:rFonts w:eastAsia="Traditional Arabic" w:cs="Traditional Arabic"/>
        </w:rPr>
        <w:t>Filters/Kernels</w:t>
      </w:r>
      <w:r w:rsidRPr="00E6005C">
        <w:rPr>
          <w:rFonts w:eastAsia="Traditional Arabic" w:cs="Traditional Arabic"/>
          <w:rtl/>
        </w:rPr>
        <w:t>) عبر عملية إزاحة (</w:t>
      </w:r>
      <w:r w:rsidR="003D6299" w:rsidRPr="00E6005C">
        <w:rPr>
          <w:rFonts w:eastAsia="Traditional Arabic" w:cs="Traditional Arabic"/>
        </w:rPr>
        <w:t>Sliding</w:t>
      </w:r>
      <w:r w:rsidRPr="00E6005C">
        <w:rPr>
          <w:rFonts w:eastAsia="Traditional Arabic" w:cs="Traditional Arabic"/>
          <w:rtl/>
        </w:rPr>
        <w:t>) منتظمة لتوليد خرائط الميزات (</w:t>
      </w:r>
      <w:r w:rsidR="003D6299" w:rsidRPr="00E6005C">
        <w:rPr>
          <w:rFonts w:eastAsia="Traditional Arabic" w:cs="Traditional Arabic"/>
        </w:rPr>
        <w:t>Feature Maps</w:t>
      </w:r>
      <w:r w:rsidRPr="00E6005C">
        <w:rPr>
          <w:rFonts w:eastAsia="Traditional Arabic" w:cs="Traditional Arabic"/>
          <w:rtl/>
        </w:rPr>
        <w:t>). يُعبّر عن خرج طبقة التلافيف رياضياً وفق العلاقة:</w:t>
      </w:r>
    </w:p>
    <w:p w14:paraId="2CD87100" w14:textId="77777777" w:rsidR="00E6005C" w:rsidRPr="003F1CF9" w:rsidRDefault="00000000" w:rsidP="00E6005C">
      <w:pPr>
        <w:spacing w:before="0" w:after="0" w:line="360" w:lineRule="auto"/>
        <w:rPr>
          <w:rFonts w:ascii="Arial" w:eastAsia="Arial" w:hAnsi="Arial" w:cs="Arial"/>
          <w:b/>
          <w:bCs/>
          <w:color w:val="1F3864"/>
          <w:sz w:val="22"/>
          <w:szCs w:val="22"/>
        </w:rPr>
      </w:pPr>
      <m:oMathPara>
        <m:oMath>
          <m:d>
            <m:dPr>
              <m:ctrlPr>
                <w:rPr>
                  <w:rFonts w:ascii="Cambria Math" w:eastAsia="Courier New" w:hAnsi="Cambria Math" w:cs="Courier New"/>
                  <w:b/>
                  <w:bCs/>
                  <w:i/>
                  <w:color w:val="1F3864"/>
                  <w:sz w:val="22"/>
                  <w:szCs w:val="22"/>
                </w:rPr>
              </m:ctrlPr>
            </m:dPr>
            <m:e>
              <m:r>
                <m:rPr>
                  <m:sty m:val="bi"/>
                </m:rPr>
                <w:rPr>
                  <w:rFonts w:ascii="Cambria Math" w:eastAsia="Courier New" w:hAnsi="Cambria Math" w:cs="Courier New"/>
                  <w:color w:val="1F3864"/>
                  <w:sz w:val="22"/>
                  <w:szCs w:val="22"/>
                </w:rPr>
                <m:t>I*K</m:t>
              </m:r>
            </m:e>
          </m:d>
          <m:r>
            <m:rPr>
              <m:sty m:val="bi"/>
            </m:rPr>
            <w:rPr>
              <w:rFonts w:ascii="Cambria Math" w:eastAsia="Courier New" w:hAnsi="Cambria Math" w:cs="Courier New"/>
              <w:color w:val="1F3864"/>
              <w:sz w:val="22"/>
              <w:szCs w:val="22"/>
            </w:rPr>
            <m:t>(</m:t>
          </m:r>
          <m:r>
            <m:rPr>
              <m:sty m:val="bi"/>
            </m:rPr>
            <w:rPr>
              <w:rFonts w:ascii="Cambria Math" w:eastAsia="Courier New" w:hAnsi="Cambria Math" w:cs="Courier New"/>
              <w:color w:val="1F3864"/>
              <w:sz w:val="22"/>
              <w:szCs w:val="22"/>
              <w:lang w:val="de-DE"/>
            </w:rPr>
            <m:t>i,j</m:t>
          </m:r>
          <m:r>
            <m:rPr>
              <m:sty m:val="bi"/>
            </m:rPr>
            <w:rPr>
              <w:rFonts w:ascii="Cambria Math" w:eastAsia="Courier New" w:hAnsi="Cambria Math" w:cs="Courier New"/>
              <w:color w:val="1F3864"/>
              <w:sz w:val="22"/>
              <w:szCs w:val="22"/>
            </w:rPr>
            <m:t xml:space="preserve">)= </m:t>
          </m:r>
          <m:nary>
            <m:naryPr>
              <m:chr m:val="∑"/>
              <m:limLoc m:val="undOvr"/>
              <m:ctrlPr>
                <w:rPr>
                  <w:rFonts w:ascii="Cambria Math" w:eastAsia="Courier New" w:hAnsi="Cambria Math" w:cs="Courier New"/>
                  <w:b/>
                  <w:bCs/>
                  <w:i/>
                  <w:color w:val="1F3864"/>
                  <w:sz w:val="22"/>
                  <w:szCs w:val="22"/>
                </w:rPr>
              </m:ctrlPr>
            </m:naryPr>
            <m:sub/>
            <m:sup>
              <m:r>
                <m:rPr>
                  <m:sty m:val="bi"/>
                </m:rPr>
                <w:rPr>
                  <w:rFonts w:ascii="Cambria Math" w:eastAsia="Courier New" w:hAnsi="Cambria Math" w:cs="Courier New"/>
                  <w:color w:val="1F3864"/>
                  <w:sz w:val="22"/>
                  <w:szCs w:val="22"/>
                </w:rPr>
                <m:t>m</m:t>
              </m:r>
            </m:sup>
            <m:e>
              <m:nary>
                <m:naryPr>
                  <m:chr m:val="∑"/>
                  <m:limLoc m:val="undOvr"/>
                  <m:ctrlPr>
                    <w:rPr>
                      <w:rFonts w:ascii="Cambria Math" w:eastAsia="Courier New" w:hAnsi="Cambria Math" w:cs="Courier New"/>
                      <w:b/>
                      <w:bCs/>
                      <w:i/>
                      <w:color w:val="1F3864"/>
                      <w:sz w:val="22"/>
                      <w:szCs w:val="22"/>
                    </w:rPr>
                  </m:ctrlPr>
                </m:naryPr>
                <m:sub/>
                <m:sup>
                  <m:r>
                    <m:rPr>
                      <m:sty m:val="bi"/>
                    </m:rPr>
                    <w:rPr>
                      <w:rFonts w:ascii="Cambria Math" w:eastAsia="Courier New" w:hAnsi="Cambria Math" w:cs="Courier New"/>
                      <w:color w:val="1F3864"/>
                      <w:sz w:val="22"/>
                      <w:szCs w:val="22"/>
                    </w:rPr>
                    <m:t>n</m:t>
                  </m:r>
                </m:sup>
                <m:e>
                  <m:r>
                    <m:rPr>
                      <m:sty m:val="bi"/>
                    </m:rPr>
                    <w:rPr>
                      <w:rFonts w:ascii="Cambria Math" w:eastAsia="Courier New" w:hAnsi="Cambria Math" w:cs="Courier New"/>
                      <w:color w:val="1F3864"/>
                      <w:sz w:val="22"/>
                      <w:szCs w:val="22"/>
                    </w:rPr>
                    <m:t>I(i+m, j+n) · K(m, n)</m:t>
                  </m:r>
                </m:e>
              </m:nary>
            </m:e>
          </m:nary>
          <m:r>
            <m:rPr>
              <m:sty m:val="bi"/>
            </m:rPr>
            <w:rPr>
              <w:rFonts w:ascii="Cambria Math" w:eastAsia="Courier New" w:hAnsi="Cambria Math" w:cs="Courier New"/>
              <w:color w:val="1F3864"/>
              <w:sz w:val="22"/>
              <w:szCs w:val="22"/>
            </w:rPr>
            <m:t xml:space="preserve"> </m:t>
          </m:r>
          <m:r>
            <m:rPr>
              <m:sty m:val="bi"/>
            </m:rPr>
            <w:rPr>
              <w:rFonts w:ascii="Cambria Math" w:eastAsia="Courier New" w:hAnsi="Cambria Math" w:cs="Courier New"/>
              <w:color w:val="1F3864"/>
              <w:sz w:val="22"/>
              <w:szCs w:val="22"/>
              <w:rtl/>
            </w:rPr>
            <m:t xml:space="preserve"> </m:t>
          </m:r>
        </m:oMath>
      </m:oMathPara>
    </w:p>
    <w:p w14:paraId="5D1450A3" w14:textId="77777777" w:rsidR="003F1CF9" w:rsidRDefault="003F1CF9" w:rsidP="00E6005C">
      <w:pPr>
        <w:spacing w:before="0" w:after="0" w:line="360" w:lineRule="auto"/>
        <w:rPr>
          <w:rFonts w:ascii="Arial" w:eastAsia="Arial" w:hAnsi="Arial" w:cs="Arial"/>
          <w:b/>
          <w:bCs/>
          <w:color w:val="1F3864"/>
          <w:sz w:val="22"/>
          <w:szCs w:val="22"/>
        </w:rPr>
      </w:pPr>
    </w:p>
    <w:p w14:paraId="51FC35A2" w14:textId="0BE42D95" w:rsidR="00405F36" w:rsidRDefault="00405F36" w:rsidP="00E6005C">
      <w:pPr>
        <w:spacing w:after="160" w:line="240" w:lineRule="auto"/>
        <w:rPr>
          <w:rFonts w:eastAsia="Traditional Arabic" w:cs="Traditional Arabic"/>
        </w:rPr>
      </w:pPr>
      <w:r w:rsidRPr="00E6005C">
        <w:rPr>
          <w:rFonts w:eastAsia="Traditional Arabic" w:cs="Traditional Arabic"/>
          <w:rtl/>
        </w:rPr>
        <w:lastRenderedPageBreak/>
        <w:t>حيث يُمثّل I الصورة الداخلة، و</w:t>
      </w:r>
      <w:r w:rsidR="008B227C">
        <w:rPr>
          <w:rFonts w:eastAsia="Traditional Arabic" w:cs="Traditional Arabic"/>
        </w:rPr>
        <w:t>K</w:t>
      </w:r>
      <w:r w:rsidR="008B227C">
        <w:rPr>
          <w:rFonts w:eastAsia="Traditional Arabic" w:cs="Traditional Arabic" w:hint="cs"/>
          <w:rtl/>
          <w:lang w:bidi="ar-SY"/>
        </w:rPr>
        <w:t xml:space="preserve"> </w:t>
      </w:r>
      <w:r w:rsidRPr="00E6005C">
        <w:rPr>
          <w:rFonts w:eastAsia="Traditional Arabic" w:cs="Traditional Arabic"/>
          <w:rtl/>
        </w:rPr>
        <w:t>مرشح التلافيف ذو الأبعاد (k × k)، و(i, j) موضع التطبيق على الخريطة الميزاتية. تُحدد أبعاد الخريطة الميزاتية الناتجة عن هذه العلاقة:</w:t>
      </w:r>
    </w:p>
    <w:p w14:paraId="7B2887F6" w14:textId="5567A2E2" w:rsidR="003F1CF9" w:rsidRPr="003F1CF9" w:rsidRDefault="00000000" w:rsidP="00E6005C">
      <w:pPr>
        <w:spacing w:after="160" w:line="240" w:lineRule="auto"/>
        <w:rPr>
          <w:rFonts w:eastAsia="Traditional Arabic" w:cs="Traditional Arabic"/>
        </w:rPr>
      </w:pPr>
      <m:oMathPara>
        <m:oMath>
          <m:sSub>
            <m:sSubPr>
              <m:ctrlPr>
                <w:rPr>
                  <w:rFonts w:ascii="Cambria Math" w:eastAsia="Traditional Arabic" w:hAnsi="Cambria Math" w:cs="Traditional Arabic"/>
                  <w:i/>
                </w:rPr>
              </m:ctrlPr>
            </m:sSubPr>
            <m:e>
              <m:r>
                <w:rPr>
                  <w:rFonts w:ascii="Cambria Math" w:eastAsia="Traditional Arabic" w:hAnsi="Cambria Math" w:cs="Traditional Arabic"/>
                </w:rPr>
                <m:t>D</m:t>
              </m:r>
            </m:e>
            <m:sub>
              <m:r>
                <w:rPr>
                  <w:rFonts w:ascii="Cambria Math" w:eastAsia="Traditional Arabic" w:hAnsi="Cambria Math" w:cs="Traditional Arabic"/>
                </w:rPr>
                <m:t>OUT</m:t>
              </m:r>
            </m:sub>
          </m:sSub>
          <m:r>
            <w:rPr>
              <w:rFonts w:ascii="Cambria Math" w:eastAsia="Traditional Arabic" w:hAnsi="Cambria Math" w:cs="Traditional Arabic"/>
            </w:rPr>
            <m:t>=floor</m:t>
          </m:r>
          <m:d>
            <m:dPr>
              <m:ctrlPr>
                <w:rPr>
                  <w:rFonts w:ascii="Cambria Math" w:eastAsia="Traditional Arabic" w:hAnsi="Cambria Math" w:cs="Traditional Arabic"/>
                  <w:i/>
                </w:rPr>
              </m:ctrlPr>
            </m:dPr>
            <m:e>
              <m:f>
                <m:fPr>
                  <m:ctrlPr>
                    <w:rPr>
                      <w:rFonts w:ascii="Cambria Math" w:eastAsia="Traditional Arabic" w:hAnsi="Cambria Math" w:cs="Traditional Arabic"/>
                      <w:i/>
                    </w:rPr>
                  </m:ctrlPr>
                </m:fPr>
                <m:num>
                  <m:sSub>
                    <m:sSubPr>
                      <m:ctrlPr>
                        <w:rPr>
                          <w:rFonts w:ascii="Cambria Math" w:eastAsia="Traditional Arabic" w:hAnsi="Cambria Math" w:cs="Traditional Arabic"/>
                          <w:i/>
                        </w:rPr>
                      </m:ctrlPr>
                    </m:sSubPr>
                    <m:e>
                      <m:r>
                        <w:rPr>
                          <w:rFonts w:ascii="Cambria Math" w:eastAsia="Traditional Arabic" w:hAnsi="Cambria Math" w:cs="Traditional Arabic"/>
                        </w:rPr>
                        <m:t>D</m:t>
                      </m:r>
                    </m:e>
                    <m:sub>
                      <m:r>
                        <w:rPr>
                          <w:rFonts w:ascii="Cambria Math" w:eastAsia="Traditional Arabic" w:hAnsi="Cambria Math" w:cs="Traditional Arabic"/>
                        </w:rPr>
                        <m:t>in</m:t>
                      </m:r>
                    </m:sub>
                  </m:sSub>
                  <m:r>
                    <w:rPr>
                      <w:rFonts w:ascii="Cambria Math" w:eastAsia="Traditional Arabic" w:hAnsi="Cambria Math" w:cs="Traditional Arabic"/>
                    </w:rPr>
                    <m:t>-k+2p</m:t>
                  </m:r>
                </m:num>
                <m:den>
                  <m:r>
                    <w:rPr>
                      <w:rFonts w:ascii="Cambria Math" w:eastAsia="Traditional Arabic" w:hAnsi="Cambria Math" w:cs="Traditional Arabic"/>
                    </w:rPr>
                    <m:t>s</m:t>
                  </m:r>
                </m:den>
              </m:f>
            </m:e>
          </m:d>
          <m:r>
            <w:rPr>
              <w:rFonts w:ascii="Cambria Math" w:eastAsia="Traditional Arabic" w:hAnsi="Cambria Math" w:cs="Traditional Arabic"/>
            </w:rPr>
            <m:t>+1</m:t>
          </m:r>
        </m:oMath>
      </m:oMathPara>
    </w:p>
    <w:p w14:paraId="16B8BE6B" w14:textId="0B4AA8AA" w:rsidR="00405F36" w:rsidRPr="00871D0C" w:rsidRDefault="00405F36" w:rsidP="00871D0C">
      <w:pPr>
        <w:spacing w:after="160" w:line="240" w:lineRule="auto"/>
        <w:rPr>
          <w:rFonts w:eastAsia="Traditional Arabic" w:cs="Traditional Arabic"/>
        </w:rPr>
      </w:pPr>
      <w:r w:rsidRPr="00871D0C">
        <w:rPr>
          <w:rFonts w:eastAsia="Traditional Arabic" w:cs="Traditional Arabic"/>
          <w:rtl/>
        </w:rPr>
        <w:t xml:space="preserve">حيث </w:t>
      </w:r>
      <w:r w:rsidR="003F1CF9" w:rsidRPr="00871D0C">
        <w:rPr>
          <w:rFonts w:eastAsia="Traditional Arabic" w:cs="Traditional Arabic"/>
        </w:rPr>
        <w:t>D_in</w:t>
      </w:r>
      <w:r w:rsidRPr="00871D0C">
        <w:rPr>
          <w:rFonts w:eastAsia="Traditional Arabic" w:cs="Traditional Arabic"/>
          <w:rtl/>
        </w:rPr>
        <w:t xml:space="preserve">هو بُعد الدخل، </w:t>
      </w:r>
      <w:r w:rsidR="003F1CF9" w:rsidRPr="00871D0C">
        <w:rPr>
          <w:rFonts w:eastAsia="Traditional Arabic" w:cs="Traditional Arabic" w:hint="cs"/>
          <w:rtl/>
        </w:rPr>
        <w:t>و</w:t>
      </w:r>
      <w:r w:rsidR="003F1CF9" w:rsidRPr="00871D0C">
        <w:rPr>
          <w:rFonts w:eastAsia="Traditional Arabic" w:cs="Traditional Arabic"/>
        </w:rPr>
        <w:t>K</w:t>
      </w:r>
      <w:r w:rsidRPr="00871D0C">
        <w:rPr>
          <w:rFonts w:eastAsia="Traditional Arabic" w:cs="Traditional Arabic"/>
          <w:rtl/>
        </w:rPr>
        <w:t xml:space="preserve"> حجم المرشح، </w:t>
      </w:r>
      <w:r w:rsidR="003F1CF9" w:rsidRPr="00871D0C">
        <w:rPr>
          <w:rFonts w:eastAsia="Traditional Arabic" w:cs="Traditional Arabic" w:hint="cs"/>
          <w:rtl/>
        </w:rPr>
        <w:t>و</w:t>
      </w:r>
      <w:r w:rsidR="003F1CF9" w:rsidRPr="00871D0C">
        <w:rPr>
          <w:rFonts w:eastAsia="Traditional Arabic" w:cs="Traditional Arabic"/>
        </w:rPr>
        <w:t>P</w:t>
      </w:r>
      <w:r w:rsidRPr="00871D0C">
        <w:rPr>
          <w:rFonts w:eastAsia="Traditional Arabic" w:cs="Traditional Arabic"/>
          <w:rtl/>
        </w:rPr>
        <w:t xml:space="preserve"> حشو الحدود، </w:t>
      </w:r>
      <w:r w:rsidR="003F1CF9" w:rsidRPr="00871D0C">
        <w:rPr>
          <w:rFonts w:eastAsia="Traditional Arabic" w:cs="Traditional Arabic" w:hint="cs"/>
          <w:rtl/>
        </w:rPr>
        <w:t>و</w:t>
      </w:r>
      <w:r w:rsidR="003F1CF9" w:rsidRPr="00871D0C">
        <w:rPr>
          <w:rFonts w:eastAsia="Traditional Arabic" w:cs="Traditional Arabic"/>
        </w:rPr>
        <w:t xml:space="preserve">S </w:t>
      </w:r>
      <w:r w:rsidR="003F1CF9" w:rsidRPr="00871D0C">
        <w:rPr>
          <w:rFonts w:eastAsia="Traditional Arabic" w:cs="Traditional Arabic" w:hint="cs"/>
          <w:rtl/>
        </w:rPr>
        <w:t>خطوة</w:t>
      </w:r>
      <w:r w:rsidRPr="00871D0C">
        <w:rPr>
          <w:rFonts w:eastAsia="Traditional Arabic" w:cs="Traditional Arabic"/>
          <w:rtl/>
        </w:rPr>
        <w:t xml:space="preserve"> الانزياح (</w:t>
      </w:r>
      <w:r w:rsidR="003F1CF9" w:rsidRPr="00871D0C">
        <w:rPr>
          <w:rFonts w:eastAsia="Traditional Arabic" w:cs="Traditional Arabic"/>
        </w:rPr>
        <w:t>Stride</w:t>
      </w:r>
      <w:r w:rsidRPr="00871D0C">
        <w:rPr>
          <w:rFonts w:eastAsia="Traditional Arabic" w:cs="Traditional Arabic"/>
          <w:rtl/>
        </w:rPr>
        <w:t>). تشمل أبرز الفائقَات الهيكلية للطبقة:</w:t>
      </w:r>
    </w:p>
    <w:p w14:paraId="486DBBD4" w14:textId="551A6FEF" w:rsidR="00405F36" w:rsidRPr="00871D0C" w:rsidRDefault="00405F36" w:rsidP="00871D0C">
      <w:pPr>
        <w:pStyle w:val="ListParagraph"/>
        <w:numPr>
          <w:ilvl w:val="0"/>
          <w:numId w:val="20"/>
        </w:numPr>
        <w:spacing w:before="0" w:after="100" w:line="240" w:lineRule="auto"/>
        <w:ind w:left="0"/>
        <w:contextualSpacing w:val="0"/>
        <w:rPr>
          <w:rFonts w:eastAsia="Traditional Arabic" w:cs="Traditional Arabic"/>
        </w:rPr>
      </w:pPr>
      <w:r w:rsidRPr="00871D0C">
        <w:rPr>
          <w:rFonts w:eastAsia="Traditional Arabic" w:cs="Traditional Arabic"/>
          <w:rtl/>
        </w:rPr>
        <w:t>الحشو (</w:t>
      </w:r>
      <w:r w:rsidR="003F1CF9" w:rsidRPr="00871D0C">
        <w:rPr>
          <w:rFonts w:eastAsia="Traditional Arabic" w:cs="Traditional Arabic"/>
        </w:rPr>
        <w:t>Padding</w:t>
      </w:r>
      <w:r w:rsidRPr="00871D0C">
        <w:rPr>
          <w:rFonts w:eastAsia="Traditional Arabic" w:cs="Traditional Arabic"/>
          <w:rtl/>
        </w:rPr>
        <w:t>): إضافة صفوف وأعمدة من الأصفار على حواف الصورة للتحكم في أبعاد الخرج والحفاظ على المعلومات الحدية.</w:t>
      </w:r>
    </w:p>
    <w:p w14:paraId="34CB8D42" w14:textId="0EE57288" w:rsidR="00405F36" w:rsidRPr="00871D0C" w:rsidRDefault="00405F36" w:rsidP="00871D0C">
      <w:pPr>
        <w:pStyle w:val="ListParagraph"/>
        <w:numPr>
          <w:ilvl w:val="0"/>
          <w:numId w:val="20"/>
        </w:numPr>
        <w:spacing w:before="0" w:after="100" w:line="240" w:lineRule="auto"/>
        <w:ind w:left="0"/>
        <w:contextualSpacing w:val="0"/>
        <w:rPr>
          <w:rFonts w:eastAsia="Traditional Arabic" w:cs="Traditional Arabic"/>
        </w:rPr>
      </w:pPr>
      <w:r w:rsidRPr="00871D0C">
        <w:rPr>
          <w:rFonts w:eastAsia="Traditional Arabic" w:cs="Traditional Arabic"/>
          <w:rtl/>
        </w:rPr>
        <w:t>الخطوة (</w:t>
      </w:r>
      <w:r w:rsidR="003F1CF9" w:rsidRPr="00871D0C">
        <w:rPr>
          <w:rFonts w:eastAsia="Traditional Arabic" w:cs="Traditional Arabic"/>
        </w:rPr>
        <w:t>Stride</w:t>
      </w:r>
      <w:r w:rsidRPr="00871D0C">
        <w:rPr>
          <w:rFonts w:eastAsia="Traditional Arabic" w:cs="Traditional Arabic"/>
          <w:rtl/>
        </w:rPr>
        <w:t>): تحديد مقدار الإزاحة المكانية للمرشح بين تطبيق وآخر، مما يُقلل الأبعاد المكانية عند رفعها.</w:t>
      </w:r>
    </w:p>
    <w:p w14:paraId="7FF6DD43" w14:textId="4DC2664C" w:rsidR="00405F36" w:rsidRPr="00871D0C" w:rsidRDefault="00405F36" w:rsidP="00871D0C">
      <w:pPr>
        <w:pStyle w:val="ListParagraph"/>
        <w:numPr>
          <w:ilvl w:val="0"/>
          <w:numId w:val="20"/>
        </w:numPr>
        <w:spacing w:before="0" w:after="100" w:line="240" w:lineRule="auto"/>
        <w:ind w:left="0"/>
        <w:contextualSpacing w:val="0"/>
        <w:rPr>
          <w:rFonts w:eastAsia="Traditional Arabic" w:cs="Traditional Arabic"/>
        </w:rPr>
      </w:pPr>
      <w:r w:rsidRPr="00871D0C">
        <w:rPr>
          <w:rFonts w:eastAsia="Traditional Arabic" w:cs="Traditional Arabic"/>
          <w:rtl/>
        </w:rPr>
        <w:t>التلافيف المتمدد (</w:t>
      </w:r>
      <w:r w:rsidR="003F1CF9" w:rsidRPr="00871D0C">
        <w:rPr>
          <w:rFonts w:eastAsia="Traditional Arabic" w:cs="Traditional Arabic"/>
        </w:rPr>
        <w:t>Dilated Convolution</w:t>
      </w:r>
      <w:r w:rsidRPr="00871D0C">
        <w:rPr>
          <w:rFonts w:eastAsia="Traditional Arabic" w:cs="Traditional Arabic"/>
          <w:rtl/>
        </w:rPr>
        <w:t>): إدراج فجوات بين عناصر المرشح لتوسيع الحقل الاستقبالي دون زيادة عدد المعاملات.</w:t>
      </w:r>
    </w:p>
    <w:p w14:paraId="3C934DB3" w14:textId="2AF64CDF" w:rsidR="00405F36" w:rsidRPr="00871D0C" w:rsidRDefault="00405F36" w:rsidP="00871D0C">
      <w:pPr>
        <w:pStyle w:val="ListParagraph"/>
        <w:numPr>
          <w:ilvl w:val="0"/>
          <w:numId w:val="20"/>
        </w:numPr>
        <w:spacing w:before="0" w:after="100" w:line="240" w:lineRule="auto"/>
        <w:ind w:left="0"/>
        <w:contextualSpacing w:val="0"/>
        <w:rPr>
          <w:rFonts w:eastAsia="Traditional Arabic" w:cs="Traditional Arabic"/>
        </w:rPr>
      </w:pPr>
      <w:r w:rsidRPr="00871D0C">
        <w:rPr>
          <w:rFonts w:eastAsia="Traditional Arabic" w:cs="Traditional Arabic"/>
          <w:rtl/>
        </w:rPr>
        <w:t>التلافيف القابل للتشكل (</w:t>
      </w:r>
      <w:r w:rsidR="003F1CF9" w:rsidRPr="00871D0C">
        <w:rPr>
          <w:rFonts w:eastAsia="Traditional Arabic" w:cs="Traditional Arabic"/>
        </w:rPr>
        <w:t>Deformable Convolution</w:t>
      </w:r>
      <w:r w:rsidRPr="00871D0C">
        <w:rPr>
          <w:rFonts w:eastAsia="Traditional Arabic" w:cs="Traditional Arabic"/>
          <w:rtl/>
        </w:rPr>
        <w:t xml:space="preserve">): تعديل شبكة أخذ العينات ديناميكياً بدلاً من استخدام شبكة ثابتة، مما يُتيح تعلم أشكال غير منتظمة ملائمة </w:t>
      </w:r>
      <w:r w:rsidR="00FF6A6F">
        <w:rPr>
          <w:rFonts w:eastAsia="Traditional Arabic" w:cs="Traditional Arabic" w:hint="cs"/>
          <w:rtl/>
        </w:rPr>
        <w:t>للسمات</w:t>
      </w:r>
      <w:r w:rsidRPr="00871D0C">
        <w:rPr>
          <w:rFonts w:eastAsia="Traditional Arabic" w:cs="Traditional Arabic"/>
          <w:rtl/>
        </w:rPr>
        <w:t xml:space="preserve"> التشريحية المعقدة.</w:t>
      </w:r>
    </w:p>
    <w:p w14:paraId="7A189754" w14:textId="77777777" w:rsidR="00405F36" w:rsidRPr="00FF6A6F" w:rsidRDefault="00405F36" w:rsidP="00405F36">
      <w:pPr>
        <w:spacing w:after="80"/>
      </w:pPr>
    </w:p>
    <w:p w14:paraId="1C726069" w14:textId="40B2CDD3" w:rsidR="00405F36" w:rsidRPr="002E0CEE" w:rsidRDefault="00405F36" w:rsidP="00405F36">
      <w:pPr>
        <w:pStyle w:val="ListParagraph"/>
        <w:numPr>
          <w:ilvl w:val="0"/>
          <w:numId w:val="21"/>
        </w:numPr>
        <w:spacing w:after="120" w:line="340" w:lineRule="auto"/>
        <w:rPr>
          <w:rFonts w:eastAsia="Traditional Arabic" w:cs="Traditional Arabic"/>
          <w:b/>
          <w:bCs/>
        </w:rPr>
      </w:pPr>
      <w:r w:rsidRPr="002E0CEE">
        <w:rPr>
          <w:rFonts w:eastAsia="Traditional Arabic" w:cs="Traditional Arabic"/>
          <w:b/>
          <w:bCs/>
          <w:rtl/>
        </w:rPr>
        <w:t>طبقة التنشيط (</w:t>
      </w:r>
      <w:r w:rsidR="003F1CF9" w:rsidRPr="002E0CEE">
        <w:rPr>
          <w:rFonts w:eastAsia="Traditional Arabic" w:cs="Traditional Arabic"/>
          <w:b/>
          <w:bCs/>
        </w:rPr>
        <w:t>Activation Layer</w:t>
      </w:r>
      <w:r w:rsidRPr="002E0CEE">
        <w:rPr>
          <w:rFonts w:eastAsia="Traditional Arabic" w:cs="Traditional Arabic"/>
          <w:b/>
          <w:bCs/>
          <w:rtl/>
        </w:rPr>
        <w:t>)</w:t>
      </w:r>
      <w:r w:rsidR="003F1CF9" w:rsidRPr="002E0CEE">
        <w:rPr>
          <w:rFonts w:eastAsia="Traditional Arabic" w:cs="Traditional Arabic"/>
          <w:b/>
          <w:bCs/>
        </w:rPr>
        <w:t>:</w:t>
      </w:r>
    </w:p>
    <w:p w14:paraId="6AE96F63" w14:textId="77777777" w:rsidR="00405F36" w:rsidRDefault="00405F36" w:rsidP="00871D0C">
      <w:pPr>
        <w:spacing w:after="160" w:line="240" w:lineRule="auto"/>
      </w:pPr>
      <w:r w:rsidRPr="00871D0C">
        <w:rPr>
          <w:rFonts w:eastAsia="Traditional Arabic" w:cs="Traditional Arabic"/>
          <w:rtl/>
        </w:rPr>
        <w:t>تُعدّ دوال التنشيط المكوّنَ الجوهري الذي يمنح الشبكة قدرتها على تعلم العلاقات اللاخطية المعقدة؛ فبدونها ستظل مخرجات الشبكة مجرد تحويلات خطية متتالية تافهة قاصرة عن تمثيل الأنماط الطبية الدقيقة. وفيما يلي عرض رياضي مقارن لأبرز هذه الدوال:</w:t>
      </w:r>
    </w:p>
    <w:p w14:paraId="1863219A" w14:textId="77777777" w:rsidR="00405F36" w:rsidRDefault="00405F36" w:rsidP="00405F36">
      <w:pPr>
        <w:spacing w:after="80"/>
      </w:pPr>
    </w:p>
    <w:p w14:paraId="2E0CD582" w14:textId="4F58AB65" w:rsidR="00405F36" w:rsidRDefault="00405F36" w:rsidP="00405F36">
      <w:pPr>
        <w:spacing w:after="120" w:line="340" w:lineRule="auto"/>
      </w:pPr>
      <w:r>
        <w:rPr>
          <w:rFonts w:ascii="Arial" w:eastAsia="Arial" w:hAnsi="Arial" w:cs="Arial"/>
          <w:b/>
          <w:bCs/>
          <w:rtl/>
        </w:rPr>
        <w:t>1</w:t>
      </w:r>
      <w:r w:rsidRPr="002E0CEE">
        <w:rPr>
          <w:rFonts w:eastAsia="Traditional Arabic" w:cs="Traditional Arabic"/>
          <w:b/>
          <w:bCs/>
          <w:rtl/>
        </w:rPr>
        <w:t>- دالة ReLU (</w:t>
      </w:r>
      <w:r w:rsidR="003F1CF9" w:rsidRPr="002E0CEE">
        <w:rPr>
          <w:rFonts w:eastAsia="Traditional Arabic" w:cs="Traditional Arabic"/>
          <w:b/>
          <w:bCs/>
        </w:rPr>
        <w:t>Rectified Linear Unit</w:t>
      </w:r>
      <w:r w:rsidRPr="002E0CEE">
        <w:rPr>
          <w:rFonts w:eastAsia="Traditional Arabic" w:cs="Traditional Arabic"/>
          <w:b/>
          <w:bCs/>
          <w:rtl/>
        </w:rPr>
        <w:t>):</w:t>
      </w:r>
    </w:p>
    <w:p w14:paraId="336EFC82" w14:textId="652901BA" w:rsidR="003F1CF9" w:rsidRDefault="003F1CF9" w:rsidP="003F1CF9">
      <w:pPr>
        <w:spacing w:after="160" w:line="360" w:lineRule="auto"/>
        <w:jc w:val="center"/>
        <w:rPr>
          <w:rFonts w:ascii="Arial" w:eastAsia="Arial" w:hAnsi="Arial" w:cs="Arial"/>
        </w:rPr>
      </w:pPr>
      <m:oMathPara>
        <m:oMath>
          <m:r>
            <w:rPr>
              <w:rFonts w:ascii="Cambria Math" w:eastAsia="Arial" w:hAnsi="Cambria Math" w:cs="Arial"/>
            </w:rPr>
            <m:t>f</m:t>
          </m:r>
          <m:d>
            <m:dPr>
              <m:ctrlPr>
                <w:rPr>
                  <w:rFonts w:ascii="Cambria Math" w:eastAsia="Arial" w:hAnsi="Cambria Math" w:cs="Arial"/>
                  <w:i/>
                </w:rPr>
              </m:ctrlPr>
            </m:dPr>
            <m:e>
              <m:r>
                <w:rPr>
                  <w:rFonts w:ascii="Cambria Math" w:eastAsia="Arial" w:hAnsi="Cambria Math" w:cs="Arial"/>
                </w:rPr>
                <m:t>x</m:t>
              </m:r>
            </m:e>
          </m:d>
          <m:r>
            <w:rPr>
              <w:rFonts w:ascii="Cambria Math" w:eastAsia="Arial" w:hAnsi="Cambria Math" w:cs="Arial"/>
            </w:rPr>
            <m:t>=</m:t>
          </m:r>
          <m:r>
            <m:rPr>
              <m:sty m:val="p"/>
            </m:rPr>
            <w:rPr>
              <w:rFonts w:ascii="Cambria Math" w:eastAsia="Arial" w:hAnsi="Cambria Math" w:cs="Arial"/>
            </w:rPr>
            <m:t>max⁡</m:t>
          </m:r>
          <m:r>
            <w:rPr>
              <w:rFonts w:ascii="Cambria Math" w:eastAsia="Arial" w:hAnsi="Cambria Math" w:cs="Arial"/>
            </w:rPr>
            <m:t>(x,0)</m:t>
          </m:r>
        </m:oMath>
      </m:oMathPara>
    </w:p>
    <w:p w14:paraId="39100928" w14:textId="77777777" w:rsidR="00FF6A6F" w:rsidRDefault="00405F36" w:rsidP="00871D0C">
      <w:pPr>
        <w:spacing w:after="160" w:line="240" w:lineRule="auto"/>
        <w:rPr>
          <w:rFonts w:eastAsia="Traditional Arabic" w:cs="Traditional Arabic"/>
          <w:rtl/>
        </w:rPr>
      </w:pPr>
      <w:r w:rsidRPr="00871D0C">
        <w:rPr>
          <w:rFonts w:eastAsia="Traditional Arabic" w:cs="Traditional Arabic"/>
          <w:rtl/>
        </w:rPr>
        <w:t>تُعدّ الخيار الافتراضي في الطبقات المخفية لمعظم شبكات CNN الحديثة، نظراً لبساطتها الحسابية (مشتقتها إما 0 أو 1) وسرعة حسابها التي تُقلّص زمن التدريب تقليلاً جوهرياً، كما تُخفّف مشكلة تلاشي المنحدرات (</w:t>
      </w:r>
      <w:r w:rsidR="003F1CF9" w:rsidRPr="00871D0C">
        <w:rPr>
          <w:rFonts w:eastAsia="Traditional Arabic" w:cs="Traditional Arabic"/>
        </w:rPr>
        <w:t>Vanishing Gradient</w:t>
      </w:r>
      <w:r w:rsidRPr="00871D0C">
        <w:rPr>
          <w:rFonts w:eastAsia="Traditional Arabic" w:cs="Traditional Arabic"/>
          <w:rtl/>
        </w:rPr>
        <w:t xml:space="preserve">) المرتبطة بالدوال الكلاسيكية. </w:t>
      </w:r>
    </w:p>
    <w:p w14:paraId="4A28D0BE" w14:textId="03985EAF" w:rsidR="00405F36" w:rsidRPr="00871D0C" w:rsidRDefault="00146ECB" w:rsidP="00871D0C">
      <w:pPr>
        <w:spacing w:after="160" w:line="240" w:lineRule="auto"/>
        <w:rPr>
          <w:rFonts w:eastAsia="Traditional Arabic" w:cs="Traditional Arabic"/>
        </w:rPr>
      </w:pPr>
      <w:r>
        <w:rPr>
          <w:rFonts w:eastAsia="Traditional Arabic" w:cs="Traditional Arabic" w:hint="cs"/>
          <w:rtl/>
        </w:rPr>
        <w:t xml:space="preserve">قد </w:t>
      </w:r>
      <w:r w:rsidR="00405F36" w:rsidRPr="00871D0C">
        <w:rPr>
          <w:rFonts w:eastAsia="Traditional Arabic" w:cs="Traditional Arabic"/>
          <w:rtl/>
        </w:rPr>
        <w:t>تُعاني من مشكلة العصبونات الميتة (</w:t>
      </w:r>
      <w:r w:rsidR="003F1CF9" w:rsidRPr="00871D0C">
        <w:rPr>
          <w:rFonts w:eastAsia="Traditional Arabic" w:cs="Traditional Arabic"/>
        </w:rPr>
        <w:t>Dying ReLU</w:t>
      </w:r>
      <w:r w:rsidR="00405F36" w:rsidRPr="00871D0C">
        <w:rPr>
          <w:rFonts w:eastAsia="Traditional Arabic" w:cs="Traditional Arabic"/>
          <w:rtl/>
        </w:rPr>
        <w:t>) التي تنشأ حين يصبح خرج العصبون صفراً دائماً لأي مدخل.</w:t>
      </w:r>
    </w:p>
    <w:p w14:paraId="1ADCDFF1" w14:textId="77777777" w:rsidR="00405F36" w:rsidRDefault="00405F36" w:rsidP="00405F36">
      <w:pPr>
        <w:spacing w:after="80"/>
      </w:pPr>
    </w:p>
    <w:p w14:paraId="6F0F4A24" w14:textId="6B61E757" w:rsidR="00BD77CA" w:rsidRPr="002E0CEE" w:rsidRDefault="00405F36" w:rsidP="00BD77CA">
      <w:pPr>
        <w:spacing w:after="120" w:line="340" w:lineRule="auto"/>
        <w:rPr>
          <w:rFonts w:eastAsia="Traditional Arabic" w:cs="Traditional Arabic"/>
          <w:b/>
          <w:bCs/>
          <w:rtl/>
        </w:rPr>
      </w:pPr>
      <w:r>
        <w:rPr>
          <w:rFonts w:ascii="Arial" w:eastAsia="Arial" w:hAnsi="Arial" w:cs="Arial"/>
          <w:b/>
          <w:bCs/>
          <w:rtl/>
        </w:rPr>
        <w:t xml:space="preserve">2- </w:t>
      </w:r>
      <w:r w:rsidRPr="002E0CEE">
        <w:rPr>
          <w:rFonts w:eastAsia="Traditional Arabic" w:cs="Traditional Arabic"/>
          <w:b/>
          <w:bCs/>
          <w:rtl/>
        </w:rPr>
        <w:t>دالة ReLU</w:t>
      </w:r>
      <w:r w:rsidR="00BD77CA" w:rsidRPr="002E0CEE">
        <w:rPr>
          <w:rFonts w:eastAsia="Traditional Arabic" w:cs="Traditional Arabic"/>
          <w:b/>
          <w:bCs/>
        </w:rPr>
        <w:t>:</w:t>
      </w:r>
      <w:r w:rsidR="003F1CF9" w:rsidRPr="002E0CEE">
        <w:rPr>
          <w:rFonts w:eastAsia="Traditional Arabic" w:cs="Traditional Arabic"/>
          <w:b/>
          <w:bCs/>
        </w:rPr>
        <w:t xml:space="preserve"> </w:t>
      </w:r>
      <w:r w:rsidR="00BD77CA" w:rsidRPr="002E0CEE">
        <w:rPr>
          <w:rFonts w:eastAsia="Traditional Arabic" w:cs="Traditional Arabic"/>
          <w:b/>
          <w:bCs/>
        </w:rPr>
        <w:t xml:space="preserve">Leaky </w:t>
      </w:r>
    </w:p>
    <w:p w14:paraId="47E8B3A8" w14:textId="25F4E29A" w:rsidR="00405F36" w:rsidRPr="00BD77CA" w:rsidRDefault="003F1CF9" w:rsidP="00BD77CA">
      <w:pPr>
        <w:spacing w:after="160" w:line="360" w:lineRule="auto"/>
        <w:jc w:val="center"/>
        <w:rPr>
          <w:rFonts w:ascii="Arial" w:eastAsia="Arial" w:hAnsi="Arial" w:cs="Arial"/>
        </w:rPr>
      </w:pPr>
      <m:oMathPara>
        <m:oMath>
          <m:r>
            <w:rPr>
              <w:rFonts w:ascii="Cambria Math" w:eastAsia="Arial" w:hAnsi="Cambria Math" w:cs="Arial"/>
            </w:rPr>
            <m:t>f</m:t>
          </m:r>
          <m:d>
            <m:dPr>
              <m:ctrlPr>
                <w:rPr>
                  <w:rFonts w:ascii="Cambria Math" w:eastAsia="Arial" w:hAnsi="Cambria Math" w:cs="Arial"/>
                  <w:i/>
                </w:rPr>
              </m:ctrlPr>
            </m:dPr>
            <m:e>
              <m:r>
                <w:rPr>
                  <w:rFonts w:ascii="Cambria Math" w:eastAsia="Arial" w:hAnsi="Cambria Math" w:cs="Arial"/>
                </w:rPr>
                <m:t>x</m:t>
              </m:r>
            </m:e>
          </m:d>
          <m:r>
            <w:rPr>
              <w:rFonts w:ascii="Cambria Math" w:eastAsia="Arial" w:hAnsi="Cambria Math" w:cs="Arial"/>
            </w:rPr>
            <m:t>=</m:t>
          </m:r>
          <m:r>
            <m:rPr>
              <m:sty m:val="p"/>
            </m:rPr>
            <w:rPr>
              <w:rFonts w:ascii="Cambria Math" w:eastAsia="Arial" w:hAnsi="Cambria Math" w:cs="Arial"/>
            </w:rPr>
            <m:t>max⁡</m:t>
          </m:r>
          <m:r>
            <w:rPr>
              <w:rFonts w:ascii="Cambria Math" w:eastAsia="Arial" w:hAnsi="Cambria Math" w:cs="Arial"/>
            </w:rPr>
            <m:t>(x,α.x)</m:t>
          </m:r>
        </m:oMath>
      </m:oMathPara>
    </w:p>
    <w:p w14:paraId="45411A02" w14:textId="3CBA8647" w:rsidR="00405F36" w:rsidRPr="00871D0C" w:rsidRDefault="00405F36" w:rsidP="00871D0C">
      <w:pPr>
        <w:spacing w:after="160" w:line="240" w:lineRule="auto"/>
        <w:rPr>
          <w:rFonts w:eastAsia="Traditional Arabic" w:cs="Traditional Arabic"/>
        </w:rPr>
      </w:pPr>
      <w:r w:rsidRPr="00871D0C">
        <w:rPr>
          <w:rFonts w:eastAsia="Traditional Arabic" w:cs="Traditional Arabic"/>
          <w:rtl/>
        </w:rPr>
        <w:lastRenderedPageBreak/>
        <w:t xml:space="preserve">حيث </w:t>
      </w:r>
      <w:r w:rsidRPr="00871D0C">
        <w:rPr>
          <w:rFonts w:ascii="Cambria" w:eastAsia="Traditional Arabic" w:hAnsi="Cambria" w:cs="Cambria" w:hint="cs"/>
          <w:rtl/>
        </w:rPr>
        <w:t>α</w:t>
      </w:r>
      <w:r w:rsidRPr="00871D0C">
        <w:rPr>
          <w:rFonts w:eastAsia="Traditional Arabic" w:cs="Traditional Arabic"/>
          <w:rtl/>
        </w:rPr>
        <w:t xml:space="preserve"> </w:t>
      </w:r>
      <w:r w:rsidRPr="00871D0C">
        <w:rPr>
          <w:rFonts w:eastAsia="Traditional Arabic" w:cs="Traditional Arabic" w:hint="cs"/>
          <w:rtl/>
        </w:rPr>
        <w:t>ثابت</w:t>
      </w:r>
      <w:r w:rsidRPr="00871D0C">
        <w:rPr>
          <w:rFonts w:eastAsia="Traditional Arabic" w:cs="Traditional Arabic"/>
          <w:rtl/>
        </w:rPr>
        <w:t xml:space="preserve"> </w:t>
      </w:r>
      <w:r w:rsidRPr="00871D0C">
        <w:rPr>
          <w:rFonts w:eastAsia="Traditional Arabic" w:cs="Traditional Arabic" w:hint="cs"/>
          <w:rtl/>
        </w:rPr>
        <w:t>موجب</w:t>
      </w:r>
      <w:r w:rsidRPr="00871D0C">
        <w:rPr>
          <w:rFonts w:eastAsia="Traditional Arabic" w:cs="Traditional Arabic"/>
          <w:rtl/>
        </w:rPr>
        <w:t xml:space="preserve"> </w:t>
      </w:r>
      <w:r w:rsidRPr="00871D0C">
        <w:rPr>
          <w:rFonts w:eastAsia="Traditional Arabic" w:cs="Traditional Arabic" w:hint="cs"/>
          <w:rtl/>
        </w:rPr>
        <w:t>صغير</w:t>
      </w:r>
      <w:r w:rsidRPr="00871D0C">
        <w:rPr>
          <w:rFonts w:eastAsia="Traditional Arabic" w:cs="Traditional Arabic"/>
          <w:rtl/>
        </w:rPr>
        <w:t xml:space="preserve"> </w:t>
      </w:r>
      <w:r w:rsidRPr="00871D0C">
        <w:rPr>
          <w:rFonts w:eastAsia="Traditional Arabic" w:cs="Traditional Arabic" w:hint="cs"/>
          <w:rtl/>
        </w:rPr>
        <w:t>جداً</w:t>
      </w:r>
      <w:r w:rsidRPr="00871D0C">
        <w:rPr>
          <w:rFonts w:eastAsia="Traditional Arabic" w:cs="Traditional Arabic"/>
          <w:rtl/>
        </w:rPr>
        <w:t xml:space="preserve"> </w:t>
      </w:r>
      <w:r w:rsidRPr="00871D0C">
        <w:rPr>
          <w:rFonts w:eastAsia="Traditional Arabic" w:cs="Traditional Arabic" w:hint="cs"/>
          <w:rtl/>
        </w:rPr>
        <w:t>يُساوي</w:t>
      </w:r>
      <w:r w:rsidRPr="00871D0C">
        <w:rPr>
          <w:rFonts w:eastAsia="Traditional Arabic" w:cs="Traditional Arabic"/>
          <w:rtl/>
        </w:rPr>
        <w:t xml:space="preserve"> </w:t>
      </w:r>
      <w:r w:rsidRPr="00871D0C">
        <w:rPr>
          <w:rFonts w:eastAsia="Traditional Arabic" w:cs="Traditional Arabic" w:hint="cs"/>
          <w:rtl/>
        </w:rPr>
        <w:t>عادةً</w:t>
      </w:r>
      <w:r w:rsidRPr="00871D0C">
        <w:rPr>
          <w:rFonts w:eastAsia="Traditional Arabic" w:cs="Traditional Arabic"/>
          <w:rtl/>
        </w:rPr>
        <w:t xml:space="preserve"> 0.01. </w:t>
      </w:r>
      <w:r w:rsidRPr="00871D0C">
        <w:rPr>
          <w:rFonts w:eastAsia="Traditional Arabic" w:cs="Traditional Arabic" w:hint="cs"/>
          <w:rtl/>
        </w:rPr>
        <w:t>تُعالج</w:t>
      </w:r>
      <w:r w:rsidRPr="00871D0C">
        <w:rPr>
          <w:rFonts w:eastAsia="Traditional Arabic" w:cs="Traditional Arabic"/>
          <w:rtl/>
        </w:rPr>
        <w:t xml:space="preserve"> </w:t>
      </w:r>
      <w:r w:rsidRPr="00871D0C">
        <w:rPr>
          <w:rFonts w:eastAsia="Traditional Arabic" w:cs="Traditional Arabic" w:hint="cs"/>
          <w:rtl/>
        </w:rPr>
        <w:t>هذه</w:t>
      </w:r>
      <w:r w:rsidRPr="00871D0C">
        <w:rPr>
          <w:rFonts w:eastAsia="Traditional Arabic" w:cs="Traditional Arabic"/>
          <w:rtl/>
        </w:rPr>
        <w:t xml:space="preserve"> </w:t>
      </w:r>
      <w:r w:rsidRPr="00871D0C">
        <w:rPr>
          <w:rFonts w:eastAsia="Traditional Arabic" w:cs="Traditional Arabic" w:hint="cs"/>
          <w:rtl/>
        </w:rPr>
        <w:t>الدالة</w:t>
      </w:r>
      <w:r w:rsidRPr="00871D0C">
        <w:rPr>
          <w:rFonts w:eastAsia="Traditional Arabic" w:cs="Traditional Arabic"/>
          <w:rtl/>
        </w:rPr>
        <w:t xml:space="preserve"> </w:t>
      </w:r>
      <w:r w:rsidRPr="00871D0C">
        <w:rPr>
          <w:rFonts w:eastAsia="Traditional Arabic" w:cs="Traditional Arabic" w:hint="cs"/>
          <w:rtl/>
        </w:rPr>
        <w:t>إشكالية</w:t>
      </w:r>
      <w:r w:rsidRPr="00871D0C">
        <w:rPr>
          <w:rFonts w:eastAsia="Traditional Arabic" w:cs="Traditional Arabic"/>
          <w:rtl/>
        </w:rPr>
        <w:t xml:space="preserve"> </w:t>
      </w:r>
      <w:r w:rsidRPr="00871D0C">
        <w:rPr>
          <w:rFonts w:eastAsia="Traditional Arabic" w:cs="Traditional Arabic" w:hint="cs"/>
          <w:rtl/>
        </w:rPr>
        <w:t>العصبونات</w:t>
      </w:r>
      <w:r w:rsidRPr="00871D0C">
        <w:rPr>
          <w:rFonts w:eastAsia="Traditional Arabic" w:cs="Traditional Arabic"/>
          <w:rtl/>
        </w:rPr>
        <w:t xml:space="preserve"> </w:t>
      </w:r>
      <w:r w:rsidRPr="00871D0C">
        <w:rPr>
          <w:rFonts w:eastAsia="Traditional Arabic" w:cs="Traditional Arabic" w:hint="cs"/>
          <w:rtl/>
        </w:rPr>
        <w:t>الميتة</w:t>
      </w:r>
      <w:r w:rsidRPr="00871D0C">
        <w:rPr>
          <w:rFonts w:eastAsia="Traditional Arabic" w:cs="Traditional Arabic"/>
          <w:rtl/>
        </w:rPr>
        <w:t xml:space="preserve"> </w:t>
      </w:r>
      <w:r w:rsidRPr="00871D0C">
        <w:rPr>
          <w:rFonts w:eastAsia="Traditional Arabic" w:cs="Traditional Arabic" w:hint="cs"/>
          <w:rtl/>
        </w:rPr>
        <w:t>في</w:t>
      </w:r>
      <w:r w:rsidRPr="00871D0C">
        <w:rPr>
          <w:rFonts w:eastAsia="Traditional Arabic" w:cs="Traditional Arabic"/>
          <w:rtl/>
        </w:rPr>
        <w:t xml:space="preserve"> ReLU </w:t>
      </w:r>
      <w:r w:rsidRPr="00871D0C">
        <w:rPr>
          <w:rFonts w:eastAsia="Traditional Arabic" w:cs="Traditional Arabic" w:hint="cs"/>
          <w:rtl/>
        </w:rPr>
        <w:t>بالسماح</w:t>
      </w:r>
      <w:r w:rsidRPr="00871D0C">
        <w:rPr>
          <w:rFonts w:eastAsia="Traditional Arabic" w:cs="Traditional Arabic"/>
          <w:rtl/>
        </w:rPr>
        <w:t xml:space="preserve"> </w:t>
      </w:r>
      <w:r w:rsidRPr="00871D0C">
        <w:rPr>
          <w:rFonts w:eastAsia="Traditional Arabic" w:cs="Traditional Arabic" w:hint="cs"/>
          <w:rtl/>
        </w:rPr>
        <w:t>بتدفق</w:t>
      </w:r>
      <w:r w:rsidRPr="00871D0C">
        <w:rPr>
          <w:rFonts w:eastAsia="Traditional Arabic" w:cs="Traditional Arabic"/>
          <w:rtl/>
        </w:rPr>
        <w:t xml:space="preserve"> </w:t>
      </w:r>
      <w:r w:rsidRPr="00871D0C">
        <w:rPr>
          <w:rFonts w:eastAsia="Traditional Arabic" w:cs="Traditional Arabic" w:hint="cs"/>
          <w:rtl/>
        </w:rPr>
        <w:t>منحدر</w:t>
      </w:r>
      <w:r w:rsidRPr="00871D0C">
        <w:rPr>
          <w:rFonts w:eastAsia="Traditional Arabic" w:cs="Traditional Arabic"/>
          <w:rtl/>
        </w:rPr>
        <w:t xml:space="preserve"> </w:t>
      </w:r>
      <w:r w:rsidRPr="00871D0C">
        <w:rPr>
          <w:rFonts w:eastAsia="Traditional Arabic" w:cs="Traditional Arabic" w:hint="cs"/>
          <w:rtl/>
        </w:rPr>
        <w:t>ضئيل</w:t>
      </w:r>
      <w:r w:rsidRPr="00871D0C">
        <w:rPr>
          <w:rFonts w:eastAsia="Traditional Arabic" w:cs="Traditional Arabic"/>
          <w:rtl/>
        </w:rPr>
        <w:t xml:space="preserve"> </w:t>
      </w:r>
      <w:r w:rsidRPr="00871D0C">
        <w:rPr>
          <w:rFonts w:eastAsia="Traditional Arabic" w:cs="Traditional Arabic" w:hint="cs"/>
          <w:rtl/>
        </w:rPr>
        <w:t>عبر</w:t>
      </w:r>
      <w:r w:rsidRPr="00871D0C">
        <w:rPr>
          <w:rFonts w:eastAsia="Traditional Arabic" w:cs="Traditional Arabic"/>
          <w:rtl/>
        </w:rPr>
        <w:t xml:space="preserve"> </w:t>
      </w:r>
      <w:r w:rsidRPr="00871D0C">
        <w:rPr>
          <w:rFonts w:eastAsia="Traditional Arabic" w:cs="Traditional Arabic" w:hint="cs"/>
          <w:rtl/>
        </w:rPr>
        <w:t>المنطقة</w:t>
      </w:r>
      <w:r w:rsidRPr="00871D0C">
        <w:rPr>
          <w:rFonts w:eastAsia="Traditional Arabic" w:cs="Traditional Arabic"/>
          <w:rtl/>
        </w:rPr>
        <w:t xml:space="preserve"> </w:t>
      </w:r>
      <w:r w:rsidRPr="00871D0C">
        <w:rPr>
          <w:rFonts w:eastAsia="Traditional Arabic" w:cs="Traditional Arabic" w:hint="cs"/>
          <w:rtl/>
        </w:rPr>
        <w:t>السالبة،</w:t>
      </w:r>
      <w:r w:rsidRPr="00871D0C">
        <w:rPr>
          <w:rFonts w:eastAsia="Traditional Arabic" w:cs="Traditional Arabic"/>
          <w:rtl/>
        </w:rPr>
        <w:t xml:space="preserve"> </w:t>
      </w:r>
      <w:r w:rsidRPr="00871D0C">
        <w:rPr>
          <w:rFonts w:eastAsia="Traditional Arabic" w:cs="Traditional Arabic" w:hint="cs"/>
          <w:rtl/>
        </w:rPr>
        <w:t>مما</w:t>
      </w:r>
      <w:r w:rsidRPr="00871D0C">
        <w:rPr>
          <w:rFonts w:eastAsia="Traditional Arabic" w:cs="Traditional Arabic"/>
          <w:rtl/>
        </w:rPr>
        <w:t xml:space="preserve"> </w:t>
      </w:r>
      <w:r w:rsidRPr="00871D0C">
        <w:rPr>
          <w:rFonts w:eastAsia="Traditional Arabic" w:cs="Traditional Arabic" w:hint="cs"/>
          <w:rtl/>
        </w:rPr>
        <w:t>يضمن</w:t>
      </w:r>
      <w:r w:rsidRPr="00871D0C">
        <w:rPr>
          <w:rFonts w:eastAsia="Traditional Arabic" w:cs="Traditional Arabic"/>
          <w:rtl/>
        </w:rPr>
        <w:t xml:space="preserve"> </w:t>
      </w:r>
      <w:r w:rsidRPr="00871D0C">
        <w:rPr>
          <w:rFonts w:eastAsia="Traditional Arabic" w:cs="Traditional Arabic" w:hint="cs"/>
          <w:rtl/>
        </w:rPr>
        <w:t>استمرار</w:t>
      </w:r>
      <w:r w:rsidRPr="00871D0C">
        <w:rPr>
          <w:rFonts w:eastAsia="Traditional Arabic" w:cs="Traditional Arabic"/>
          <w:rtl/>
        </w:rPr>
        <w:t xml:space="preserve"> </w:t>
      </w:r>
      <w:r w:rsidRPr="00871D0C">
        <w:rPr>
          <w:rFonts w:eastAsia="Traditional Arabic" w:cs="Traditional Arabic" w:hint="cs"/>
          <w:rtl/>
        </w:rPr>
        <w:t>تحديث</w:t>
      </w:r>
      <w:r w:rsidRPr="00871D0C">
        <w:rPr>
          <w:rFonts w:eastAsia="Traditional Arabic" w:cs="Traditional Arabic"/>
          <w:rtl/>
        </w:rPr>
        <w:t xml:space="preserve"> </w:t>
      </w:r>
      <w:r w:rsidRPr="00871D0C">
        <w:rPr>
          <w:rFonts w:eastAsia="Traditional Arabic" w:cs="Traditional Arabic" w:hint="cs"/>
          <w:rtl/>
        </w:rPr>
        <w:t>الأوزان</w:t>
      </w:r>
      <w:r w:rsidRPr="00871D0C">
        <w:rPr>
          <w:rFonts w:eastAsia="Traditional Arabic" w:cs="Traditional Arabic"/>
          <w:rtl/>
        </w:rPr>
        <w:t xml:space="preserve"> </w:t>
      </w:r>
      <w:r w:rsidRPr="00871D0C">
        <w:rPr>
          <w:rFonts w:eastAsia="Traditional Arabic" w:cs="Traditional Arabic" w:hint="cs"/>
          <w:rtl/>
        </w:rPr>
        <w:t>خلال</w:t>
      </w:r>
      <w:r w:rsidRPr="00871D0C">
        <w:rPr>
          <w:rFonts w:eastAsia="Traditional Arabic" w:cs="Traditional Arabic"/>
          <w:rtl/>
        </w:rPr>
        <w:t xml:space="preserve"> </w:t>
      </w:r>
      <w:r w:rsidRPr="00871D0C">
        <w:rPr>
          <w:rFonts w:eastAsia="Traditional Arabic" w:cs="Traditional Arabic" w:hint="cs"/>
          <w:rtl/>
        </w:rPr>
        <w:t>خوارزمية</w:t>
      </w:r>
      <w:r w:rsidRPr="00871D0C">
        <w:rPr>
          <w:rFonts w:eastAsia="Traditional Arabic" w:cs="Traditional Arabic"/>
          <w:rtl/>
        </w:rPr>
        <w:t xml:space="preserve"> </w:t>
      </w:r>
      <w:r w:rsidRPr="00871D0C">
        <w:rPr>
          <w:rFonts w:eastAsia="Traditional Arabic" w:cs="Traditional Arabic" w:hint="cs"/>
          <w:rtl/>
        </w:rPr>
        <w:t>الانتشار</w:t>
      </w:r>
      <w:r w:rsidRPr="00871D0C">
        <w:rPr>
          <w:rFonts w:eastAsia="Traditional Arabic" w:cs="Traditional Arabic"/>
          <w:rtl/>
        </w:rPr>
        <w:t xml:space="preserve"> </w:t>
      </w:r>
      <w:r w:rsidRPr="00871D0C">
        <w:rPr>
          <w:rFonts w:eastAsia="Traditional Arabic" w:cs="Traditional Arabic" w:hint="cs"/>
          <w:rtl/>
        </w:rPr>
        <w:t>العكسي</w:t>
      </w:r>
      <w:r w:rsidRPr="00871D0C">
        <w:rPr>
          <w:rFonts w:eastAsia="Traditional Arabic" w:cs="Traditional Arabic"/>
          <w:rtl/>
        </w:rPr>
        <w:t xml:space="preserve">. </w:t>
      </w:r>
      <w:r w:rsidRPr="00871D0C">
        <w:rPr>
          <w:rFonts w:eastAsia="Traditional Arabic" w:cs="Traditional Arabic" w:hint="cs"/>
          <w:rtl/>
        </w:rPr>
        <w:t>تُستخدم</w:t>
      </w:r>
      <w:r w:rsidRPr="00871D0C">
        <w:rPr>
          <w:rFonts w:eastAsia="Traditional Arabic" w:cs="Traditional Arabic"/>
          <w:rtl/>
        </w:rPr>
        <w:t xml:space="preserve"> </w:t>
      </w:r>
      <w:r w:rsidRPr="00871D0C">
        <w:rPr>
          <w:rFonts w:eastAsia="Traditional Arabic" w:cs="Traditional Arabic" w:hint="cs"/>
          <w:rtl/>
        </w:rPr>
        <w:t>بكثافة</w:t>
      </w:r>
      <w:r w:rsidRPr="00871D0C">
        <w:rPr>
          <w:rFonts w:eastAsia="Traditional Arabic" w:cs="Traditional Arabic"/>
          <w:rtl/>
        </w:rPr>
        <w:t xml:space="preserve"> </w:t>
      </w:r>
      <w:r w:rsidRPr="00871D0C">
        <w:rPr>
          <w:rFonts w:eastAsia="Traditional Arabic" w:cs="Traditional Arabic" w:hint="cs"/>
          <w:rtl/>
        </w:rPr>
        <w:t>في</w:t>
      </w:r>
      <w:r w:rsidRPr="00871D0C">
        <w:rPr>
          <w:rFonts w:eastAsia="Traditional Arabic" w:cs="Traditional Arabic"/>
          <w:rtl/>
        </w:rPr>
        <w:t xml:space="preserve"> </w:t>
      </w:r>
      <w:r w:rsidRPr="00871D0C">
        <w:rPr>
          <w:rFonts w:eastAsia="Traditional Arabic" w:cs="Traditional Arabic" w:hint="cs"/>
          <w:rtl/>
        </w:rPr>
        <w:t>نماذج</w:t>
      </w:r>
      <w:r w:rsidRPr="00871D0C">
        <w:rPr>
          <w:rFonts w:eastAsia="Traditional Arabic" w:cs="Traditional Arabic"/>
          <w:rtl/>
        </w:rPr>
        <w:t xml:space="preserve"> </w:t>
      </w:r>
      <w:r w:rsidRPr="00871D0C">
        <w:rPr>
          <w:rFonts w:eastAsia="Traditional Arabic" w:cs="Traditional Arabic" w:hint="cs"/>
          <w:rtl/>
        </w:rPr>
        <w:t>الشبكات</w:t>
      </w:r>
      <w:r w:rsidRPr="00871D0C">
        <w:rPr>
          <w:rFonts w:eastAsia="Traditional Arabic" w:cs="Traditional Arabic"/>
          <w:rtl/>
        </w:rPr>
        <w:t xml:space="preserve"> </w:t>
      </w:r>
      <w:r w:rsidRPr="00871D0C">
        <w:rPr>
          <w:rFonts w:eastAsia="Traditional Arabic" w:cs="Traditional Arabic" w:hint="cs"/>
          <w:rtl/>
        </w:rPr>
        <w:t>التوليدية</w:t>
      </w:r>
      <w:r w:rsidRPr="00871D0C">
        <w:rPr>
          <w:rFonts w:eastAsia="Traditional Arabic" w:cs="Traditional Arabic"/>
          <w:rtl/>
        </w:rPr>
        <w:t xml:space="preserve"> </w:t>
      </w:r>
      <w:r w:rsidRPr="00871D0C">
        <w:rPr>
          <w:rFonts w:eastAsia="Traditional Arabic" w:cs="Traditional Arabic" w:hint="cs"/>
          <w:rtl/>
        </w:rPr>
        <w:t>التنافسية</w:t>
      </w:r>
      <w:r w:rsidRPr="00871D0C">
        <w:rPr>
          <w:rFonts w:eastAsia="Traditional Arabic" w:cs="Traditional Arabic"/>
          <w:rtl/>
        </w:rPr>
        <w:t xml:space="preserve"> (</w:t>
      </w:r>
      <w:r w:rsidR="00BD77CA" w:rsidRPr="00871D0C">
        <w:rPr>
          <w:rFonts w:eastAsia="Traditional Arabic" w:cs="Traditional Arabic"/>
        </w:rPr>
        <w:t>GANs</w:t>
      </w:r>
      <w:r w:rsidRPr="00871D0C">
        <w:rPr>
          <w:rFonts w:eastAsia="Traditional Arabic" w:cs="Traditional Arabic"/>
          <w:rtl/>
        </w:rPr>
        <w:t>).</w:t>
      </w:r>
    </w:p>
    <w:p w14:paraId="6D8FA0BB" w14:textId="77777777" w:rsidR="00405F36" w:rsidRDefault="00405F36" w:rsidP="00405F36">
      <w:pPr>
        <w:spacing w:after="80"/>
      </w:pPr>
    </w:p>
    <w:p w14:paraId="3A161640" w14:textId="08EDA02E" w:rsidR="00405F36" w:rsidRDefault="00405F36" w:rsidP="00405F36">
      <w:pPr>
        <w:spacing w:after="120" w:line="340" w:lineRule="auto"/>
        <w:rPr>
          <w:rFonts w:ascii="Arial" w:eastAsia="Arial" w:hAnsi="Arial" w:cs="Arial"/>
          <w:b/>
          <w:bCs/>
        </w:rPr>
      </w:pPr>
      <w:r>
        <w:rPr>
          <w:rFonts w:ascii="Arial" w:eastAsia="Arial" w:hAnsi="Arial" w:cs="Arial"/>
          <w:b/>
          <w:bCs/>
          <w:rtl/>
        </w:rPr>
        <w:t xml:space="preserve">3- </w:t>
      </w:r>
      <w:r w:rsidRPr="002E0CEE">
        <w:rPr>
          <w:rFonts w:eastAsia="Traditional Arabic" w:cs="Traditional Arabic"/>
          <w:b/>
          <w:bCs/>
          <w:rtl/>
        </w:rPr>
        <w:t>دالة</w:t>
      </w:r>
      <w:proofErr w:type="gramStart"/>
      <w:r w:rsidR="00BD77CA" w:rsidRPr="002E0CEE">
        <w:rPr>
          <w:rFonts w:eastAsia="Traditional Arabic" w:cs="Traditional Arabic"/>
          <w:b/>
          <w:bCs/>
        </w:rPr>
        <w:t xml:space="preserve">Sigmoid </w:t>
      </w:r>
      <w:r w:rsidRPr="002E0CEE">
        <w:rPr>
          <w:rFonts w:eastAsia="Traditional Arabic" w:cs="Traditional Arabic"/>
          <w:b/>
          <w:bCs/>
          <w:rtl/>
        </w:rPr>
        <w:t>:</w:t>
      </w:r>
      <w:proofErr w:type="gramEnd"/>
    </w:p>
    <w:p w14:paraId="688A33F3" w14:textId="56B48003" w:rsidR="00BD77CA" w:rsidRDefault="00BD77CA" w:rsidP="00405F36">
      <w:pPr>
        <w:spacing w:after="120" w:line="340" w:lineRule="auto"/>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p w14:paraId="1C308468" w14:textId="6C5C035C" w:rsidR="00405F36" w:rsidRDefault="00405F36" w:rsidP="002E0CEE">
      <w:pPr>
        <w:spacing w:after="160" w:line="240" w:lineRule="auto"/>
      </w:pPr>
      <w:r w:rsidRPr="002E0CEE">
        <w:rPr>
          <w:rFonts w:eastAsia="Traditional Arabic" w:cs="Traditional Arabic"/>
          <w:rtl/>
        </w:rPr>
        <w:t xml:space="preserve">تُخرج هذه الدالة قيماً محصورة في النطاق (0, 1)، مما يجعلها ملائمة حصراً لطبقة الخرج في مهام التصنيف الثنائي حيث تُفسَّر قيمتها كاحتمال. غير أن استخدامها في الطبقات المخفية العميقة </w:t>
      </w:r>
      <w:r w:rsidR="003E0411">
        <w:rPr>
          <w:rFonts w:eastAsia="Traditional Arabic" w:cs="Traditional Arabic" w:hint="cs"/>
          <w:rtl/>
        </w:rPr>
        <w:t>مستبعد</w:t>
      </w:r>
      <w:r w:rsidRPr="002E0CEE">
        <w:rPr>
          <w:rFonts w:eastAsia="Traditional Arabic" w:cs="Traditional Arabic"/>
          <w:rtl/>
        </w:rPr>
        <w:t>، إذ تُولّد مشتقتها قيماً بالغة الصغر عند التشبع (</w:t>
      </w:r>
      <w:r w:rsidR="004F1358" w:rsidRPr="002E0CEE">
        <w:rPr>
          <w:rFonts w:eastAsia="Traditional Arabic" w:cs="Traditional Arabic"/>
        </w:rPr>
        <w:t>Saturation</w:t>
      </w:r>
      <w:r w:rsidRPr="002E0CEE">
        <w:rPr>
          <w:rFonts w:eastAsia="Traditional Arabic" w:cs="Traditional Arabic"/>
          <w:rtl/>
        </w:rPr>
        <w:t>) تؤدي إلى تلاشي المنحدرات (</w:t>
      </w:r>
      <w:r w:rsidR="004F1358" w:rsidRPr="002E0CEE">
        <w:rPr>
          <w:rFonts w:eastAsia="Traditional Arabic" w:cs="Traditional Arabic"/>
        </w:rPr>
        <w:t>Vanishing Gradient Problem</w:t>
      </w:r>
      <w:r w:rsidRPr="002E0CEE">
        <w:rPr>
          <w:rFonts w:eastAsia="Traditional Arabic" w:cs="Traditional Arabic"/>
          <w:rtl/>
        </w:rPr>
        <w:t>) وتوقف التعلم في الطبقات الأولى</w:t>
      </w:r>
      <w:r>
        <w:rPr>
          <w:rFonts w:ascii="Arial" w:eastAsia="Arial" w:hAnsi="Arial" w:cs="Arial"/>
          <w:rtl/>
        </w:rPr>
        <w:t>.</w:t>
      </w:r>
    </w:p>
    <w:p w14:paraId="0C545157" w14:textId="77777777" w:rsidR="00405F36" w:rsidRDefault="00405F36" w:rsidP="00405F36">
      <w:pPr>
        <w:spacing w:after="80"/>
      </w:pPr>
    </w:p>
    <w:p w14:paraId="19C13BFE" w14:textId="0B197731" w:rsidR="00405F36" w:rsidRDefault="00405F36" w:rsidP="00405F36">
      <w:pPr>
        <w:spacing w:after="120" w:line="340" w:lineRule="auto"/>
        <w:rPr>
          <w:ins w:id="4" w:author="Alesar Othman" w:date="2026-07-14T16:34:00Z" w16du:dateUtc="2026-07-14T13:34:00Z"/>
          <w:rFonts w:ascii="Arial" w:eastAsia="Arial" w:hAnsi="Arial" w:cs="Arial"/>
          <w:b/>
          <w:bCs/>
        </w:rPr>
      </w:pPr>
      <w:r>
        <w:rPr>
          <w:rFonts w:ascii="Arial" w:eastAsia="Arial" w:hAnsi="Arial" w:cs="Arial"/>
          <w:b/>
          <w:bCs/>
          <w:rtl/>
        </w:rPr>
        <w:t xml:space="preserve">4- </w:t>
      </w:r>
      <w:r w:rsidRPr="002E0CEE">
        <w:rPr>
          <w:rFonts w:eastAsia="Traditional Arabic" w:cs="Traditional Arabic"/>
          <w:b/>
          <w:bCs/>
          <w:rtl/>
        </w:rPr>
        <w:t>دالة الظل الزائدي (</w:t>
      </w:r>
      <w:r w:rsidR="00BD3327" w:rsidRPr="002E0CEE">
        <w:rPr>
          <w:rFonts w:eastAsia="Traditional Arabic" w:cs="Traditional Arabic"/>
          <w:b/>
          <w:bCs/>
        </w:rPr>
        <w:t>Tahn</w:t>
      </w:r>
      <w:r w:rsidRPr="002E0CEE">
        <w:rPr>
          <w:rFonts w:eastAsia="Traditional Arabic" w:cs="Traditional Arabic"/>
          <w:b/>
          <w:bCs/>
          <w:rtl/>
        </w:rPr>
        <w:t>):</w:t>
      </w:r>
    </w:p>
    <w:p w14:paraId="38A2C497" w14:textId="062B9929" w:rsidR="00BD3327" w:rsidRPr="00BD3327" w:rsidDel="00BD3327" w:rsidRDefault="00BD3327" w:rsidP="00405F36">
      <w:pPr>
        <w:spacing w:after="120" w:line="340" w:lineRule="auto"/>
        <w:rPr>
          <w:del w:id="5" w:author="Alesar Othman" w:date="2026-07-14T16:36:00Z" w16du:dateUtc="2026-07-14T13:36:00Z"/>
          <w:i/>
          <w:lang w:bidi="ar-SY"/>
        </w:rPr>
      </w:pPr>
      <m:oMathPara>
        <m:oMath>
          <m:r>
            <w:rPr>
              <w:rFonts w:ascii="Cambria Math" w:hAnsi="Cambria Math"/>
            </w:rPr>
            <m:t>f</m:t>
          </m:r>
          <m:d>
            <m:dPr>
              <m:ctrlPr>
                <w:rPr>
                  <w:rFonts w:ascii="Cambria Math" w:hAnsi="Cambria Math"/>
                  <w:i/>
                  <w:lang w:bidi="ar-SY"/>
                </w:rPr>
              </m:ctrlPr>
            </m:dPr>
            <m:e>
              <m:r>
                <w:rPr>
                  <w:rFonts w:ascii="Cambria Math" w:hAnsi="Cambria Math"/>
                  <w:lang w:bidi="ar-SY"/>
                </w:rPr>
                <m:t>x</m:t>
              </m:r>
            </m:e>
          </m:d>
          <m:r>
            <w:rPr>
              <w:rFonts w:ascii="Cambria Math" w:hAnsi="Cambria Math"/>
              <w:lang w:bidi="ar-SY"/>
            </w:rPr>
            <m:t xml:space="preserve">= </m:t>
          </m:r>
          <m:f>
            <m:fPr>
              <m:ctrlPr>
                <w:rPr>
                  <w:rFonts w:ascii="Cambria Math" w:hAnsi="Cambria Math"/>
                  <w:i/>
                  <w:lang w:bidi="ar-SY"/>
                </w:rPr>
              </m:ctrlPr>
            </m:fPr>
            <m:num>
              <m:sSup>
                <m:sSupPr>
                  <m:ctrlPr>
                    <w:rPr>
                      <w:rFonts w:ascii="Cambria Math" w:hAnsi="Cambria Math"/>
                      <w:i/>
                      <w:lang w:bidi="ar-SY"/>
                    </w:rPr>
                  </m:ctrlPr>
                </m:sSupPr>
                <m:e>
                  <m:r>
                    <w:rPr>
                      <w:rFonts w:ascii="Cambria Math" w:hAnsi="Cambria Math"/>
                      <w:lang w:bidi="ar-SY"/>
                    </w:rPr>
                    <m:t>e</m:t>
                  </m:r>
                </m:e>
                <m:sup>
                  <m:r>
                    <w:rPr>
                      <w:rFonts w:ascii="Cambria Math" w:hAnsi="Cambria Math"/>
                      <w:lang w:bidi="ar-SY"/>
                    </w:rPr>
                    <m:t xml:space="preserve">x </m:t>
                  </m:r>
                </m:sup>
              </m:sSup>
              <m:r>
                <w:rPr>
                  <w:rFonts w:ascii="Cambria Math" w:hAnsi="Cambria Math"/>
                  <w:lang w:bidi="ar-SY"/>
                </w:rPr>
                <m:t xml:space="preserve">- </m:t>
              </m:r>
              <m:sSup>
                <m:sSupPr>
                  <m:ctrlPr>
                    <w:rPr>
                      <w:rFonts w:ascii="Cambria Math" w:hAnsi="Cambria Math"/>
                      <w:i/>
                      <w:lang w:bidi="ar-SY"/>
                    </w:rPr>
                  </m:ctrlPr>
                </m:sSupPr>
                <m:e>
                  <m:r>
                    <w:rPr>
                      <w:rFonts w:ascii="Cambria Math" w:hAnsi="Cambria Math"/>
                      <w:lang w:bidi="ar-SY"/>
                    </w:rPr>
                    <m:t>e</m:t>
                  </m:r>
                </m:e>
                <m:sup>
                  <m:r>
                    <w:rPr>
                      <w:rFonts w:ascii="Cambria Math" w:hAnsi="Cambria Math"/>
                      <w:lang w:bidi="ar-SY"/>
                    </w:rPr>
                    <m:t>-x</m:t>
                  </m:r>
                </m:sup>
              </m:sSup>
            </m:num>
            <m:den>
              <m:sSup>
                <m:sSupPr>
                  <m:ctrlPr>
                    <w:rPr>
                      <w:rFonts w:ascii="Cambria Math" w:hAnsi="Cambria Math"/>
                      <w:i/>
                      <w:lang w:bidi="ar-SY"/>
                    </w:rPr>
                  </m:ctrlPr>
                </m:sSupPr>
                <m:e>
                  <m:r>
                    <w:rPr>
                      <w:rFonts w:ascii="Cambria Math" w:hAnsi="Cambria Math"/>
                      <w:lang w:bidi="ar-SY"/>
                    </w:rPr>
                    <m:t>e</m:t>
                  </m:r>
                </m:e>
                <m:sup>
                  <m:r>
                    <w:rPr>
                      <w:rFonts w:ascii="Cambria Math" w:hAnsi="Cambria Math"/>
                      <w:lang w:bidi="ar-SY"/>
                    </w:rPr>
                    <m:t xml:space="preserve">x </m:t>
                  </m:r>
                </m:sup>
              </m:sSup>
              <m:r>
                <w:rPr>
                  <w:rFonts w:ascii="Cambria Math" w:hAnsi="Cambria Math"/>
                  <w:lang w:bidi="ar-SY"/>
                </w:rPr>
                <m:t xml:space="preserve">+ </m:t>
              </m:r>
              <m:sSup>
                <m:sSupPr>
                  <m:ctrlPr>
                    <w:rPr>
                      <w:rFonts w:ascii="Cambria Math" w:hAnsi="Cambria Math"/>
                      <w:i/>
                      <w:lang w:bidi="ar-SY"/>
                    </w:rPr>
                  </m:ctrlPr>
                </m:sSupPr>
                <m:e>
                  <m:r>
                    <w:rPr>
                      <w:rFonts w:ascii="Cambria Math" w:hAnsi="Cambria Math"/>
                      <w:lang w:bidi="ar-SY"/>
                    </w:rPr>
                    <m:t>e</m:t>
                  </m:r>
                </m:e>
                <m:sup>
                  <m:r>
                    <w:rPr>
                      <w:rFonts w:ascii="Cambria Math" w:hAnsi="Cambria Math"/>
                      <w:lang w:bidi="ar-SY"/>
                    </w:rPr>
                    <m:t>-x</m:t>
                  </m:r>
                </m:sup>
              </m:sSup>
            </m:den>
          </m:f>
          <m:r>
            <w:ins w:id="6" w:author="Alesar Othman" w:date="2026-07-14T16:35:00Z" w16du:dateUtc="2026-07-14T13:35:00Z">
              <w:rPr>
                <w:rFonts w:ascii="Cambria Math" w:hAnsi="Cambria Math"/>
                <w:lang w:bidi="ar-SY"/>
              </w:rPr>
              <m:t xml:space="preserve">  </m:t>
            </w:ins>
          </m:r>
        </m:oMath>
      </m:oMathPara>
    </w:p>
    <w:p w14:paraId="6CF7F43A" w14:textId="04F68EB6" w:rsidR="00405F36" w:rsidRPr="002E0CEE" w:rsidRDefault="00405F36" w:rsidP="002E0CEE">
      <w:pPr>
        <w:spacing w:after="160" w:line="240" w:lineRule="auto"/>
        <w:rPr>
          <w:rFonts w:eastAsia="Traditional Arabic" w:cs="Traditional Arabic"/>
        </w:rPr>
      </w:pPr>
      <w:r w:rsidRPr="002E0CEE">
        <w:rPr>
          <w:rFonts w:eastAsia="Traditional Arabic" w:cs="Traditional Arabic"/>
          <w:rtl/>
        </w:rPr>
        <w:t xml:space="preserve">تُخرج قيماً في النطاق (-1, 1) بمتوسط يقترب من الصفر مما يُعزز الاستقرار الإحصائي لمخرجات طبقاتها، غير أنها تعاني مشكلة التشبع </w:t>
      </w:r>
      <w:r w:rsidR="003E0411">
        <w:rPr>
          <w:rFonts w:eastAsia="Traditional Arabic" w:cs="Traditional Arabic" w:hint="cs"/>
          <w:rtl/>
        </w:rPr>
        <w:t>المذكورة</w:t>
      </w:r>
      <w:r w:rsidRPr="002E0CEE">
        <w:rPr>
          <w:rFonts w:eastAsia="Traditional Arabic" w:cs="Traditional Arabic"/>
          <w:rtl/>
        </w:rPr>
        <w:t xml:space="preserve"> في Sigmoid وتلاشي </w:t>
      </w:r>
      <w:proofErr w:type="gramStart"/>
      <w:r w:rsidRPr="002E0CEE">
        <w:rPr>
          <w:rFonts w:eastAsia="Traditional Arabic" w:cs="Traditional Arabic"/>
          <w:rtl/>
        </w:rPr>
        <w:t>المنحدرات ،</w:t>
      </w:r>
      <w:proofErr w:type="gramEnd"/>
      <w:r w:rsidRPr="002E0CEE">
        <w:rPr>
          <w:rFonts w:eastAsia="Traditional Arabic" w:cs="Traditional Arabic"/>
          <w:rtl/>
        </w:rPr>
        <w:t xml:space="preserve"> ويقتصر استخدامها حالياً على بعض بنى معالجة اللغات الطبيعية (NLP) وخلايا الذاكرة طويلة المدى (LSTM).</w:t>
      </w:r>
    </w:p>
    <w:p w14:paraId="7F615678" w14:textId="77777777" w:rsidR="00405F36" w:rsidRDefault="00405F36" w:rsidP="00405F36">
      <w:pPr>
        <w:spacing w:after="80"/>
      </w:pPr>
    </w:p>
    <w:p w14:paraId="5B0EE895" w14:textId="4A5EA808" w:rsidR="00033995" w:rsidRDefault="00405F36" w:rsidP="00174D4D">
      <w:pPr>
        <w:spacing w:after="120" w:line="340" w:lineRule="auto"/>
        <w:rPr>
          <w:ins w:id="7" w:author="Alesar Othman" w:date="2026-07-14T18:15:00Z" w16du:dateUtc="2026-07-14T15:15:00Z"/>
          <w:rFonts w:ascii="Arial" w:eastAsia="Arial" w:hAnsi="Arial" w:cs="Arial"/>
          <w:b/>
          <w:bCs/>
        </w:rPr>
      </w:pPr>
      <w:r>
        <w:rPr>
          <w:rFonts w:ascii="Arial" w:eastAsia="Arial" w:hAnsi="Arial" w:cs="Arial"/>
          <w:b/>
          <w:bCs/>
          <w:rtl/>
        </w:rPr>
        <w:t xml:space="preserve">5- </w:t>
      </w:r>
      <w:r w:rsidRPr="002E0CEE">
        <w:rPr>
          <w:rFonts w:eastAsia="Traditional Arabic" w:cs="Traditional Arabic"/>
          <w:b/>
          <w:bCs/>
          <w:rtl/>
        </w:rPr>
        <w:t>دالة Swish / SiLU:</w:t>
      </w:r>
    </w:p>
    <w:p w14:paraId="00479601" w14:textId="44E57DF2" w:rsidR="00174D4D" w:rsidRPr="00174D4D" w:rsidRDefault="00174D4D" w:rsidP="00174D4D">
      <w:pPr>
        <w:spacing w:after="120" w:line="340" w:lineRule="auto"/>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=x.σ(β.x)</m:t>
          </m:r>
        </m:oMath>
      </m:oMathPara>
    </w:p>
    <w:p w14:paraId="6D912E72" w14:textId="230E9BE8" w:rsidR="00174D4D" w:rsidRPr="002E0CEE" w:rsidRDefault="00405F36" w:rsidP="002E0CEE">
      <w:pPr>
        <w:spacing w:before="0" w:after="0" w:line="240" w:lineRule="auto"/>
        <w:rPr>
          <w:rFonts w:eastAsia="Traditional Arabic" w:cs="Traditional Arabic"/>
          <w:rtl/>
        </w:rPr>
      </w:pPr>
      <w:r w:rsidRPr="002E0CEE">
        <w:rPr>
          <w:rFonts w:eastAsia="Traditional Arabic" w:cs="Traditional Arabic"/>
          <w:rtl/>
        </w:rPr>
        <w:t xml:space="preserve">حيث </w:t>
      </w:r>
      <w:r w:rsidR="003C7723" w:rsidRPr="002E0CEE">
        <w:rPr>
          <w:rFonts w:ascii="Cambria" w:eastAsia="Traditional Arabic" w:hAnsi="Cambria" w:cs="Cambria"/>
        </w:rPr>
        <w:t>σ</w:t>
      </w:r>
      <w:r w:rsidR="003C7723" w:rsidRPr="002E0CEE">
        <w:rPr>
          <w:rFonts w:eastAsia="Traditional Arabic" w:cs="Traditional Arabic"/>
        </w:rPr>
        <w:t xml:space="preserve"> </w:t>
      </w:r>
      <w:r w:rsidR="003C7723" w:rsidRPr="002E0CEE">
        <w:rPr>
          <w:rFonts w:eastAsia="Traditional Arabic" w:cs="Traditional Arabic" w:hint="cs"/>
          <w:rtl/>
        </w:rPr>
        <w:t>هي</w:t>
      </w:r>
      <w:r w:rsidR="00174D4D" w:rsidRPr="002E0CEE">
        <w:rPr>
          <w:rFonts w:eastAsia="Traditional Arabic" w:cs="Traditional Arabic" w:hint="cs"/>
          <w:rtl/>
        </w:rPr>
        <w:t xml:space="preserve"> </w:t>
      </w:r>
      <w:r w:rsidRPr="002E0CEE">
        <w:rPr>
          <w:rFonts w:eastAsia="Traditional Arabic" w:cs="Traditional Arabic"/>
          <w:rtl/>
        </w:rPr>
        <w:t>دالة Sigmoid و</w:t>
      </w:r>
      <w:r w:rsidRPr="002E0CEE">
        <w:rPr>
          <w:rFonts w:ascii="Cambria" w:eastAsia="Traditional Arabic" w:hAnsi="Cambria" w:cs="Cambria" w:hint="cs"/>
          <w:rtl/>
        </w:rPr>
        <w:t>β</w:t>
      </w:r>
      <w:r w:rsidRPr="002E0CEE">
        <w:rPr>
          <w:rFonts w:eastAsia="Traditional Arabic" w:cs="Traditional Arabic"/>
          <w:rtl/>
        </w:rPr>
        <w:t xml:space="preserve"> </w:t>
      </w:r>
      <w:r w:rsidRPr="002E0CEE">
        <w:rPr>
          <w:rFonts w:eastAsia="Traditional Arabic" w:cs="Traditional Arabic" w:hint="cs"/>
          <w:rtl/>
        </w:rPr>
        <w:t>معامل</w:t>
      </w:r>
      <w:r w:rsidRPr="002E0CEE">
        <w:rPr>
          <w:rFonts w:eastAsia="Traditional Arabic" w:cs="Traditional Arabic"/>
          <w:rtl/>
        </w:rPr>
        <w:t xml:space="preserve"> </w:t>
      </w:r>
      <w:r w:rsidRPr="002E0CEE">
        <w:rPr>
          <w:rFonts w:eastAsia="Traditional Arabic" w:cs="Traditional Arabic" w:hint="cs"/>
          <w:rtl/>
        </w:rPr>
        <w:t>موجب</w:t>
      </w:r>
      <w:r w:rsidRPr="002E0CEE">
        <w:rPr>
          <w:rFonts w:eastAsia="Traditional Arabic" w:cs="Traditional Arabic"/>
          <w:rtl/>
        </w:rPr>
        <w:t xml:space="preserve"> </w:t>
      </w:r>
      <w:r w:rsidRPr="002E0CEE">
        <w:rPr>
          <w:rFonts w:eastAsia="Traditional Arabic" w:cs="Traditional Arabic" w:hint="cs"/>
          <w:rtl/>
        </w:rPr>
        <w:t>قابل</w:t>
      </w:r>
      <w:r w:rsidRPr="002E0CEE">
        <w:rPr>
          <w:rFonts w:eastAsia="Traditional Arabic" w:cs="Traditional Arabic"/>
          <w:rtl/>
        </w:rPr>
        <w:t xml:space="preserve"> </w:t>
      </w:r>
      <w:r w:rsidRPr="002E0CEE">
        <w:rPr>
          <w:rFonts w:eastAsia="Traditional Arabic" w:cs="Traditional Arabic" w:hint="cs"/>
          <w:rtl/>
        </w:rPr>
        <w:t>للتعلم</w:t>
      </w:r>
      <w:r w:rsidRPr="002E0CEE">
        <w:rPr>
          <w:rFonts w:eastAsia="Traditional Arabic" w:cs="Traditional Arabic"/>
          <w:rtl/>
        </w:rPr>
        <w:t xml:space="preserve">. </w:t>
      </w:r>
      <w:r w:rsidRPr="002E0CEE">
        <w:rPr>
          <w:rFonts w:eastAsia="Traditional Arabic" w:cs="Traditional Arabic" w:hint="cs"/>
          <w:rtl/>
        </w:rPr>
        <w:t>تتميز</w:t>
      </w:r>
      <w:r w:rsidRPr="002E0CEE">
        <w:rPr>
          <w:rFonts w:eastAsia="Traditional Arabic" w:cs="Traditional Arabic"/>
          <w:rtl/>
        </w:rPr>
        <w:t xml:space="preserve"> </w:t>
      </w:r>
      <w:r w:rsidRPr="002E0CEE">
        <w:rPr>
          <w:rFonts w:eastAsia="Traditional Arabic" w:cs="Traditional Arabic" w:hint="cs"/>
          <w:rtl/>
        </w:rPr>
        <w:t>هذه</w:t>
      </w:r>
      <w:r w:rsidRPr="002E0CEE">
        <w:rPr>
          <w:rFonts w:eastAsia="Traditional Arabic" w:cs="Traditional Arabic"/>
          <w:rtl/>
        </w:rPr>
        <w:t xml:space="preserve"> </w:t>
      </w:r>
      <w:r w:rsidRPr="002E0CEE">
        <w:rPr>
          <w:rFonts w:eastAsia="Traditional Arabic" w:cs="Traditional Arabic" w:hint="cs"/>
          <w:rtl/>
        </w:rPr>
        <w:t>الدالة</w:t>
      </w:r>
      <w:r w:rsidRPr="002E0CEE">
        <w:rPr>
          <w:rFonts w:eastAsia="Traditional Arabic" w:cs="Traditional Arabic"/>
          <w:rtl/>
        </w:rPr>
        <w:t xml:space="preserve"> </w:t>
      </w:r>
      <w:r w:rsidRPr="002E0CEE">
        <w:rPr>
          <w:rFonts w:eastAsia="Traditional Arabic" w:cs="Traditional Arabic" w:hint="cs"/>
          <w:rtl/>
        </w:rPr>
        <w:t>بسلاسة</w:t>
      </w:r>
      <w:r w:rsidRPr="002E0CEE">
        <w:rPr>
          <w:rFonts w:eastAsia="Traditional Arabic" w:cs="Traditional Arabic"/>
          <w:rtl/>
        </w:rPr>
        <w:t xml:space="preserve"> </w:t>
      </w:r>
      <w:r w:rsidRPr="002E0CEE">
        <w:rPr>
          <w:rFonts w:eastAsia="Traditional Arabic" w:cs="Traditional Arabic" w:hint="cs"/>
          <w:rtl/>
        </w:rPr>
        <w:t>انحنائها</w:t>
      </w:r>
      <w:r w:rsidRPr="002E0CEE">
        <w:rPr>
          <w:rFonts w:eastAsia="Traditional Arabic" w:cs="Traditional Arabic"/>
          <w:rtl/>
        </w:rPr>
        <w:t xml:space="preserve"> </w:t>
      </w:r>
      <w:r w:rsidRPr="002E0CEE">
        <w:rPr>
          <w:rFonts w:eastAsia="Traditional Arabic" w:cs="Traditional Arabic" w:hint="cs"/>
          <w:rtl/>
        </w:rPr>
        <w:t>وسلوك</w:t>
      </w:r>
      <w:r w:rsidR="003E0411">
        <w:rPr>
          <w:rFonts w:eastAsia="Traditional Arabic" w:cs="Traditional Arabic" w:hint="cs"/>
          <w:rtl/>
        </w:rPr>
        <w:t>ها غير الرتيب</w:t>
      </w:r>
      <w:r w:rsidRPr="002E0CEE">
        <w:rPr>
          <w:rFonts w:eastAsia="Traditional Arabic" w:cs="Traditional Arabic"/>
          <w:rtl/>
        </w:rPr>
        <w:t xml:space="preserve"> (</w:t>
      </w:r>
      <w:r w:rsidR="00174D4D" w:rsidRPr="002E0CEE">
        <w:rPr>
          <w:rFonts w:eastAsia="Traditional Arabic" w:cs="Traditional Arabic"/>
        </w:rPr>
        <w:t>Non-monotonic</w:t>
      </w:r>
      <w:r w:rsidRPr="002E0CEE">
        <w:rPr>
          <w:rFonts w:eastAsia="Traditional Arabic" w:cs="Traditional Arabic"/>
          <w:rtl/>
        </w:rPr>
        <w:t>) في المنطقة السالبة، مما يُتيح تدفقاً ضئيلاً للمعلومات حتى عند القيم السالبة بدلاً من قطعه كلياً كما في ReLU. أثبتت دراسات مستفيضة تحسنها الملحوظ في دقة الشبكات العميقة جداً</w:t>
      </w:r>
    </w:p>
    <w:p w14:paraId="1172E2FA" w14:textId="5617DE1C" w:rsidR="00405F36" w:rsidRDefault="00405F36" w:rsidP="002E0CEE">
      <w:pPr>
        <w:spacing w:before="0" w:after="0" w:line="240" w:lineRule="auto"/>
      </w:pPr>
      <w:r w:rsidRPr="002E0CEE">
        <w:rPr>
          <w:rFonts w:eastAsia="Traditional Arabic" w:cs="Traditional Arabic"/>
          <w:rtl/>
        </w:rPr>
        <w:t xml:space="preserve"> (50</w:t>
      </w:r>
      <w:r w:rsidR="00174D4D" w:rsidRPr="002E0CEE">
        <w:rPr>
          <w:rFonts w:eastAsia="Traditional Arabic" w:cs="Traditional Arabic"/>
        </w:rPr>
        <w:t>Depth&gt;</w:t>
      </w:r>
      <w:r w:rsidRPr="002E0CEE">
        <w:rPr>
          <w:rFonts w:eastAsia="Traditional Arabic" w:cs="Traditional Arabic"/>
          <w:rtl/>
        </w:rPr>
        <w:t>) مقارنةً بـ ReLU التقليدية</w:t>
      </w:r>
      <w:r>
        <w:rPr>
          <w:rFonts w:ascii="Arial" w:eastAsia="Arial" w:hAnsi="Arial" w:cs="Arial"/>
          <w:rtl/>
        </w:rPr>
        <w:t>.</w:t>
      </w:r>
    </w:p>
    <w:p w14:paraId="7F7A46D7" w14:textId="77777777" w:rsidR="00405F36" w:rsidRDefault="00405F36" w:rsidP="00405F36">
      <w:pPr>
        <w:spacing w:after="80"/>
      </w:pPr>
    </w:p>
    <w:p w14:paraId="10FCA4E3" w14:textId="1F98A783" w:rsidR="00405F36" w:rsidRPr="002E0CEE" w:rsidRDefault="00405F36" w:rsidP="00405F36">
      <w:pPr>
        <w:pStyle w:val="ListParagraph"/>
        <w:numPr>
          <w:ilvl w:val="0"/>
          <w:numId w:val="21"/>
        </w:numPr>
        <w:spacing w:after="120" w:line="340" w:lineRule="auto"/>
        <w:rPr>
          <w:rFonts w:cs="Traditional Arabic"/>
          <w:b/>
          <w:bCs/>
        </w:rPr>
      </w:pPr>
      <w:r w:rsidRPr="002E0CEE">
        <w:rPr>
          <w:rFonts w:eastAsia="Arial" w:cs="Traditional Arabic"/>
          <w:b/>
          <w:bCs/>
          <w:rtl/>
        </w:rPr>
        <w:t>طبقة التجميع (</w:t>
      </w:r>
      <w:r w:rsidR="00174D4D" w:rsidRPr="002E0CEE">
        <w:rPr>
          <w:rFonts w:eastAsia="Arial" w:cs="Traditional Arabic"/>
          <w:b/>
          <w:bCs/>
        </w:rPr>
        <w:t>Pooling Layer</w:t>
      </w:r>
      <w:r w:rsidRPr="002E0CEE">
        <w:rPr>
          <w:rFonts w:eastAsia="Arial" w:cs="Traditional Arabic"/>
          <w:b/>
          <w:bCs/>
          <w:rtl/>
        </w:rPr>
        <w:t>)</w:t>
      </w:r>
      <w:r w:rsidR="002E0CEE">
        <w:rPr>
          <w:rFonts w:eastAsia="Arial" w:cs="Traditional Arabic"/>
          <w:b/>
          <w:bCs/>
        </w:rPr>
        <w:t>:</w:t>
      </w:r>
    </w:p>
    <w:p w14:paraId="474E58D4" w14:textId="149DF72A" w:rsidR="00405F36" w:rsidRPr="002E0CEE" w:rsidRDefault="00405F36" w:rsidP="002E0CEE">
      <w:pPr>
        <w:spacing w:before="0" w:after="0" w:line="240" w:lineRule="auto"/>
        <w:rPr>
          <w:rFonts w:eastAsia="Traditional Arabic" w:cs="Traditional Arabic"/>
        </w:rPr>
      </w:pPr>
      <w:r w:rsidRPr="002E0CEE">
        <w:rPr>
          <w:rFonts w:eastAsia="Traditional Arabic" w:cs="Traditional Arabic"/>
          <w:rtl/>
        </w:rPr>
        <w:t>تلي طبقات التلافيف والتنشيط وتهدف أساساً إلى تقليص البُعد المكاني (</w:t>
      </w:r>
      <w:r w:rsidR="00174D4D" w:rsidRPr="002E0CEE">
        <w:rPr>
          <w:rFonts w:eastAsia="Traditional Arabic" w:cs="Traditional Arabic"/>
        </w:rPr>
        <w:t>Spatial Down sampling</w:t>
      </w:r>
      <w:r w:rsidRPr="002E0CEE">
        <w:rPr>
          <w:rFonts w:eastAsia="Traditional Arabic" w:cs="Traditional Arabic"/>
          <w:rtl/>
        </w:rPr>
        <w:t xml:space="preserve">) لخرائط </w:t>
      </w:r>
      <w:r w:rsidR="003E0411">
        <w:rPr>
          <w:rFonts w:eastAsia="Traditional Arabic" w:cs="Traditional Arabic" w:hint="cs"/>
          <w:rtl/>
        </w:rPr>
        <w:t>السمات</w:t>
      </w:r>
      <w:r w:rsidRPr="002E0CEE">
        <w:rPr>
          <w:rFonts w:eastAsia="Traditional Arabic" w:cs="Traditional Arabic"/>
          <w:rtl/>
        </w:rPr>
        <w:t>، مما يُخفض الحمل الحسابي للطبقات اللاحقة ويُضفي على النموذج ثباتاً تجاه الإزاحات الطفيفة ويُخفّف الإفراط في التكيف. وتتباين أشهر آلياتها على النحو الآتي:</w:t>
      </w:r>
    </w:p>
    <w:p w14:paraId="23B297FB" w14:textId="31A641EF" w:rsidR="00405F36" w:rsidRPr="002E0CEE" w:rsidRDefault="00405F36" w:rsidP="002E0CEE">
      <w:pPr>
        <w:pStyle w:val="ListParagraph"/>
        <w:numPr>
          <w:ilvl w:val="0"/>
          <w:numId w:val="20"/>
        </w:numPr>
        <w:spacing w:before="0" w:after="0" w:line="240" w:lineRule="auto"/>
        <w:ind w:left="0"/>
        <w:contextualSpacing w:val="0"/>
        <w:rPr>
          <w:rFonts w:eastAsia="Traditional Arabic" w:cs="Traditional Arabic"/>
        </w:rPr>
      </w:pPr>
      <w:r w:rsidRPr="002E0CEE">
        <w:rPr>
          <w:rFonts w:eastAsia="Traditional Arabic" w:cs="Traditional Arabic"/>
          <w:rtl/>
        </w:rPr>
        <w:lastRenderedPageBreak/>
        <w:t>التجميع الأقصى (</w:t>
      </w:r>
      <w:r w:rsidR="00174D4D" w:rsidRPr="002E0CEE">
        <w:rPr>
          <w:rFonts w:eastAsia="Traditional Arabic" w:cs="Traditional Arabic"/>
        </w:rPr>
        <w:t>Max Pooling</w:t>
      </w:r>
      <w:r w:rsidRPr="002E0CEE">
        <w:rPr>
          <w:rFonts w:eastAsia="Traditional Arabic" w:cs="Traditional Arabic"/>
          <w:rtl/>
        </w:rPr>
        <w:t>): يختار القيمة القصوى داخل نافذة بحجم محدد (عادةً 2×2) بخطوة مساوية لحجمها، مما يُبقي أقوى الإشارات المستخلصة ويُبرز الميزات الحادة كالحواف والتضاريس التشريحية الدقيقة.</w:t>
      </w:r>
    </w:p>
    <w:p w14:paraId="157D3F4B" w14:textId="7A9D6311" w:rsidR="00405F36" w:rsidRPr="002E0CEE" w:rsidRDefault="00405F36" w:rsidP="002E0CEE">
      <w:pPr>
        <w:pStyle w:val="ListParagraph"/>
        <w:numPr>
          <w:ilvl w:val="0"/>
          <w:numId w:val="20"/>
        </w:numPr>
        <w:spacing w:before="0" w:after="0" w:line="240" w:lineRule="auto"/>
        <w:ind w:left="0"/>
        <w:contextualSpacing w:val="0"/>
        <w:rPr>
          <w:rFonts w:eastAsia="Traditional Arabic" w:cs="Traditional Arabic"/>
        </w:rPr>
      </w:pPr>
      <w:r w:rsidRPr="002E0CEE">
        <w:rPr>
          <w:rFonts w:eastAsia="Traditional Arabic" w:cs="Traditional Arabic"/>
          <w:rtl/>
        </w:rPr>
        <w:t>التجميع المتوسط (</w:t>
      </w:r>
      <w:r w:rsidR="00174D4D" w:rsidRPr="002E0CEE">
        <w:rPr>
          <w:rFonts w:eastAsia="Traditional Arabic" w:cs="Traditional Arabic"/>
        </w:rPr>
        <w:t>Average Pooling</w:t>
      </w:r>
      <w:r w:rsidRPr="002E0CEE">
        <w:rPr>
          <w:rFonts w:eastAsia="Traditional Arabic" w:cs="Traditional Arabic"/>
          <w:rtl/>
        </w:rPr>
        <w:t xml:space="preserve">): يحسب المتوسط الحسابي لجميع قيم النافذة، مما يُنعّم </w:t>
      </w:r>
      <w:r w:rsidR="006C72F6">
        <w:rPr>
          <w:rFonts w:eastAsia="Traditional Arabic" w:cs="Traditional Arabic"/>
          <w:rtl/>
        </w:rPr>
        <w:t>السمات</w:t>
      </w:r>
      <w:r w:rsidRPr="002E0CEE">
        <w:rPr>
          <w:rFonts w:eastAsia="Traditional Arabic" w:cs="Traditional Arabic"/>
          <w:rtl/>
        </w:rPr>
        <w:t xml:space="preserve"> ويُقلل التكرار البياني (</w:t>
      </w:r>
      <w:r w:rsidR="00174D4D" w:rsidRPr="002E0CEE">
        <w:rPr>
          <w:rFonts w:eastAsia="Traditional Arabic" w:cs="Traditional Arabic"/>
        </w:rPr>
        <w:t>Redundancy</w:t>
      </w:r>
      <w:r w:rsidRPr="002E0CEE">
        <w:rPr>
          <w:rFonts w:eastAsia="Traditional Arabic" w:cs="Traditional Arabic"/>
          <w:rtl/>
        </w:rPr>
        <w:t>)، ويُفضَّل في الطبقات النهائية للشبكات العميقة قبيل مرحلة التصنيف.</w:t>
      </w:r>
    </w:p>
    <w:p w14:paraId="00F1E230" w14:textId="77777777" w:rsidR="00405F36" w:rsidRPr="002E0CEE" w:rsidRDefault="00405F36" w:rsidP="002E0CEE">
      <w:pPr>
        <w:spacing w:before="0" w:after="0" w:line="240" w:lineRule="auto"/>
        <w:rPr>
          <w:rFonts w:eastAsia="Traditional Arabic" w:cs="Traditional Arabic"/>
        </w:rPr>
      </w:pPr>
    </w:p>
    <w:p w14:paraId="5A7EF8EB" w14:textId="6E5ABB48" w:rsidR="00405F36" w:rsidRPr="002E0CEE" w:rsidRDefault="00405F36" w:rsidP="002E0CEE">
      <w:pPr>
        <w:pStyle w:val="ListParagraph"/>
        <w:numPr>
          <w:ilvl w:val="0"/>
          <w:numId w:val="21"/>
        </w:numPr>
        <w:spacing w:before="0" w:after="0" w:line="240" w:lineRule="auto"/>
        <w:rPr>
          <w:rFonts w:eastAsia="Arial" w:cs="Traditional Arabic"/>
          <w:b/>
          <w:bCs/>
        </w:rPr>
      </w:pPr>
      <w:r w:rsidRPr="002E0CEE">
        <w:rPr>
          <w:rFonts w:eastAsia="Arial" w:cs="Traditional Arabic"/>
          <w:b/>
          <w:bCs/>
          <w:rtl/>
        </w:rPr>
        <w:t>الطبقة كاملة الاتصال (</w:t>
      </w:r>
      <w:r w:rsidR="00174D4D" w:rsidRPr="002E0CEE">
        <w:rPr>
          <w:rFonts w:eastAsia="Arial" w:cs="Traditional Arabic"/>
          <w:b/>
          <w:bCs/>
        </w:rPr>
        <w:t>Fully Connected / Dense Layer</w:t>
      </w:r>
      <w:r w:rsidRPr="002E0CEE">
        <w:rPr>
          <w:rFonts w:eastAsia="Arial" w:cs="Traditional Arabic"/>
          <w:b/>
          <w:bCs/>
          <w:rtl/>
        </w:rPr>
        <w:t>)</w:t>
      </w:r>
      <w:r w:rsidR="002E0CEE">
        <w:rPr>
          <w:rFonts w:eastAsia="Arial" w:cs="Traditional Arabic"/>
          <w:b/>
          <w:bCs/>
        </w:rPr>
        <w:t>:</w:t>
      </w:r>
    </w:p>
    <w:p w14:paraId="54203307" w14:textId="4580B7BD" w:rsidR="00405F36" w:rsidRPr="002E0CEE" w:rsidRDefault="00405F36" w:rsidP="002E0CEE">
      <w:pPr>
        <w:spacing w:before="0" w:after="0" w:line="240" w:lineRule="auto"/>
        <w:rPr>
          <w:rFonts w:eastAsia="Traditional Arabic" w:cs="Traditional Arabic"/>
        </w:rPr>
      </w:pPr>
      <w:r w:rsidRPr="002E0CEE">
        <w:rPr>
          <w:rFonts w:eastAsia="Traditional Arabic" w:cs="Traditional Arabic"/>
          <w:rtl/>
        </w:rPr>
        <w:t xml:space="preserve">تُمثّل الطبقة كاملة الاتصال المرحلة الختامية في هيكلية CNN، حيث تُحوَّل خرائط </w:t>
      </w:r>
      <w:r w:rsidR="006C72F6">
        <w:rPr>
          <w:rFonts w:eastAsia="Traditional Arabic" w:cs="Traditional Arabic" w:hint="cs"/>
          <w:rtl/>
        </w:rPr>
        <w:t>السمات</w:t>
      </w:r>
      <w:r w:rsidRPr="002E0CEE">
        <w:rPr>
          <w:rFonts w:eastAsia="Traditional Arabic" w:cs="Traditional Arabic"/>
          <w:rtl/>
        </w:rPr>
        <w:t xml:space="preserve"> ثلاثية الأبعاد أولاً إلى متجه أحادي البُعد عبر عملية التسطيح (</w:t>
      </w:r>
      <w:r w:rsidR="00174D4D" w:rsidRPr="002E0CEE">
        <w:rPr>
          <w:rFonts w:eastAsia="Traditional Arabic" w:cs="Traditional Arabic"/>
        </w:rPr>
        <w:t>Flattening</w:t>
      </w:r>
      <w:r w:rsidRPr="002E0CEE">
        <w:rPr>
          <w:rFonts w:eastAsia="Traditional Arabic" w:cs="Traditional Arabic"/>
          <w:rtl/>
        </w:rPr>
        <w:t>). في هذه الطبقة يتصل كل عصبون بجميع عصبونات الطبقة السابقة، مما يُتيح دمج المعلومات المكانية الموزعة وتكوين فهم تكاملي شامل. تُشكّل الأوزان</w:t>
      </w:r>
      <w:r>
        <w:rPr>
          <w:rFonts w:ascii="Arial" w:eastAsia="Arial" w:hAnsi="Arial" w:cs="Arial"/>
          <w:rtl/>
        </w:rPr>
        <w:t xml:space="preserve"> </w:t>
      </w:r>
      <w:r w:rsidRPr="002E0CEE">
        <w:rPr>
          <w:rFonts w:eastAsia="Traditional Arabic" w:cs="Traditional Arabic"/>
          <w:rtl/>
        </w:rPr>
        <w:t>المتعلَّمة حدود القرار الرياضية (</w:t>
      </w:r>
      <w:r w:rsidR="00174D4D" w:rsidRPr="002E0CEE">
        <w:rPr>
          <w:rFonts w:eastAsia="Traditional Arabic" w:cs="Traditional Arabic"/>
        </w:rPr>
        <w:t>Decision Boundaries</w:t>
      </w:r>
      <w:r w:rsidRPr="002E0CEE">
        <w:rPr>
          <w:rFonts w:eastAsia="Traditional Arabic" w:cs="Traditional Arabic"/>
          <w:rtl/>
        </w:rPr>
        <w:t>) التي تُصنّف التمثيل المجرد إلى أحد الفئات التشخيصية المستهدفة.</w:t>
      </w:r>
    </w:p>
    <w:p w14:paraId="725268CF" w14:textId="77777777" w:rsidR="00405F36" w:rsidRDefault="00405F36" w:rsidP="002E0CEE">
      <w:pPr>
        <w:spacing w:after="80" w:line="240" w:lineRule="auto"/>
      </w:pPr>
    </w:p>
    <w:p w14:paraId="5E8BC229" w14:textId="44014047" w:rsidR="00405F36" w:rsidRPr="002E0CEE" w:rsidRDefault="00405F36" w:rsidP="002E0CEE">
      <w:pPr>
        <w:pStyle w:val="ListParagraph"/>
        <w:numPr>
          <w:ilvl w:val="0"/>
          <w:numId w:val="21"/>
        </w:numPr>
        <w:spacing w:before="0" w:after="0" w:line="340" w:lineRule="auto"/>
        <w:rPr>
          <w:rFonts w:eastAsia="Arial" w:cs="Traditional Arabic"/>
          <w:b/>
          <w:bCs/>
        </w:rPr>
      </w:pPr>
      <w:r w:rsidRPr="002E0CEE">
        <w:rPr>
          <w:rFonts w:eastAsia="Arial" w:cs="Traditional Arabic"/>
          <w:b/>
          <w:bCs/>
          <w:rtl/>
        </w:rPr>
        <w:t xml:space="preserve">التصنيف متعدد الفئات دالة </w:t>
      </w:r>
      <w:r w:rsidR="008B227C" w:rsidRPr="002E0CEE">
        <w:rPr>
          <w:rFonts w:eastAsia="Arial" w:cs="Traditional Arabic"/>
          <w:b/>
          <w:bCs/>
        </w:rPr>
        <w:t>SoftMax</w:t>
      </w:r>
      <w:r w:rsidR="00875C80" w:rsidRPr="002E0CEE">
        <w:rPr>
          <w:rFonts w:eastAsia="Arial" w:cs="Traditional Arabic" w:hint="cs"/>
          <w:b/>
          <w:bCs/>
          <w:rtl/>
        </w:rPr>
        <w:t>:</w:t>
      </w:r>
    </w:p>
    <w:p w14:paraId="32A48D91" w14:textId="1941064B" w:rsidR="00405F36" w:rsidRPr="002E0CEE" w:rsidRDefault="006C72F6" w:rsidP="002E0CEE">
      <w:pPr>
        <w:spacing w:before="0" w:after="0" w:line="240" w:lineRule="auto"/>
        <w:rPr>
          <w:rFonts w:eastAsia="Traditional Arabic" w:cs="Traditional Arabic"/>
          <w:rtl/>
        </w:rPr>
      </w:pPr>
      <w:r>
        <w:rPr>
          <w:rFonts w:eastAsia="Traditional Arabic" w:cs="Traditional Arabic" w:hint="cs"/>
          <w:rtl/>
        </w:rPr>
        <w:t>تُ</w:t>
      </w:r>
      <w:r w:rsidR="00405F36" w:rsidRPr="002E0CEE">
        <w:rPr>
          <w:rFonts w:eastAsia="Traditional Arabic" w:cs="Traditional Arabic"/>
          <w:rtl/>
        </w:rPr>
        <w:t xml:space="preserve">عتمد في طبقة الخرج لتوليد توزيع احتمالي مُعيَّر عبر الفئات </w:t>
      </w:r>
      <w:r>
        <w:rPr>
          <w:rFonts w:eastAsia="Traditional Arabic" w:cs="Traditional Arabic" w:hint="cs"/>
          <w:rtl/>
        </w:rPr>
        <w:t>المختلفة</w:t>
      </w:r>
      <w:r w:rsidR="00405F36" w:rsidRPr="002E0CEE">
        <w:rPr>
          <w:rFonts w:eastAsia="Traditional Arabic" w:cs="Traditional Arabic"/>
          <w:rtl/>
        </w:rPr>
        <w:t>، وفق العلاقة:</w:t>
      </w:r>
    </w:p>
    <w:p w14:paraId="04F5D850" w14:textId="32B3302B" w:rsidR="00875C80" w:rsidRPr="009B161F" w:rsidRDefault="009B161F" w:rsidP="002E0CEE">
      <w:pPr>
        <w:spacing w:before="0" w:after="0" w:line="360" w:lineRule="auto"/>
        <w:rPr>
          <w:i/>
        </w:rPr>
      </w:pPr>
      <m:oMathPara>
        <m:oMath>
          <m:r>
            <w:rPr>
              <w:rFonts w:ascii="Cambria Math" w:hAnsi="Cambria Math"/>
            </w:rPr>
            <m:t>softmax</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num>
            <m:den>
              <m:nary>
                <m:naryPr>
                  <m:chr m:val="∑"/>
                  <m:limLoc m:val="undOvr"/>
                  <m:ctrlPr>
                    <w:rPr>
                      <w:rFonts w:ascii="Cambria Math" w:hAnsi="Cambria Math"/>
                      <w:i/>
                    </w:rPr>
                  </m:ctrlPr>
                </m:naryPr>
                <m:sub>
                  <m:r>
                    <w:rPr>
                      <w:rFonts w:ascii="Cambria Math" w:hAnsi="Cambria Math"/>
                    </w:rPr>
                    <m:t>j=0</m:t>
                  </m:r>
                </m:sub>
                <m:sup>
                  <m:r>
                    <w:rPr>
                      <w:rFonts w:ascii="Cambria Math" w:hAnsi="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j</m:t>
                          </m:r>
                        </m:sub>
                      </m:sSub>
                    </m:sup>
                  </m:sSup>
                </m:e>
              </m:nary>
            </m:den>
          </m:f>
        </m:oMath>
      </m:oMathPara>
    </w:p>
    <w:p w14:paraId="0CA10C30" w14:textId="21ACE262" w:rsidR="003C7723" w:rsidRPr="002E0CEE" w:rsidRDefault="00405F36" w:rsidP="002E0CEE">
      <w:pPr>
        <w:spacing w:before="0" w:after="0" w:line="240" w:lineRule="auto"/>
        <w:rPr>
          <w:rFonts w:eastAsia="Traditional Arabic" w:cs="Traditional Arabic"/>
        </w:rPr>
      </w:pPr>
      <w:r w:rsidRPr="002E0CEE">
        <w:rPr>
          <w:rFonts w:eastAsia="Traditional Arabic" w:cs="Traditional Arabic"/>
          <w:rtl/>
        </w:rPr>
        <w:t xml:space="preserve">بحيث يُشير </w:t>
      </w:r>
      <w:r w:rsidR="009B161F" w:rsidRPr="002E0CEE">
        <w:rPr>
          <w:rFonts w:eastAsia="Traditional Arabic" w:cs="Traditional Arabic"/>
        </w:rPr>
        <w:t xml:space="preserve"> </w:t>
      </w:r>
      <m:oMath>
        <m:sSub>
          <m:sSubPr>
            <m:ctrlPr>
              <w:rPr>
                <w:rFonts w:ascii="Cambria Math" w:eastAsia="Traditional Arabic" w:hAnsi="Cambria Math" w:cs="Traditional Arabic"/>
              </w:rPr>
            </m:ctrlPr>
          </m:sSubPr>
          <m:e>
            <m:r>
              <w:rPr>
                <w:rFonts w:ascii="Cambria Math" w:eastAsia="Traditional Arabic" w:hAnsi="Cambria Math" w:cs="Traditional Arabic"/>
              </w:rPr>
              <m:t>Z</m:t>
            </m:r>
          </m:e>
          <m:sub>
            <m:r>
              <w:rPr>
                <w:rFonts w:ascii="Cambria Math" w:eastAsia="Traditional Arabic" w:hAnsi="Cambria Math" w:cs="Traditional Arabic"/>
              </w:rPr>
              <m:t>i</m:t>
            </m:r>
          </m:sub>
        </m:sSub>
      </m:oMath>
      <w:r w:rsidRPr="002E0CEE">
        <w:rPr>
          <w:rFonts w:eastAsia="Traditional Arabic" w:cs="Traditional Arabic"/>
          <w:rtl/>
        </w:rPr>
        <w:t xml:space="preserve">إلى درجة الطبقة السابقة للفئة i، وتضمن هذه الدالة أن مجموع جميع الاحتمالات يساوي </w:t>
      </w:r>
      <w:r w:rsidR="006C72F6" w:rsidRPr="002E0CEE">
        <w:rPr>
          <w:rFonts w:eastAsia="Traditional Arabic" w:cs="Traditional Arabic" w:hint="cs"/>
          <w:rtl/>
        </w:rPr>
        <w:t>الواحد،</w:t>
      </w:r>
      <w:r w:rsidRPr="002E0CEE">
        <w:rPr>
          <w:rFonts w:eastAsia="Traditional Arabic" w:cs="Traditional Arabic"/>
          <w:rtl/>
        </w:rPr>
        <w:t xml:space="preserve"> مما يُتيح تفسير الخرج كتوزيع احتمالي مباشر يعكس درجة ثقة النموذج في كل فئة تشخيصية.</w:t>
      </w:r>
    </w:p>
    <w:p w14:paraId="4F155B5B" w14:textId="6183A9FA" w:rsidR="003C7723" w:rsidRDefault="008B227C" w:rsidP="00DD04D4">
      <w:pPr>
        <w:pStyle w:val="Heading3"/>
        <w:rPr>
          <w:rtl/>
          <w:lang w:bidi="ar-SY"/>
        </w:rPr>
      </w:pPr>
      <w:r w:rsidRPr="008B227C">
        <w:rPr>
          <w:rFonts w:hint="cs"/>
          <w:rtl/>
          <w:lang w:bidi="ar-SY"/>
        </w:rPr>
        <w:t>آلية</w:t>
      </w:r>
      <w:r w:rsidRPr="008B227C">
        <w:rPr>
          <w:rtl/>
          <w:lang w:bidi="ar-SY"/>
        </w:rPr>
        <w:t xml:space="preserve"> </w:t>
      </w:r>
      <w:r w:rsidRPr="008B227C">
        <w:rPr>
          <w:rFonts w:hint="cs"/>
          <w:rtl/>
          <w:lang w:bidi="ar-SY"/>
        </w:rPr>
        <w:t>التعلم</w:t>
      </w:r>
      <w:r w:rsidRPr="008B227C">
        <w:rPr>
          <w:rtl/>
          <w:lang w:bidi="ar-SY"/>
        </w:rPr>
        <w:t xml:space="preserve"> </w:t>
      </w:r>
      <w:r w:rsidRPr="008B227C">
        <w:rPr>
          <w:rFonts w:hint="cs"/>
          <w:rtl/>
          <w:lang w:bidi="ar-SY"/>
        </w:rPr>
        <w:t>والتحسين</w:t>
      </w:r>
      <w:r w:rsidRPr="008B227C">
        <w:rPr>
          <w:rtl/>
          <w:lang w:bidi="ar-SY"/>
        </w:rPr>
        <w:t xml:space="preserve"> </w:t>
      </w:r>
      <w:r w:rsidRPr="008B227C">
        <w:rPr>
          <w:rFonts w:hint="cs"/>
          <w:rtl/>
          <w:lang w:bidi="ar-SY"/>
        </w:rPr>
        <w:t>الرياضي:</w:t>
      </w:r>
    </w:p>
    <w:p w14:paraId="566AA88F" w14:textId="096D012D" w:rsidR="008B227C" w:rsidRDefault="008B227C" w:rsidP="001F5D40">
      <w:pPr>
        <w:pStyle w:val="ListParagraph"/>
        <w:numPr>
          <w:ilvl w:val="0"/>
          <w:numId w:val="24"/>
        </w:numPr>
        <w:spacing w:after="120" w:line="240" w:lineRule="auto"/>
      </w:pPr>
      <w:r w:rsidRPr="005742B1">
        <w:rPr>
          <w:b/>
          <w:bCs/>
          <w:rtl/>
        </w:rPr>
        <w:t>صياغة دالة الخسارة (</w:t>
      </w:r>
      <w:r w:rsidR="005742B1" w:rsidRPr="005742B1">
        <w:rPr>
          <w:b/>
          <w:bCs/>
        </w:rPr>
        <w:t>Loss Function</w:t>
      </w:r>
      <w:r w:rsidRPr="005742B1">
        <w:rPr>
          <w:b/>
          <w:bCs/>
          <w:rtl/>
        </w:rPr>
        <w:t>)</w:t>
      </w:r>
      <w:r w:rsidR="006C72F6">
        <w:rPr>
          <w:rFonts w:hint="cs"/>
          <w:b/>
          <w:bCs/>
          <w:rtl/>
        </w:rPr>
        <w:t>:</w:t>
      </w:r>
    </w:p>
    <w:p w14:paraId="22590CE9" w14:textId="68604A47" w:rsidR="006C72F6" w:rsidRDefault="008B227C" w:rsidP="001F5D40">
      <w:pPr>
        <w:spacing w:after="160" w:line="240" w:lineRule="auto"/>
        <w:rPr>
          <w:rFonts w:eastAsia="Traditional Arabic" w:cs="Traditional Arabic"/>
          <w:rtl/>
        </w:rPr>
      </w:pPr>
      <w:r w:rsidRPr="001F5D40">
        <w:rPr>
          <w:rFonts w:eastAsia="Traditional Arabic" w:cs="Traditional Arabic"/>
          <w:rtl/>
        </w:rPr>
        <w:t>ترتكز عملية التعلم في CNN على تقليل دالة الخسارة (</w:t>
      </w:r>
      <w:r w:rsidR="005742B1" w:rsidRPr="001F5D40">
        <w:rPr>
          <w:rFonts w:eastAsia="Traditional Arabic" w:cs="Traditional Arabic"/>
        </w:rPr>
        <w:t>Loss Function</w:t>
      </w:r>
      <w:r w:rsidRPr="001F5D40">
        <w:rPr>
          <w:rFonts w:eastAsia="Traditional Arabic" w:cs="Traditional Arabic"/>
          <w:rtl/>
        </w:rPr>
        <w:t>)</w:t>
      </w:r>
      <w:r w:rsidR="006C72F6">
        <w:rPr>
          <w:rFonts w:eastAsia="Traditional Arabic" w:cs="Traditional Arabic" w:hint="cs"/>
          <w:rtl/>
        </w:rPr>
        <w:t xml:space="preserve"> وهي مقياس</w:t>
      </w:r>
      <w:r w:rsidRPr="001F5D40">
        <w:rPr>
          <w:rFonts w:eastAsia="Traditional Arabic" w:cs="Traditional Arabic"/>
          <w:rtl/>
        </w:rPr>
        <w:t xml:space="preserve"> يُعبّر عن الفجوة بين توزيع الاحتمالات المُتنبَّأ به من الشبكة والتوزيع الحقيقي للتصنيفات. في مهام التصنيف متعدد الفئات، تُعدّ دالة </w:t>
      </w:r>
    </w:p>
    <w:p w14:paraId="54D1564E" w14:textId="694F4D65" w:rsidR="008B227C" w:rsidRPr="001F5D40" w:rsidRDefault="005742B1" w:rsidP="001F5D40">
      <w:pPr>
        <w:spacing w:after="160" w:line="240" w:lineRule="auto"/>
        <w:rPr>
          <w:rFonts w:eastAsia="Traditional Arabic" w:cs="Traditional Arabic"/>
        </w:rPr>
      </w:pPr>
      <w:r w:rsidRPr="001F5D40">
        <w:rPr>
          <w:rFonts w:eastAsia="Traditional Arabic" w:cs="Traditional Arabic"/>
        </w:rPr>
        <w:t>Categorical Cross-Entropy</w:t>
      </w:r>
      <w:r w:rsidR="008B227C" w:rsidRPr="001F5D40">
        <w:rPr>
          <w:rFonts w:eastAsia="Traditional Arabic" w:cs="Traditional Arabic"/>
          <w:rtl/>
        </w:rPr>
        <w:t xml:space="preserve"> المقياسَ المعياري الأمثل، وتُصاغ رياضياً على النحو الآتي:</w:t>
      </w:r>
    </w:p>
    <w:p w14:paraId="726535D3" w14:textId="42A7AC6B" w:rsidR="005742B1" w:rsidRPr="001F5D40" w:rsidRDefault="00A36E03" w:rsidP="001F5D40">
      <w:pPr>
        <w:spacing w:after="160" w:line="240" w:lineRule="auto"/>
        <w:rPr>
          <w:rFonts w:eastAsia="Traditional Arabic" w:cs="Traditional Arabic"/>
        </w:rPr>
      </w:pPr>
      <m:oMathPara>
        <m:oMath>
          <m:r>
            <w:rPr>
              <w:rFonts w:ascii="Cambria Math" w:eastAsia="Traditional Arabic" w:hAnsi="Cambria Math" w:cs="Traditional Arabic"/>
            </w:rPr>
            <m:t>L</m:t>
          </m:r>
          <m:r>
            <m:rPr>
              <m:sty m:val="p"/>
            </m:rPr>
            <w:rPr>
              <w:rFonts w:ascii="Cambria Math" w:eastAsia="Traditional Arabic" w:hAnsi="Cambria Math" w:cs="Traditional Arabic"/>
            </w:rPr>
            <m:t>= -</m:t>
          </m:r>
          <m:nary>
            <m:naryPr>
              <m:chr m:val="∑"/>
              <m:limLoc m:val="undOvr"/>
              <m:supHide m:val="1"/>
              <m:ctrlPr>
                <w:rPr>
                  <w:rFonts w:ascii="Cambria Math" w:eastAsia="Traditional Arabic" w:hAnsi="Cambria Math" w:cs="Traditional Arabic"/>
                </w:rPr>
              </m:ctrlPr>
            </m:naryPr>
            <m:sub>
              <m:r>
                <w:rPr>
                  <w:rFonts w:ascii="Cambria Math" w:eastAsia="Traditional Arabic" w:hAnsi="Cambria Math" w:cs="Traditional Arabic"/>
                </w:rPr>
                <m:t>i</m:t>
              </m:r>
            </m:sub>
            <m:sup/>
            <m:e>
              <m:sSub>
                <m:sSubPr>
                  <m:ctrlPr>
                    <w:rPr>
                      <w:rFonts w:ascii="Cambria Math" w:eastAsia="Traditional Arabic" w:hAnsi="Cambria Math" w:cs="Traditional Arabic"/>
                    </w:rPr>
                  </m:ctrlPr>
                </m:sSubPr>
                <m:e>
                  <m:r>
                    <w:rPr>
                      <w:rFonts w:ascii="Cambria Math" w:eastAsia="Traditional Arabic" w:hAnsi="Cambria Math" w:cs="Traditional Arabic"/>
                    </w:rPr>
                    <m:t>Y</m:t>
                  </m:r>
                </m:e>
                <m:sub>
                  <m:r>
                    <w:rPr>
                      <w:rFonts w:ascii="Cambria Math" w:eastAsia="Traditional Arabic" w:hAnsi="Cambria Math" w:cs="Traditional Arabic"/>
                    </w:rPr>
                    <m:t>i</m:t>
                  </m:r>
                </m:sub>
              </m:sSub>
              <m:r>
                <m:rPr>
                  <m:sty m:val="p"/>
                </m:rPr>
                <w:rPr>
                  <w:rFonts w:ascii="Cambria Math" w:eastAsia="Traditional Arabic" w:hAnsi="Cambria Math" w:cs="Traditional Arabic"/>
                </w:rPr>
                <m:t>.log⁡(</m:t>
              </m:r>
              <m:sSub>
                <m:sSubPr>
                  <m:ctrlPr>
                    <w:rPr>
                      <w:rFonts w:ascii="Cambria Math" w:eastAsia="Traditional Arabic" w:hAnsi="Cambria Math" w:cs="Traditional Arabic"/>
                    </w:rPr>
                  </m:ctrlPr>
                </m:sSubPr>
                <m:e>
                  <m:acc>
                    <m:accPr>
                      <m:ctrlPr>
                        <w:rPr>
                          <w:rFonts w:ascii="Cambria Math" w:eastAsia="Traditional Arabic" w:hAnsi="Cambria Math" w:cs="Traditional Arabic"/>
                        </w:rPr>
                      </m:ctrlPr>
                    </m:accPr>
                    <m:e>
                      <m:r>
                        <w:rPr>
                          <w:rFonts w:ascii="Cambria Math" w:eastAsia="Traditional Arabic" w:hAnsi="Cambria Math" w:cs="Traditional Arabic"/>
                        </w:rPr>
                        <m:t>Y</m:t>
                      </m:r>
                    </m:e>
                  </m:acc>
                </m:e>
                <m:sub>
                  <m:r>
                    <w:rPr>
                      <w:rFonts w:ascii="Cambria Math" w:eastAsia="Traditional Arabic" w:hAnsi="Cambria Math" w:cs="Traditional Arabic"/>
                    </w:rPr>
                    <m:t>i</m:t>
                  </m:r>
                </m:sub>
              </m:sSub>
              <m:r>
                <m:rPr>
                  <m:sty m:val="p"/>
                </m:rPr>
                <w:rPr>
                  <w:rFonts w:ascii="Cambria Math" w:eastAsia="Traditional Arabic" w:hAnsi="Cambria Math" w:cs="Traditional Arabic"/>
                </w:rPr>
                <m:t>)</m:t>
              </m:r>
            </m:e>
          </m:nary>
        </m:oMath>
      </m:oMathPara>
    </w:p>
    <w:p w14:paraId="69B850F6" w14:textId="647F658E" w:rsidR="008B227C" w:rsidRPr="001F5D40" w:rsidRDefault="008B227C" w:rsidP="001F5D40">
      <w:pPr>
        <w:spacing w:after="160" w:line="240" w:lineRule="auto"/>
        <w:rPr>
          <w:rFonts w:eastAsia="Traditional Arabic" w:cs="Traditional Arabic"/>
        </w:rPr>
      </w:pPr>
      <w:r w:rsidRPr="001F5D40">
        <w:rPr>
          <w:rFonts w:eastAsia="Traditional Arabic" w:cs="Traditional Arabic"/>
          <w:rtl/>
        </w:rPr>
        <w:t>حيث يُشير</w:t>
      </w:r>
      <m:oMath>
        <m:sSub>
          <m:sSubPr>
            <m:ctrlPr>
              <w:rPr>
                <w:rFonts w:ascii="Cambria Math" w:eastAsia="Traditional Arabic" w:hAnsi="Cambria Math" w:cs="Traditional Arabic"/>
              </w:rPr>
            </m:ctrlPr>
          </m:sSubPr>
          <m:e>
            <m:r>
              <w:rPr>
                <w:rFonts w:ascii="Cambria Math" w:eastAsia="Traditional Arabic" w:hAnsi="Cambria Math" w:cs="Traditional Arabic"/>
              </w:rPr>
              <m:t>Y</m:t>
            </m:r>
          </m:e>
          <m:sub>
            <m:r>
              <w:rPr>
                <w:rFonts w:ascii="Cambria Math" w:eastAsia="Traditional Arabic" w:hAnsi="Cambria Math" w:cs="Traditional Arabic"/>
              </w:rPr>
              <m:t>i</m:t>
            </m:r>
          </m:sub>
        </m:sSub>
        <m:r>
          <m:rPr>
            <m:sty m:val="p"/>
          </m:rPr>
          <w:rPr>
            <w:rFonts w:ascii="Cambria Math" w:eastAsia="Traditional Arabic" w:hAnsi="Cambria Math" w:cs="Traditional Arabic"/>
          </w:rPr>
          <m:t xml:space="preserve"> </m:t>
        </m:r>
      </m:oMath>
      <w:r w:rsidR="009D0C8E" w:rsidRPr="001F5D40">
        <w:rPr>
          <w:rFonts w:eastAsia="Traditional Arabic" w:cs="Traditional Arabic"/>
        </w:rPr>
        <w:t xml:space="preserve"> </w:t>
      </w:r>
      <w:r w:rsidRPr="001F5D40">
        <w:rPr>
          <w:rFonts w:eastAsia="Traditional Arabic" w:cs="Traditional Arabic"/>
          <w:rtl/>
        </w:rPr>
        <w:t>إلى المتجه الحقيقي بصيغة التشفير الأحادي (</w:t>
      </w:r>
      <w:r w:rsidR="005742B1" w:rsidRPr="001F5D40">
        <w:rPr>
          <w:rFonts w:eastAsia="Traditional Arabic" w:cs="Traditional Arabic"/>
        </w:rPr>
        <w:t>One-hot Encoding</w:t>
      </w:r>
      <w:r w:rsidRPr="001F5D40">
        <w:rPr>
          <w:rFonts w:eastAsia="Traditional Arabic" w:cs="Traditional Arabic"/>
          <w:rtl/>
        </w:rPr>
        <w:t>) و</w:t>
      </w:r>
      <w:r w:rsidR="009D0C8E" w:rsidRPr="001F5D40">
        <w:rPr>
          <w:rFonts w:eastAsia="Traditional Arabic" w:cs="Traditional Arabic"/>
        </w:rPr>
        <w:t xml:space="preserve"> </w:t>
      </w:r>
      <m:oMath>
        <m:sSub>
          <m:sSubPr>
            <m:ctrlPr>
              <w:rPr>
                <w:rFonts w:ascii="Cambria Math" w:eastAsia="Traditional Arabic" w:hAnsi="Cambria Math" w:cs="Traditional Arabic"/>
              </w:rPr>
            </m:ctrlPr>
          </m:sSubPr>
          <m:e>
            <m:acc>
              <m:accPr>
                <m:ctrlPr>
                  <w:rPr>
                    <w:rFonts w:ascii="Cambria Math" w:eastAsia="Traditional Arabic" w:hAnsi="Cambria Math" w:cs="Traditional Arabic"/>
                  </w:rPr>
                </m:ctrlPr>
              </m:accPr>
              <m:e>
                <m:r>
                  <w:rPr>
                    <w:rFonts w:ascii="Cambria Math" w:eastAsia="Traditional Arabic" w:hAnsi="Cambria Math" w:cs="Traditional Arabic"/>
                  </w:rPr>
                  <m:t>Y</m:t>
                </m:r>
              </m:e>
            </m:acc>
          </m:e>
          <m:sub>
            <m:r>
              <w:rPr>
                <w:rFonts w:ascii="Cambria Math" w:eastAsia="Traditional Arabic" w:hAnsi="Cambria Math" w:cs="Traditional Arabic"/>
              </w:rPr>
              <m:t>i</m:t>
            </m:r>
          </m:sub>
        </m:sSub>
      </m:oMath>
      <w:r w:rsidRPr="001F5D40">
        <w:rPr>
          <w:rFonts w:eastAsia="Traditional Arabic" w:cs="Traditional Arabic"/>
          <w:rtl/>
        </w:rPr>
        <w:t xml:space="preserve"> إلى التوزيع الاحتمالي المتوقع من الشبكة عبر Softmax. إن هدف عملية التدريب هو العثور على مجموعة الأوزان W التي تُحقق أدنى قيمة ممكنة لهذه الدالة في الفضاء الرياضي المعقد متعدد الأبعاد.</w:t>
      </w:r>
    </w:p>
    <w:p w14:paraId="5F06DC2F" w14:textId="77777777" w:rsidR="008B227C" w:rsidRDefault="008B227C" w:rsidP="008B227C">
      <w:pPr>
        <w:spacing w:after="80"/>
        <w:jc w:val="right"/>
      </w:pPr>
    </w:p>
    <w:p w14:paraId="2539E9B7" w14:textId="16DF324E" w:rsidR="008B227C" w:rsidRPr="001F5D40" w:rsidRDefault="008B227C" w:rsidP="001F5D40">
      <w:pPr>
        <w:pStyle w:val="ListParagraph"/>
        <w:numPr>
          <w:ilvl w:val="0"/>
          <w:numId w:val="24"/>
        </w:numPr>
        <w:spacing w:after="0" w:line="240" w:lineRule="auto"/>
        <w:rPr>
          <w:rFonts w:eastAsia="Traditional Arabic" w:cs="Traditional Arabic"/>
        </w:rPr>
      </w:pPr>
      <w:r w:rsidRPr="001F5D40">
        <w:rPr>
          <w:rFonts w:eastAsia="Traditional Arabic" w:cs="Traditional Arabic"/>
          <w:rtl/>
        </w:rPr>
        <w:t>خوارزمية الانتشار العكسي (</w:t>
      </w:r>
      <w:r w:rsidR="005742B1" w:rsidRPr="001F5D40">
        <w:rPr>
          <w:rFonts w:eastAsia="Traditional Arabic" w:cs="Traditional Arabic"/>
        </w:rPr>
        <w:t>Backpropagation</w:t>
      </w:r>
      <w:r w:rsidRPr="001F5D40">
        <w:rPr>
          <w:rFonts w:eastAsia="Traditional Arabic" w:cs="Traditional Arabic"/>
          <w:rtl/>
        </w:rPr>
        <w:t>)</w:t>
      </w:r>
      <w:r w:rsidR="009D0C8E" w:rsidRPr="001F5D40">
        <w:rPr>
          <w:rFonts w:eastAsia="Traditional Arabic" w:cs="Traditional Arabic"/>
        </w:rPr>
        <w:t>:</w:t>
      </w:r>
    </w:p>
    <w:p w14:paraId="39C7E7E0" w14:textId="7865D1B9" w:rsidR="008B227C" w:rsidRPr="001F5D40" w:rsidRDefault="008B227C" w:rsidP="001F5D40">
      <w:pPr>
        <w:spacing w:after="0" w:line="240" w:lineRule="auto"/>
        <w:rPr>
          <w:rFonts w:eastAsia="Traditional Arabic" w:cs="Traditional Arabic"/>
        </w:rPr>
      </w:pPr>
      <w:r w:rsidRPr="001F5D40">
        <w:rPr>
          <w:rFonts w:eastAsia="Traditional Arabic" w:cs="Traditional Arabic"/>
          <w:rtl/>
        </w:rPr>
        <w:t>بعد احتساب قيمة الخسارة في كل دورة تدريبية (</w:t>
      </w:r>
      <w:r w:rsidR="005742B1" w:rsidRPr="001F5D40">
        <w:rPr>
          <w:rFonts w:eastAsia="Traditional Arabic" w:cs="Traditional Arabic"/>
        </w:rPr>
        <w:t>Epoch</w:t>
      </w:r>
      <w:r w:rsidRPr="001F5D40">
        <w:rPr>
          <w:rFonts w:eastAsia="Traditional Arabic" w:cs="Traditional Arabic"/>
          <w:rtl/>
        </w:rPr>
        <w:t>)، تُطلَق خوارزمية الانتشار العكسي التي تُحسب المشتقة الجزئية لدالة الخسارة بالنسبة لكل وزن في الشبكة وفق قاعدة السلسلة الاشتقاقية (</w:t>
      </w:r>
      <w:r w:rsidR="005742B1" w:rsidRPr="001F5D40">
        <w:rPr>
          <w:rFonts w:eastAsia="Traditional Arabic" w:cs="Traditional Arabic"/>
        </w:rPr>
        <w:t>Chain Rule</w:t>
      </w:r>
      <w:r w:rsidRPr="001F5D40">
        <w:rPr>
          <w:rFonts w:eastAsia="Traditional Arabic" w:cs="Traditional Arabic"/>
          <w:rtl/>
        </w:rPr>
        <w:t>):</w:t>
      </w:r>
    </w:p>
    <w:p w14:paraId="1F1B5CA1" w14:textId="394D1992" w:rsidR="009D0C8E" w:rsidRPr="001F5D40" w:rsidRDefault="00000000" w:rsidP="001F5D40">
      <w:pPr>
        <w:spacing w:after="0" w:line="240" w:lineRule="auto"/>
        <w:rPr>
          <w:rFonts w:eastAsia="Traditional Arabic" w:cs="Traditional Arabic"/>
        </w:rPr>
      </w:pPr>
      <m:oMathPara>
        <m:oMath>
          <m:f>
            <m:fPr>
              <m:ctrlPr>
                <w:rPr>
                  <w:rFonts w:ascii="Cambria Math" w:eastAsia="Traditional Arabic" w:hAnsi="Cambria Math" w:cs="Traditional Arabic"/>
                </w:rPr>
              </m:ctrlPr>
            </m:fPr>
            <m:num>
              <m:r>
                <w:rPr>
                  <w:rFonts w:ascii="Cambria Math" w:eastAsia="Traditional Arabic" w:hAnsi="Cambria Math" w:cs="Traditional Arabic"/>
                </w:rPr>
                <m:t>∂L</m:t>
              </m:r>
            </m:num>
            <m:den>
              <m:r>
                <w:rPr>
                  <w:rFonts w:ascii="Cambria Math" w:eastAsia="Traditional Arabic" w:hAnsi="Cambria Math" w:cs="Traditional Arabic"/>
                </w:rPr>
                <m:t>∂w</m:t>
              </m:r>
            </m:den>
          </m:f>
          <m:r>
            <m:rPr>
              <m:sty m:val="p"/>
            </m:rPr>
            <w:rPr>
              <w:rFonts w:ascii="Cambria Math" w:eastAsia="Traditional Arabic" w:hAnsi="Cambria Math" w:cs="Traditional Arabic"/>
            </w:rPr>
            <m:t xml:space="preserve">= </m:t>
          </m:r>
          <m:f>
            <m:fPr>
              <m:ctrlPr>
                <w:rPr>
                  <w:rFonts w:ascii="Cambria Math" w:eastAsia="Traditional Arabic" w:hAnsi="Cambria Math" w:cs="Traditional Arabic"/>
                </w:rPr>
              </m:ctrlPr>
            </m:fPr>
            <m:num>
              <m:r>
                <w:rPr>
                  <w:rFonts w:ascii="Cambria Math" w:eastAsia="Traditional Arabic" w:hAnsi="Cambria Math" w:cs="Traditional Arabic"/>
                </w:rPr>
                <m:t>∂L</m:t>
              </m:r>
            </m:num>
            <m:den>
              <m:r>
                <w:rPr>
                  <w:rFonts w:ascii="Cambria Math" w:eastAsia="Traditional Arabic" w:hAnsi="Cambria Math" w:cs="Traditional Arabic"/>
                </w:rPr>
                <m:t>∂a</m:t>
              </m:r>
            </m:den>
          </m:f>
          <m:r>
            <m:rPr>
              <m:sty m:val="p"/>
            </m:rPr>
            <w:rPr>
              <w:rFonts w:ascii="Cambria Math" w:eastAsia="Traditional Arabic" w:hAnsi="Cambria Math" w:cs="Traditional Arabic"/>
            </w:rPr>
            <m:t>.</m:t>
          </m:r>
          <m:f>
            <m:fPr>
              <m:ctrlPr>
                <w:rPr>
                  <w:rFonts w:ascii="Cambria Math" w:eastAsia="Traditional Arabic" w:hAnsi="Cambria Math" w:cs="Traditional Arabic"/>
                </w:rPr>
              </m:ctrlPr>
            </m:fPr>
            <m:num>
              <m:r>
                <w:rPr>
                  <w:rFonts w:ascii="Cambria Math" w:eastAsia="Traditional Arabic" w:hAnsi="Cambria Math" w:cs="Traditional Arabic"/>
                </w:rPr>
                <m:t>∂a</m:t>
              </m:r>
            </m:num>
            <m:den>
              <m:r>
                <w:rPr>
                  <w:rFonts w:ascii="Cambria Math" w:eastAsia="Traditional Arabic" w:hAnsi="Cambria Math" w:cs="Traditional Arabic"/>
                </w:rPr>
                <m:t>∂z</m:t>
              </m:r>
            </m:den>
          </m:f>
          <m:r>
            <m:rPr>
              <m:sty m:val="p"/>
            </m:rPr>
            <w:rPr>
              <w:rFonts w:ascii="Cambria Math" w:eastAsia="Traditional Arabic" w:hAnsi="Cambria Math" w:cs="Traditional Arabic"/>
            </w:rPr>
            <m:t>.</m:t>
          </m:r>
          <m:f>
            <m:fPr>
              <m:ctrlPr>
                <w:rPr>
                  <w:rFonts w:ascii="Cambria Math" w:eastAsia="Traditional Arabic" w:hAnsi="Cambria Math" w:cs="Traditional Arabic"/>
                </w:rPr>
              </m:ctrlPr>
            </m:fPr>
            <m:num>
              <m:r>
                <w:rPr>
                  <w:rFonts w:ascii="Cambria Math" w:eastAsia="Traditional Arabic" w:hAnsi="Cambria Math" w:cs="Traditional Arabic"/>
                </w:rPr>
                <m:t>∂z</m:t>
              </m:r>
            </m:num>
            <m:den>
              <m:r>
                <w:rPr>
                  <w:rFonts w:ascii="Cambria Math" w:eastAsia="Traditional Arabic" w:hAnsi="Cambria Math" w:cs="Traditional Arabic"/>
                </w:rPr>
                <m:t>∂w</m:t>
              </m:r>
            </m:den>
          </m:f>
        </m:oMath>
      </m:oMathPara>
    </w:p>
    <w:p w14:paraId="280ED34A" w14:textId="26FAB78D" w:rsidR="008B227C" w:rsidRPr="001F5D40" w:rsidRDefault="008B227C" w:rsidP="001F5D40">
      <w:pPr>
        <w:spacing w:after="0" w:line="240" w:lineRule="auto"/>
        <w:rPr>
          <w:rFonts w:eastAsia="Traditional Arabic" w:cs="Traditional Arabic"/>
        </w:rPr>
      </w:pPr>
      <w:r w:rsidRPr="001F5D40">
        <w:rPr>
          <w:rFonts w:eastAsia="Traditional Arabic" w:cs="Traditional Arabic"/>
          <w:rtl/>
        </w:rPr>
        <w:t>حيث تُمثّل a مخرجات دالة التنشيط و</w:t>
      </w:r>
      <w:r w:rsidR="005742B1" w:rsidRPr="001F5D40">
        <w:rPr>
          <w:rFonts w:eastAsia="Traditional Arabic" w:cs="Traditional Arabic"/>
        </w:rPr>
        <w:t>z</w:t>
      </w:r>
      <w:r w:rsidRPr="001F5D40">
        <w:rPr>
          <w:rFonts w:eastAsia="Traditional Arabic" w:cs="Traditional Arabic"/>
          <w:rtl/>
        </w:rPr>
        <w:t xml:space="preserve"> المدخل الخطي للعصبون. تنتقل هذه المشتقات من طبقة الخرج تدريجياً نحو طبقات الدخل الأولى، محدِّثةً الأوزان في مسار إعادة النشر العكسي.</w:t>
      </w:r>
    </w:p>
    <w:p w14:paraId="5BCC7AE0" w14:textId="77777777" w:rsidR="008B227C" w:rsidRDefault="008B227C" w:rsidP="008B227C">
      <w:pPr>
        <w:spacing w:after="80"/>
        <w:jc w:val="right"/>
      </w:pPr>
    </w:p>
    <w:p w14:paraId="4E92B7AB" w14:textId="262D6B7A" w:rsidR="008B227C" w:rsidRDefault="008B227C" w:rsidP="001F5D40">
      <w:pPr>
        <w:pStyle w:val="ListParagraph"/>
        <w:numPr>
          <w:ilvl w:val="0"/>
          <w:numId w:val="24"/>
        </w:numPr>
        <w:spacing w:after="0" w:line="240" w:lineRule="auto"/>
      </w:pPr>
      <w:r w:rsidRPr="005742B1">
        <w:rPr>
          <w:b/>
          <w:bCs/>
          <w:rtl/>
        </w:rPr>
        <w:t>خوارزميات التحسين (</w:t>
      </w:r>
      <w:r w:rsidR="005742B1" w:rsidRPr="005742B1">
        <w:rPr>
          <w:b/>
          <w:bCs/>
        </w:rPr>
        <w:t>Optimizers</w:t>
      </w:r>
      <w:r w:rsidRPr="005742B1">
        <w:rPr>
          <w:b/>
          <w:bCs/>
          <w:rtl/>
        </w:rPr>
        <w:t>)</w:t>
      </w:r>
    </w:p>
    <w:p w14:paraId="6D9D0238" w14:textId="1F0EDBF5" w:rsidR="008B227C" w:rsidRPr="001F5D40" w:rsidRDefault="008B227C" w:rsidP="001F5D40">
      <w:pPr>
        <w:spacing w:after="0" w:line="240" w:lineRule="auto"/>
        <w:rPr>
          <w:rFonts w:eastAsia="Traditional Arabic" w:cs="Traditional Arabic"/>
        </w:rPr>
      </w:pPr>
      <w:r w:rsidRPr="001F5D40">
        <w:rPr>
          <w:rFonts w:eastAsia="Traditional Arabic" w:cs="Traditional Arabic"/>
          <w:rtl/>
        </w:rPr>
        <w:t xml:space="preserve">تُحدَّث الأوزان في الصيغة الأبسط وفق قاعدة التدرج الانحداري العشوائي </w:t>
      </w:r>
      <w:r w:rsidR="005742B1" w:rsidRPr="001F5D40">
        <w:rPr>
          <w:rFonts w:eastAsia="Traditional Arabic" w:cs="Traditional Arabic"/>
          <w:rtl/>
        </w:rPr>
        <w:t>(</w:t>
      </w:r>
      <w:r w:rsidR="005742B1" w:rsidRPr="001F5D40">
        <w:rPr>
          <w:rFonts w:eastAsia="Traditional Arabic" w:cs="Traditional Arabic"/>
        </w:rPr>
        <w:t>Stochastic Gradient Descent - SGD</w:t>
      </w:r>
      <w:r w:rsidR="005742B1" w:rsidRPr="001F5D40">
        <w:rPr>
          <w:rFonts w:eastAsia="Traditional Arabic" w:cs="Traditional Arabic"/>
          <w:rtl/>
        </w:rPr>
        <w:t>):</w:t>
      </w:r>
    </w:p>
    <w:p w14:paraId="3F4CDEC3" w14:textId="71BE240D" w:rsidR="009D0C8E" w:rsidRPr="001F5D40" w:rsidRDefault="00000000" w:rsidP="001F5D40">
      <w:pPr>
        <w:spacing w:after="0" w:line="240" w:lineRule="auto"/>
        <w:rPr>
          <w:rFonts w:eastAsia="Traditional Arabic" w:cs="Traditional Arabic"/>
        </w:rPr>
      </w:pPr>
      <m:oMathPara>
        <m:oMath>
          <m:sSub>
            <m:sSubPr>
              <m:ctrlPr>
                <w:rPr>
                  <w:rFonts w:ascii="Cambria Math" w:eastAsia="Traditional Arabic" w:hAnsi="Cambria Math" w:cs="Traditional Arabic"/>
                </w:rPr>
              </m:ctrlPr>
            </m:sSubPr>
            <m:e>
              <m:r>
                <w:rPr>
                  <w:rFonts w:ascii="Cambria Math" w:eastAsia="Traditional Arabic" w:hAnsi="Cambria Math" w:cs="Traditional Arabic"/>
                </w:rPr>
                <m:t>w</m:t>
              </m:r>
            </m:e>
            <m:sub>
              <m:r>
                <w:rPr>
                  <w:rFonts w:ascii="Cambria Math" w:eastAsia="Traditional Arabic" w:hAnsi="Cambria Math" w:cs="Traditional Arabic"/>
                </w:rPr>
                <m:t>new</m:t>
              </m:r>
            </m:sub>
          </m:sSub>
          <m:r>
            <m:rPr>
              <m:sty m:val="p"/>
            </m:rPr>
            <w:rPr>
              <w:rFonts w:ascii="Cambria Math" w:eastAsia="Traditional Arabic" w:hAnsi="Cambria Math" w:cs="Traditional Arabic"/>
            </w:rPr>
            <m:t>=</m:t>
          </m:r>
          <m:sSub>
            <m:sSubPr>
              <m:ctrlPr>
                <w:rPr>
                  <w:rFonts w:ascii="Cambria Math" w:eastAsia="Traditional Arabic" w:hAnsi="Cambria Math" w:cs="Traditional Arabic"/>
                </w:rPr>
              </m:ctrlPr>
            </m:sSubPr>
            <m:e>
              <m:r>
                <w:rPr>
                  <w:rFonts w:ascii="Cambria Math" w:eastAsia="Traditional Arabic" w:hAnsi="Cambria Math" w:cs="Traditional Arabic"/>
                </w:rPr>
                <m:t>w</m:t>
              </m:r>
            </m:e>
            <m:sub>
              <m:r>
                <w:rPr>
                  <w:rFonts w:ascii="Cambria Math" w:eastAsia="Traditional Arabic" w:hAnsi="Cambria Math" w:cs="Traditional Arabic"/>
                </w:rPr>
                <m:t>old</m:t>
              </m:r>
            </m:sub>
          </m:sSub>
          <m:r>
            <m:rPr>
              <m:sty m:val="p"/>
            </m:rPr>
            <w:rPr>
              <w:rFonts w:ascii="Cambria Math" w:eastAsia="Traditional Arabic" w:hAnsi="Cambria Math" w:cs="Traditional Arabic"/>
            </w:rPr>
            <m:t xml:space="preserve">- η. </m:t>
          </m:r>
          <m:f>
            <m:fPr>
              <m:ctrlPr>
                <w:rPr>
                  <w:rFonts w:ascii="Cambria Math" w:eastAsia="Traditional Arabic" w:hAnsi="Cambria Math" w:cs="Traditional Arabic"/>
                </w:rPr>
              </m:ctrlPr>
            </m:fPr>
            <m:num>
              <m:r>
                <w:rPr>
                  <w:rFonts w:ascii="Cambria Math" w:eastAsia="Traditional Arabic" w:hAnsi="Cambria Math" w:cs="Traditional Arabic"/>
                </w:rPr>
                <m:t>∂L</m:t>
              </m:r>
            </m:num>
            <m:den>
              <m:r>
                <w:rPr>
                  <w:rFonts w:ascii="Cambria Math" w:eastAsia="Traditional Arabic" w:hAnsi="Cambria Math" w:cs="Traditional Arabic"/>
                </w:rPr>
                <m:t>∂w</m:t>
              </m:r>
            </m:den>
          </m:f>
        </m:oMath>
      </m:oMathPara>
    </w:p>
    <w:p w14:paraId="68F2136C" w14:textId="29E00667" w:rsidR="0017675E" w:rsidRPr="001F5D40" w:rsidRDefault="008B227C" w:rsidP="001F5D40">
      <w:pPr>
        <w:spacing w:after="0" w:line="240" w:lineRule="auto"/>
        <w:rPr>
          <w:rFonts w:eastAsia="Traditional Arabic" w:cs="Traditional Arabic"/>
        </w:rPr>
      </w:pPr>
      <w:r w:rsidRPr="001F5D40">
        <w:rPr>
          <w:rFonts w:eastAsia="Traditional Arabic" w:cs="Traditional Arabic"/>
          <w:rtl/>
        </w:rPr>
        <w:t xml:space="preserve">حيث </w:t>
      </w:r>
      <w:r w:rsidRPr="001F5D40">
        <w:rPr>
          <w:rFonts w:ascii="Cambria" w:eastAsia="Traditional Arabic" w:hAnsi="Cambria" w:cs="Cambria" w:hint="cs"/>
          <w:rtl/>
        </w:rPr>
        <w:t>η</w:t>
      </w:r>
      <w:r w:rsidRPr="001F5D40">
        <w:rPr>
          <w:rFonts w:eastAsia="Traditional Arabic" w:cs="Traditional Arabic"/>
          <w:rtl/>
        </w:rPr>
        <w:t xml:space="preserve"> </w:t>
      </w:r>
      <w:r w:rsidRPr="001F5D40">
        <w:rPr>
          <w:rFonts w:eastAsia="Traditional Arabic" w:cs="Traditional Arabic" w:hint="cs"/>
          <w:rtl/>
        </w:rPr>
        <w:t>هو</w:t>
      </w:r>
      <w:r w:rsidRPr="001F5D40">
        <w:rPr>
          <w:rFonts w:eastAsia="Traditional Arabic" w:cs="Traditional Arabic"/>
          <w:rtl/>
        </w:rPr>
        <w:t xml:space="preserve"> </w:t>
      </w:r>
      <w:r w:rsidRPr="001F5D40">
        <w:rPr>
          <w:rFonts w:eastAsia="Traditional Arabic" w:cs="Traditional Arabic" w:hint="cs"/>
          <w:rtl/>
        </w:rPr>
        <w:t>معدل</w:t>
      </w:r>
      <w:r w:rsidRPr="001F5D40">
        <w:rPr>
          <w:rFonts w:eastAsia="Traditional Arabic" w:cs="Traditional Arabic"/>
          <w:rtl/>
        </w:rPr>
        <w:t xml:space="preserve"> </w:t>
      </w:r>
      <w:r w:rsidRPr="001F5D40">
        <w:rPr>
          <w:rFonts w:eastAsia="Traditional Arabic" w:cs="Traditional Arabic" w:hint="cs"/>
          <w:rtl/>
        </w:rPr>
        <w:t>التعلم</w:t>
      </w:r>
      <w:r w:rsidRPr="001F5D40">
        <w:rPr>
          <w:rFonts w:eastAsia="Traditional Arabic" w:cs="Traditional Arabic"/>
          <w:rtl/>
        </w:rPr>
        <w:t xml:space="preserve"> (</w:t>
      </w:r>
      <w:r w:rsidR="005742B1" w:rsidRPr="001F5D40">
        <w:rPr>
          <w:rFonts w:eastAsia="Traditional Arabic" w:cs="Traditional Arabic"/>
        </w:rPr>
        <w:t>Learning Rate</w:t>
      </w:r>
      <w:r w:rsidR="005742B1" w:rsidRPr="001F5D40">
        <w:rPr>
          <w:rFonts w:eastAsia="Traditional Arabic" w:cs="Traditional Arabic"/>
          <w:rtl/>
        </w:rPr>
        <w:t>)</w:t>
      </w:r>
      <w:r w:rsidRPr="001F5D40">
        <w:rPr>
          <w:rFonts w:eastAsia="Traditional Arabic" w:cs="Traditional Arabic"/>
          <w:rtl/>
        </w:rPr>
        <w:t xml:space="preserve"> الذي يُحدد حجم خطوة التحديث نحو الحل الأمثل. غير أن الممارسة الهندسية الحديثة تُفضّل المحسّنات التكيفية (</w:t>
      </w:r>
      <w:r w:rsidR="005742B1" w:rsidRPr="001F5D40">
        <w:rPr>
          <w:rFonts w:eastAsia="Traditional Arabic" w:cs="Traditional Arabic"/>
        </w:rPr>
        <w:t>Adaptive Optimizers</w:t>
      </w:r>
      <w:r w:rsidRPr="001F5D40">
        <w:rPr>
          <w:rFonts w:eastAsia="Traditional Arabic" w:cs="Traditional Arabic"/>
          <w:rtl/>
        </w:rPr>
        <w:t xml:space="preserve">) كخوارزمية </w:t>
      </w:r>
      <w:r w:rsidR="005742B1" w:rsidRPr="001F5D40">
        <w:rPr>
          <w:rFonts w:eastAsia="Traditional Arabic" w:cs="Traditional Arabic"/>
        </w:rPr>
        <w:t>Adam</w:t>
      </w:r>
      <w:r w:rsidR="005742B1" w:rsidRPr="001F5D40">
        <w:rPr>
          <w:rFonts w:eastAsia="Traditional Arabic" w:cs="Traditional Arabic"/>
          <w:rtl/>
        </w:rPr>
        <w:t xml:space="preserve"> </w:t>
      </w:r>
      <w:r w:rsidRPr="001F5D40">
        <w:rPr>
          <w:rFonts w:eastAsia="Traditional Arabic" w:cs="Traditional Arabic"/>
          <w:rtl/>
        </w:rPr>
        <w:t>التي تحسب معدلات تعلم مخصصة لكل معامل بصورة</w:t>
      </w:r>
      <w:r>
        <w:rPr>
          <w:rtl/>
        </w:rPr>
        <w:t xml:space="preserve"> </w:t>
      </w:r>
      <w:r w:rsidRPr="001F5D40">
        <w:rPr>
          <w:rFonts w:eastAsia="Traditional Arabic" w:cs="Traditional Arabic"/>
          <w:rtl/>
        </w:rPr>
        <w:t>مستقلة، استناداً إلى المتوسط المتحرك الأسي للعزم الأول (</w:t>
      </w:r>
      <w:r w:rsidR="005742B1" w:rsidRPr="001F5D40">
        <w:rPr>
          <w:rFonts w:eastAsia="Traditional Arabic" w:cs="Traditional Arabic"/>
        </w:rPr>
        <w:t xml:space="preserve">First Moment - </w:t>
      </w:r>
      <w:r w:rsidR="005742B1" w:rsidRPr="001F5D40">
        <w:rPr>
          <w:rFonts w:ascii="Cambria" w:eastAsia="Traditional Arabic" w:hAnsi="Cambria" w:cs="Cambria"/>
        </w:rPr>
        <w:t>μ</w:t>
      </w:r>
      <w:r w:rsidRPr="001F5D40">
        <w:rPr>
          <w:rFonts w:eastAsia="Traditional Arabic" w:cs="Traditional Arabic"/>
          <w:rtl/>
        </w:rPr>
        <w:t>) للتدرجات والعزم الثاني (</w:t>
      </w:r>
      <w:r w:rsidR="005742B1" w:rsidRPr="001F5D40">
        <w:rPr>
          <w:rFonts w:eastAsia="Traditional Arabic" w:cs="Traditional Arabic"/>
        </w:rPr>
        <w:t>Second Moment</w:t>
      </w:r>
      <w:r w:rsidR="005742B1" w:rsidRPr="001F5D40">
        <w:rPr>
          <w:rFonts w:eastAsia="Traditional Arabic" w:cs="Traditional Arabic"/>
          <w:rtl/>
        </w:rPr>
        <w:t xml:space="preserve"> </w:t>
      </w:r>
      <w:r w:rsidRPr="001F5D40">
        <w:rPr>
          <w:rFonts w:eastAsia="Traditional Arabic" w:cs="Traditional Arabic"/>
          <w:rtl/>
        </w:rPr>
        <w:t>- v) تبعاً للعلاقات:</w:t>
      </w:r>
    </w:p>
    <w:p w14:paraId="660A5635" w14:textId="5FD0E6D4" w:rsidR="0017675E" w:rsidRPr="001F5D40" w:rsidRDefault="00000000" w:rsidP="001F5D40">
      <w:pPr>
        <w:spacing w:before="0" w:after="160" w:line="240" w:lineRule="auto"/>
        <w:rPr>
          <w:rFonts w:eastAsia="Traditional Arabic" w:cs="Traditional Arabic"/>
        </w:rPr>
      </w:pPr>
      <m:oMathPara>
        <m:oMath>
          <m:sSub>
            <m:sSubPr>
              <m:ctrlPr>
                <w:rPr>
                  <w:rFonts w:ascii="Cambria Math" w:eastAsia="Traditional Arabic" w:hAnsi="Cambria Math" w:cs="Traditional Arabic"/>
                </w:rPr>
              </m:ctrlPr>
            </m:sSubPr>
            <m:e>
              <m:r>
                <w:rPr>
                  <w:rFonts w:ascii="Cambria Math" w:eastAsia="Traditional Arabic" w:hAnsi="Cambria Math" w:cs="Cambria Math" w:hint="cs"/>
                  <w:rtl/>
                </w:rPr>
                <m:t>μ</m:t>
              </m:r>
              <m:ctrlPr>
                <w:rPr>
                  <w:rFonts w:ascii="Cambria Math" w:eastAsia="Traditional Arabic" w:hAnsi="Cambria Math" w:cs="Cambria Math" w:hint="cs"/>
                  <w:rtl/>
                </w:rPr>
              </m:ctrlPr>
            </m:e>
            <m:sub>
              <m:r>
                <w:rPr>
                  <w:rFonts w:ascii="Cambria Math" w:eastAsia="Traditional Arabic" w:hAnsi="Cambria Math" w:cs="Traditional Arabic"/>
                </w:rPr>
                <m:t>t</m:t>
              </m:r>
            </m:sub>
          </m:sSub>
          <m:r>
            <m:rPr>
              <m:sty m:val="p"/>
            </m:rPr>
            <w:rPr>
              <w:rFonts w:ascii="Cambria Math" w:eastAsia="Traditional Arabic" w:hAnsi="Cambria Math" w:cs="Traditional Arabic"/>
            </w:rPr>
            <m:t xml:space="preserve">= </m:t>
          </m:r>
          <m:sSub>
            <m:sSubPr>
              <m:ctrlPr>
                <w:rPr>
                  <w:rFonts w:ascii="Cambria Math" w:eastAsia="Traditional Arabic" w:hAnsi="Cambria Math" w:cs="Traditional Arabic"/>
                </w:rPr>
              </m:ctrlPr>
            </m:sSubPr>
            <m:e>
              <m:r>
                <w:rPr>
                  <w:rFonts w:ascii="Cambria Math" w:eastAsia="Traditional Arabic" w:hAnsi="Cambria Math" w:cs="Traditional Arabic"/>
                </w:rPr>
                <m:t>β</m:t>
              </m:r>
            </m:e>
            <m:sub>
              <m:r>
                <m:rPr>
                  <m:sty m:val="p"/>
                </m:rPr>
                <w:rPr>
                  <w:rFonts w:ascii="Cambria Math" w:eastAsia="Traditional Arabic" w:hAnsi="Cambria Math" w:cs="Traditional Arabic"/>
                </w:rPr>
                <m:t>1</m:t>
              </m:r>
            </m:sub>
          </m:sSub>
          <m:r>
            <m:rPr>
              <m:sty m:val="p"/>
            </m:rPr>
            <w:rPr>
              <w:rFonts w:ascii="Cambria Math" w:eastAsia="Traditional Arabic" w:hAnsi="Cambria Math" w:cs="Traditional Arabic"/>
            </w:rPr>
            <m:t>.</m:t>
          </m:r>
          <m:sSub>
            <m:sSubPr>
              <m:ctrlPr>
                <w:rPr>
                  <w:rFonts w:ascii="Cambria Math" w:eastAsia="Traditional Arabic" w:hAnsi="Cambria Math" w:cs="Traditional Arabic"/>
                </w:rPr>
              </m:ctrlPr>
            </m:sSubPr>
            <m:e>
              <m:r>
                <w:rPr>
                  <w:rFonts w:ascii="Cambria Math" w:eastAsia="Traditional Arabic" w:hAnsi="Cambria Math" w:cs="Cambria Math" w:hint="cs"/>
                  <w:rtl/>
                </w:rPr>
                <m:t>μ</m:t>
              </m:r>
              <m:ctrlPr>
                <w:rPr>
                  <w:rFonts w:ascii="Cambria Math" w:eastAsia="Traditional Arabic" w:hAnsi="Cambria Math" w:cs="Cambria Math" w:hint="cs"/>
                  <w:rtl/>
                </w:rPr>
              </m:ctrlPr>
            </m:e>
            <m:sub>
              <m:r>
                <w:rPr>
                  <w:rFonts w:ascii="Cambria Math" w:eastAsia="Traditional Arabic" w:hAnsi="Cambria Math" w:cs="Traditional Arabic"/>
                </w:rPr>
                <m:t>t</m:t>
              </m:r>
              <m:r>
                <m:rPr>
                  <m:sty m:val="p"/>
                </m:rPr>
                <w:rPr>
                  <w:rFonts w:ascii="Cambria Math" w:eastAsia="Traditional Arabic" w:hAnsi="Cambria Math" w:cs="Traditional Arabic"/>
                </w:rPr>
                <m:t xml:space="preserve">-1 </m:t>
              </m:r>
            </m:sub>
          </m:sSub>
          <m:r>
            <m:rPr>
              <m:sty m:val="p"/>
            </m:rPr>
            <w:rPr>
              <w:rFonts w:ascii="Cambria Math" w:eastAsia="Traditional Arabic" w:hAnsi="Cambria Math" w:cs="Traditional Arabic"/>
            </w:rPr>
            <m:t>+</m:t>
          </m:r>
          <m:d>
            <m:dPr>
              <m:ctrlPr>
                <w:rPr>
                  <w:rFonts w:ascii="Cambria Math" w:eastAsia="Traditional Arabic" w:hAnsi="Cambria Math" w:cs="Traditional Arabic"/>
                </w:rPr>
              </m:ctrlPr>
            </m:dPr>
            <m:e>
              <m:r>
                <m:rPr>
                  <m:sty m:val="p"/>
                </m:rPr>
                <w:rPr>
                  <w:rFonts w:ascii="Cambria Math" w:eastAsia="Traditional Arabic" w:hAnsi="Cambria Math" w:cs="Traditional Arabic"/>
                </w:rPr>
                <m:t>1-</m:t>
              </m:r>
              <m:sSub>
                <m:sSubPr>
                  <m:ctrlPr>
                    <w:rPr>
                      <w:rFonts w:ascii="Cambria Math" w:eastAsia="Traditional Arabic" w:hAnsi="Cambria Math" w:cs="Traditional Arabic"/>
                    </w:rPr>
                  </m:ctrlPr>
                </m:sSubPr>
                <m:e>
                  <m:r>
                    <w:rPr>
                      <w:rFonts w:ascii="Cambria Math" w:eastAsia="Traditional Arabic" w:hAnsi="Cambria Math" w:cs="Traditional Arabic"/>
                    </w:rPr>
                    <m:t>β</m:t>
                  </m:r>
                </m:e>
                <m:sub>
                  <m:r>
                    <m:rPr>
                      <m:sty m:val="p"/>
                    </m:rPr>
                    <w:rPr>
                      <w:rFonts w:ascii="Cambria Math" w:eastAsia="Traditional Arabic" w:hAnsi="Cambria Math" w:cs="Traditional Arabic"/>
                    </w:rPr>
                    <m:t>1</m:t>
                  </m:r>
                </m:sub>
              </m:sSub>
            </m:e>
          </m:d>
          <m:r>
            <m:rPr>
              <m:sty m:val="p"/>
            </m:rPr>
            <w:rPr>
              <w:rFonts w:ascii="Cambria Math" w:eastAsia="Traditional Arabic" w:hAnsi="Cambria Math" w:cs="Traditional Arabic"/>
            </w:rPr>
            <m:t>.∇</m:t>
          </m:r>
          <m:r>
            <w:rPr>
              <w:rFonts w:ascii="Cambria Math" w:eastAsia="Traditional Arabic" w:hAnsi="Cambria Math" w:cs="Traditional Arabic"/>
            </w:rPr>
            <m:t>L</m:t>
          </m:r>
        </m:oMath>
      </m:oMathPara>
    </w:p>
    <w:p w14:paraId="236B765A" w14:textId="20F8525D" w:rsidR="0017675E" w:rsidRPr="001F5D40" w:rsidRDefault="00000000" w:rsidP="001F5D40">
      <w:pPr>
        <w:spacing w:after="160" w:line="240" w:lineRule="auto"/>
        <w:rPr>
          <w:rFonts w:eastAsia="Traditional Arabic" w:cs="Traditional Arabic"/>
        </w:rPr>
      </w:pPr>
      <m:oMathPara>
        <m:oMath>
          <m:sSub>
            <m:sSubPr>
              <m:ctrlPr>
                <w:rPr>
                  <w:rFonts w:ascii="Cambria Math" w:eastAsia="Traditional Arabic" w:hAnsi="Cambria Math" w:cs="Traditional Arabic"/>
                </w:rPr>
              </m:ctrlPr>
            </m:sSubPr>
            <m:e>
              <m:r>
                <w:rPr>
                  <w:rFonts w:ascii="Cambria Math" w:eastAsia="Traditional Arabic" w:hAnsi="Cambria Math" w:cs="Traditional Arabic"/>
                </w:rPr>
                <m:t>v</m:t>
              </m:r>
            </m:e>
            <m:sub>
              <m:r>
                <w:rPr>
                  <w:rFonts w:ascii="Cambria Math" w:eastAsia="Traditional Arabic" w:hAnsi="Cambria Math" w:cs="Traditional Arabic"/>
                </w:rPr>
                <m:t>t</m:t>
              </m:r>
            </m:sub>
          </m:sSub>
          <m:r>
            <m:rPr>
              <m:sty m:val="p"/>
            </m:rPr>
            <w:rPr>
              <w:rFonts w:ascii="Cambria Math" w:eastAsia="Traditional Arabic" w:hAnsi="Cambria Math" w:cs="Traditional Arabic"/>
            </w:rPr>
            <m:t xml:space="preserve">= </m:t>
          </m:r>
          <m:sSub>
            <m:sSubPr>
              <m:ctrlPr>
                <w:rPr>
                  <w:rFonts w:ascii="Cambria Math" w:eastAsia="Traditional Arabic" w:hAnsi="Cambria Math" w:cs="Traditional Arabic"/>
                </w:rPr>
              </m:ctrlPr>
            </m:sSubPr>
            <m:e>
              <m:r>
                <w:rPr>
                  <w:rFonts w:ascii="Cambria Math" w:eastAsia="Traditional Arabic" w:hAnsi="Cambria Math" w:cs="Traditional Arabic"/>
                </w:rPr>
                <m:t>β</m:t>
              </m:r>
            </m:e>
            <m:sub>
              <m:r>
                <m:rPr>
                  <m:sty m:val="p"/>
                </m:rPr>
                <w:rPr>
                  <w:rFonts w:ascii="Cambria Math" w:eastAsia="Traditional Arabic" w:hAnsi="Cambria Math" w:cs="Traditional Arabic"/>
                </w:rPr>
                <m:t xml:space="preserve">2 </m:t>
              </m:r>
            </m:sub>
          </m:sSub>
          <m:r>
            <m:rPr>
              <m:sty m:val="p"/>
            </m:rPr>
            <w:rPr>
              <w:rFonts w:ascii="Cambria Math" w:eastAsia="Traditional Arabic" w:hAnsi="Cambria Math" w:cs="Traditional Arabic"/>
            </w:rPr>
            <m:t>.</m:t>
          </m:r>
          <m:sSub>
            <m:sSubPr>
              <m:ctrlPr>
                <w:rPr>
                  <w:rFonts w:ascii="Cambria Math" w:eastAsia="Traditional Arabic" w:hAnsi="Cambria Math" w:cs="Traditional Arabic"/>
                </w:rPr>
              </m:ctrlPr>
            </m:sSubPr>
            <m:e>
              <m:r>
                <w:rPr>
                  <w:rFonts w:ascii="Cambria Math" w:eastAsia="Traditional Arabic" w:hAnsi="Cambria Math" w:cs="Traditional Arabic"/>
                </w:rPr>
                <m:t>v</m:t>
              </m:r>
            </m:e>
            <m:sub>
              <m:r>
                <w:rPr>
                  <w:rFonts w:ascii="Cambria Math" w:eastAsia="Traditional Arabic" w:hAnsi="Cambria Math" w:cs="Traditional Arabic"/>
                </w:rPr>
                <m:t>t</m:t>
              </m:r>
              <m:r>
                <m:rPr>
                  <m:sty m:val="p"/>
                </m:rPr>
                <w:rPr>
                  <w:rFonts w:ascii="Cambria Math" w:eastAsia="Traditional Arabic" w:hAnsi="Cambria Math" w:cs="Traditional Arabic"/>
                </w:rPr>
                <m:t>-1</m:t>
              </m:r>
            </m:sub>
          </m:sSub>
          <m:r>
            <m:rPr>
              <m:sty m:val="p"/>
            </m:rPr>
            <w:rPr>
              <w:rFonts w:ascii="Cambria Math" w:eastAsia="Traditional Arabic" w:hAnsi="Cambria Math" w:cs="Traditional Arabic"/>
            </w:rPr>
            <m:t>+</m:t>
          </m:r>
          <m:d>
            <m:dPr>
              <m:ctrlPr>
                <w:rPr>
                  <w:rFonts w:ascii="Cambria Math" w:eastAsia="Traditional Arabic" w:hAnsi="Cambria Math" w:cs="Traditional Arabic"/>
                </w:rPr>
              </m:ctrlPr>
            </m:dPr>
            <m:e>
              <m:r>
                <m:rPr>
                  <m:sty m:val="p"/>
                </m:rPr>
                <w:rPr>
                  <w:rFonts w:ascii="Cambria Math" w:eastAsia="Traditional Arabic" w:hAnsi="Cambria Math" w:cs="Traditional Arabic"/>
                </w:rPr>
                <m:t>1-</m:t>
              </m:r>
              <m:sSub>
                <m:sSubPr>
                  <m:ctrlPr>
                    <w:rPr>
                      <w:rFonts w:ascii="Cambria Math" w:eastAsia="Traditional Arabic" w:hAnsi="Cambria Math" w:cs="Traditional Arabic"/>
                    </w:rPr>
                  </m:ctrlPr>
                </m:sSubPr>
                <m:e>
                  <m:r>
                    <w:rPr>
                      <w:rFonts w:ascii="Cambria Math" w:eastAsia="Traditional Arabic" w:hAnsi="Cambria Math" w:cs="Traditional Arabic"/>
                    </w:rPr>
                    <m:t>β</m:t>
                  </m:r>
                </m:e>
                <m:sub>
                  <m:r>
                    <m:rPr>
                      <m:sty m:val="p"/>
                    </m:rPr>
                    <w:rPr>
                      <w:rFonts w:ascii="Cambria Math" w:eastAsia="Traditional Arabic" w:hAnsi="Cambria Math" w:cs="Traditional Arabic"/>
                    </w:rPr>
                    <m:t xml:space="preserve">2 </m:t>
                  </m:r>
                </m:sub>
              </m:sSub>
            </m:e>
          </m:d>
          <m:r>
            <m:rPr>
              <m:sty m:val="p"/>
            </m:rPr>
            <w:rPr>
              <w:rFonts w:ascii="Cambria Math" w:eastAsia="Traditional Arabic" w:hAnsi="Cambria Math" w:cs="Traditional Arabic"/>
            </w:rPr>
            <m:t>.</m:t>
          </m:r>
          <m:sSup>
            <m:sSupPr>
              <m:ctrlPr>
                <w:rPr>
                  <w:rFonts w:ascii="Cambria Math" w:eastAsia="Traditional Arabic" w:hAnsi="Cambria Math" w:cs="Traditional Arabic"/>
                </w:rPr>
              </m:ctrlPr>
            </m:sSupPr>
            <m:e>
              <m:r>
                <m:rPr>
                  <m:sty m:val="p"/>
                </m:rPr>
                <w:rPr>
                  <w:rFonts w:ascii="Cambria Math" w:eastAsia="Traditional Arabic" w:hAnsi="Cambria Math" w:cs="Traditional Arabic"/>
                </w:rPr>
                <m:t>(∇</m:t>
              </m:r>
              <m:r>
                <w:rPr>
                  <w:rFonts w:ascii="Cambria Math" w:eastAsia="Traditional Arabic" w:hAnsi="Cambria Math" w:cs="Traditional Arabic"/>
                </w:rPr>
                <m:t>L</m:t>
              </m:r>
              <m:r>
                <m:rPr>
                  <m:sty m:val="p"/>
                </m:rPr>
                <w:rPr>
                  <w:rFonts w:ascii="Cambria Math" w:eastAsia="Traditional Arabic" w:hAnsi="Cambria Math" w:cs="Traditional Arabic"/>
                </w:rPr>
                <m:t>)</m:t>
              </m:r>
            </m:e>
            <m:sup>
              <m:r>
                <m:rPr>
                  <m:sty m:val="p"/>
                </m:rPr>
                <w:rPr>
                  <w:rFonts w:ascii="Cambria Math" w:eastAsia="Traditional Arabic" w:hAnsi="Cambria Math" w:cs="Traditional Arabic"/>
                </w:rPr>
                <m:t>2</m:t>
              </m:r>
            </m:sup>
          </m:sSup>
        </m:oMath>
      </m:oMathPara>
    </w:p>
    <w:p w14:paraId="2A92493F" w14:textId="77092322" w:rsidR="0017675E" w:rsidRPr="001F5D40" w:rsidRDefault="0017675E" w:rsidP="001F5D40">
      <w:pPr>
        <w:spacing w:after="160" w:line="240" w:lineRule="auto"/>
        <w:rPr>
          <w:rFonts w:eastAsia="Traditional Arabic" w:cs="Traditional Arabic"/>
        </w:rPr>
      </w:pPr>
      <m:oMathPara>
        <m:oMath>
          <m:r>
            <w:rPr>
              <w:rFonts w:ascii="Cambria Math" w:eastAsia="Traditional Arabic" w:hAnsi="Cambria Math" w:cs="Traditional Arabic"/>
            </w:rPr>
            <m:t>w</m:t>
          </m:r>
          <m:r>
            <m:rPr>
              <m:sty m:val="p"/>
            </m:rPr>
            <w:rPr>
              <w:rFonts w:ascii="Cambria Math" w:eastAsia="Traditional Arabic" w:hAnsi="Cambria Math" w:cs="Traditional Arabic"/>
            </w:rPr>
            <m:t>=</m:t>
          </m:r>
          <m:r>
            <w:rPr>
              <w:rFonts w:ascii="Cambria Math" w:eastAsia="Traditional Arabic" w:hAnsi="Cambria Math" w:cs="Traditional Arabic"/>
            </w:rPr>
            <m:t>w</m:t>
          </m:r>
          <m:r>
            <m:rPr>
              <m:sty m:val="p"/>
            </m:rPr>
            <w:rPr>
              <w:rFonts w:ascii="Cambria Math" w:eastAsia="Traditional Arabic" w:hAnsi="Cambria Math" w:cs="Traditional Arabic"/>
            </w:rPr>
            <m:t>-η.</m:t>
          </m:r>
          <m:f>
            <m:fPr>
              <m:ctrlPr>
                <w:rPr>
                  <w:rFonts w:ascii="Cambria Math" w:eastAsia="Traditional Arabic" w:hAnsi="Cambria Math" w:cs="Traditional Arabic"/>
                </w:rPr>
              </m:ctrlPr>
            </m:fPr>
            <m:num>
              <m:sSub>
                <m:sSubPr>
                  <m:ctrlPr>
                    <w:rPr>
                      <w:rFonts w:ascii="Cambria Math" w:eastAsia="Traditional Arabic" w:hAnsi="Cambria Math" w:cs="Traditional Arabic"/>
                    </w:rPr>
                  </m:ctrlPr>
                </m:sSubPr>
                <m:e>
                  <m:r>
                    <w:rPr>
                      <w:rFonts w:ascii="Cambria Math" w:eastAsia="Traditional Arabic" w:hAnsi="Cambria Math" w:cs="Traditional Arabic"/>
                    </w:rPr>
                    <m:t>μ</m:t>
                  </m:r>
                </m:e>
                <m:sub>
                  <m:r>
                    <w:rPr>
                      <w:rFonts w:ascii="Cambria Math" w:eastAsia="Traditional Arabic" w:hAnsi="Cambria Math" w:cs="Traditional Arabic"/>
                    </w:rPr>
                    <m:t>t</m:t>
                  </m:r>
                </m:sub>
              </m:sSub>
            </m:num>
            <m:den>
              <m:rad>
                <m:radPr>
                  <m:degHide m:val="1"/>
                  <m:ctrlPr>
                    <w:rPr>
                      <w:rFonts w:ascii="Cambria Math" w:eastAsia="Traditional Arabic" w:hAnsi="Cambria Math" w:cs="Traditional Arabic"/>
                    </w:rPr>
                  </m:ctrlPr>
                </m:radPr>
                <m:deg/>
                <m:e>
                  <m:sSub>
                    <m:sSubPr>
                      <m:ctrlPr>
                        <w:rPr>
                          <w:rFonts w:ascii="Cambria Math" w:eastAsia="Traditional Arabic" w:hAnsi="Cambria Math" w:cs="Traditional Arabic"/>
                        </w:rPr>
                      </m:ctrlPr>
                    </m:sSubPr>
                    <m:e>
                      <m:r>
                        <w:rPr>
                          <w:rFonts w:ascii="Cambria Math" w:eastAsia="Traditional Arabic" w:hAnsi="Cambria Math" w:cs="Traditional Arabic"/>
                        </w:rPr>
                        <m:t>v</m:t>
                      </m:r>
                    </m:e>
                    <m:sub>
                      <m:r>
                        <w:rPr>
                          <w:rFonts w:ascii="Cambria Math" w:eastAsia="Traditional Arabic" w:hAnsi="Cambria Math" w:cs="Traditional Arabic"/>
                        </w:rPr>
                        <m:t>t</m:t>
                      </m:r>
                    </m:sub>
                  </m:sSub>
                </m:e>
              </m:rad>
              <m:r>
                <m:rPr>
                  <m:sty m:val="p"/>
                </m:rPr>
                <w:rPr>
                  <w:rFonts w:ascii="Cambria Math" w:eastAsia="Traditional Arabic" w:hAnsi="Cambria Math" w:cs="Traditional Arabic"/>
                </w:rPr>
                <m:t xml:space="preserve">+ </m:t>
              </m:r>
              <m:r>
                <w:rPr>
                  <w:rFonts w:ascii="Cambria Math" w:eastAsia="Traditional Arabic" w:hAnsi="Cambria Math" w:cs="Traditional Arabic"/>
                </w:rPr>
                <m:t>ε</m:t>
              </m:r>
            </m:den>
          </m:f>
        </m:oMath>
      </m:oMathPara>
    </w:p>
    <w:p w14:paraId="52F686FA" w14:textId="4AF4515A" w:rsidR="008B227C" w:rsidRDefault="008B227C" w:rsidP="001F5D40">
      <w:pPr>
        <w:spacing w:after="160" w:line="240" w:lineRule="auto"/>
        <w:rPr>
          <w:rFonts w:eastAsia="Traditional Arabic" w:cs="Traditional Arabic"/>
          <w:rtl/>
        </w:rPr>
      </w:pPr>
      <w:r w:rsidRPr="001F5D40">
        <w:rPr>
          <w:rFonts w:eastAsia="Traditional Arabic" w:cs="Traditional Arabic"/>
          <w:rtl/>
        </w:rPr>
        <w:t xml:space="preserve">حيث </w:t>
      </w:r>
      <w:r w:rsidRPr="001F5D40">
        <w:rPr>
          <w:rFonts w:ascii="Cambria" w:eastAsia="Traditional Arabic" w:hAnsi="Cambria" w:cs="Cambria" w:hint="cs"/>
          <w:rtl/>
        </w:rPr>
        <w:t>β₁</w:t>
      </w:r>
      <w:r w:rsidRPr="001F5D40">
        <w:rPr>
          <w:rFonts w:eastAsia="Traditional Arabic" w:cs="Traditional Arabic"/>
          <w:rtl/>
        </w:rPr>
        <w:t xml:space="preserve"> </w:t>
      </w:r>
      <w:r w:rsidRPr="001F5D40">
        <w:rPr>
          <w:rFonts w:eastAsia="Traditional Arabic" w:cs="Traditional Arabic" w:hint="cs"/>
          <w:rtl/>
        </w:rPr>
        <w:t>و</w:t>
      </w:r>
      <w:r w:rsidRPr="001F5D40">
        <w:rPr>
          <w:rFonts w:ascii="Cambria" w:eastAsia="Traditional Arabic" w:hAnsi="Cambria" w:cs="Cambria" w:hint="cs"/>
          <w:rtl/>
        </w:rPr>
        <w:t>β₂</w:t>
      </w:r>
      <w:r w:rsidRPr="001F5D40">
        <w:rPr>
          <w:rFonts w:eastAsia="Traditional Arabic" w:cs="Traditional Arabic"/>
          <w:rtl/>
        </w:rPr>
        <w:t xml:space="preserve"> </w:t>
      </w:r>
      <w:r w:rsidRPr="001F5D40">
        <w:rPr>
          <w:rFonts w:eastAsia="Traditional Arabic" w:cs="Traditional Arabic" w:hint="cs"/>
          <w:rtl/>
        </w:rPr>
        <w:t>معاملا</w:t>
      </w:r>
      <w:r w:rsidRPr="001F5D40">
        <w:rPr>
          <w:rFonts w:eastAsia="Traditional Arabic" w:cs="Traditional Arabic"/>
          <w:rtl/>
        </w:rPr>
        <w:t xml:space="preserve"> </w:t>
      </w:r>
      <w:r w:rsidRPr="001F5D40">
        <w:rPr>
          <w:rFonts w:eastAsia="Traditional Arabic" w:cs="Traditional Arabic" w:hint="cs"/>
          <w:rtl/>
        </w:rPr>
        <w:t>تسوس</w:t>
      </w:r>
      <w:r w:rsidRPr="001F5D40">
        <w:rPr>
          <w:rFonts w:eastAsia="Traditional Arabic" w:cs="Traditional Arabic"/>
          <w:rtl/>
        </w:rPr>
        <w:t xml:space="preserve"> </w:t>
      </w:r>
      <w:r w:rsidRPr="001F5D40">
        <w:rPr>
          <w:rFonts w:eastAsia="Traditional Arabic" w:cs="Traditional Arabic" w:hint="cs"/>
          <w:rtl/>
        </w:rPr>
        <w:t>متحرك</w:t>
      </w:r>
      <w:r w:rsidRPr="001F5D40">
        <w:rPr>
          <w:rFonts w:eastAsia="Traditional Arabic" w:cs="Traditional Arabic"/>
          <w:rtl/>
        </w:rPr>
        <w:t xml:space="preserve"> (</w:t>
      </w:r>
      <w:r w:rsidRPr="001F5D40">
        <w:rPr>
          <w:rFonts w:eastAsia="Traditional Arabic" w:cs="Traditional Arabic" w:hint="cs"/>
          <w:rtl/>
        </w:rPr>
        <w:t>يُضبطان</w:t>
      </w:r>
      <w:r w:rsidRPr="001F5D40">
        <w:rPr>
          <w:rFonts w:eastAsia="Traditional Arabic" w:cs="Traditional Arabic"/>
          <w:rtl/>
        </w:rPr>
        <w:t xml:space="preserve"> </w:t>
      </w:r>
      <w:r w:rsidRPr="001F5D40">
        <w:rPr>
          <w:rFonts w:eastAsia="Traditional Arabic" w:cs="Traditional Arabic" w:hint="cs"/>
          <w:rtl/>
        </w:rPr>
        <w:t>عادةً</w:t>
      </w:r>
      <w:r w:rsidRPr="001F5D40">
        <w:rPr>
          <w:rFonts w:eastAsia="Traditional Arabic" w:cs="Traditional Arabic"/>
          <w:rtl/>
        </w:rPr>
        <w:t xml:space="preserve"> </w:t>
      </w:r>
      <w:r w:rsidRPr="001F5D40">
        <w:rPr>
          <w:rFonts w:eastAsia="Traditional Arabic" w:cs="Traditional Arabic" w:hint="cs"/>
          <w:rtl/>
        </w:rPr>
        <w:t>على</w:t>
      </w:r>
      <w:r w:rsidRPr="001F5D40">
        <w:rPr>
          <w:rFonts w:eastAsia="Traditional Arabic" w:cs="Traditional Arabic"/>
          <w:rtl/>
        </w:rPr>
        <w:t xml:space="preserve"> 0.9 </w:t>
      </w:r>
      <w:r w:rsidRPr="001F5D40">
        <w:rPr>
          <w:rFonts w:eastAsia="Traditional Arabic" w:cs="Traditional Arabic" w:hint="cs"/>
          <w:rtl/>
        </w:rPr>
        <w:t>و</w:t>
      </w:r>
      <w:r w:rsidRPr="001F5D40">
        <w:rPr>
          <w:rFonts w:eastAsia="Traditional Arabic" w:cs="Traditional Arabic"/>
          <w:rtl/>
        </w:rPr>
        <w:t xml:space="preserve">0.999 </w:t>
      </w:r>
      <w:r w:rsidRPr="001F5D40">
        <w:rPr>
          <w:rFonts w:eastAsia="Traditional Arabic" w:cs="Traditional Arabic" w:hint="cs"/>
          <w:rtl/>
        </w:rPr>
        <w:t>على</w:t>
      </w:r>
      <w:r w:rsidRPr="001F5D40">
        <w:rPr>
          <w:rFonts w:eastAsia="Traditional Arabic" w:cs="Traditional Arabic"/>
          <w:rtl/>
        </w:rPr>
        <w:t xml:space="preserve"> </w:t>
      </w:r>
      <w:r w:rsidRPr="001F5D40">
        <w:rPr>
          <w:rFonts w:eastAsia="Traditional Arabic" w:cs="Traditional Arabic" w:hint="cs"/>
          <w:rtl/>
        </w:rPr>
        <w:t>التوالي</w:t>
      </w:r>
      <w:r w:rsidRPr="001F5D40">
        <w:rPr>
          <w:rFonts w:eastAsia="Traditional Arabic" w:cs="Traditional Arabic"/>
          <w:rtl/>
        </w:rPr>
        <w:t xml:space="preserve">) </w:t>
      </w:r>
      <w:r w:rsidR="005742B1" w:rsidRPr="001F5D40">
        <w:rPr>
          <w:rFonts w:eastAsia="Traditional Arabic" w:cs="Traditional Arabic" w:hint="cs"/>
          <w:rtl/>
        </w:rPr>
        <w:t>و</w:t>
      </w:r>
      <w:r w:rsidR="005742B1" w:rsidRPr="001F5D40">
        <w:rPr>
          <w:rFonts w:ascii="Cambria" w:eastAsia="Traditional Arabic" w:hAnsi="Cambria" w:cs="Cambria"/>
        </w:rPr>
        <w:t>ε</w:t>
      </w:r>
      <w:r w:rsidR="005742B1" w:rsidRPr="001F5D40">
        <w:rPr>
          <w:rFonts w:eastAsia="Traditional Arabic" w:cs="Traditional Arabic"/>
          <w:rtl/>
        </w:rPr>
        <w:t xml:space="preserve"> </w:t>
      </w:r>
      <w:r w:rsidRPr="001F5D40">
        <w:rPr>
          <w:rFonts w:eastAsia="Traditional Arabic" w:cs="Traditional Arabic"/>
          <w:rtl/>
        </w:rPr>
        <w:t>ثابت صغير يمنع القسمة على الصفر. تُسرّع هذه الآلية</w:t>
      </w:r>
      <w:r w:rsidR="008C349B">
        <w:rPr>
          <w:rFonts w:eastAsia="Traditional Arabic" w:cs="Traditional Arabic" w:hint="cs"/>
          <w:rtl/>
        </w:rPr>
        <w:t xml:space="preserve"> من</w:t>
      </w:r>
      <w:r w:rsidRPr="001F5D40">
        <w:rPr>
          <w:rFonts w:eastAsia="Traditional Arabic" w:cs="Traditional Arabic"/>
          <w:rtl/>
        </w:rPr>
        <w:t xml:space="preserve"> </w:t>
      </w:r>
      <w:r w:rsidR="008C349B">
        <w:rPr>
          <w:rFonts w:eastAsia="Traditional Arabic" w:cs="Traditional Arabic" w:hint="cs"/>
          <w:rtl/>
        </w:rPr>
        <w:t xml:space="preserve">عملية التعلم </w:t>
      </w:r>
      <w:r w:rsidRPr="001F5D40">
        <w:rPr>
          <w:rFonts w:eastAsia="Traditional Arabic" w:cs="Traditional Arabic"/>
          <w:rtl/>
        </w:rPr>
        <w:t>وتتجاوز العقبات المحلية (</w:t>
      </w:r>
      <w:r w:rsidR="005742B1" w:rsidRPr="001F5D40">
        <w:rPr>
          <w:rFonts w:eastAsia="Traditional Arabic" w:cs="Traditional Arabic"/>
        </w:rPr>
        <w:t>Local Minima</w:t>
      </w:r>
      <w:r w:rsidRPr="001F5D40">
        <w:rPr>
          <w:rFonts w:eastAsia="Traditional Arabic" w:cs="Traditional Arabic"/>
          <w:rtl/>
        </w:rPr>
        <w:t>).</w:t>
      </w:r>
    </w:p>
    <w:p w14:paraId="5D946032" w14:textId="58857DDC" w:rsidR="00FE4A3D" w:rsidRDefault="00FE4A3D" w:rsidP="00FE4A3D">
      <w:pPr>
        <w:pStyle w:val="Heading2"/>
        <w:rPr>
          <w:rFonts w:cs="Traditional Arabic"/>
          <w:b/>
          <w:bCs/>
          <w:color w:val="0D0D0D" w:themeColor="text1" w:themeTint="F2"/>
          <w:sz w:val="32"/>
          <w:szCs w:val="32"/>
          <w:lang w:bidi="ar-SY"/>
        </w:rPr>
      </w:pPr>
      <w:r w:rsidRPr="0036382B">
        <w:rPr>
          <w:rFonts w:cs="Traditional Arabic" w:hint="cs"/>
          <w:b/>
          <w:bCs/>
          <w:color w:val="0D0D0D" w:themeColor="text1" w:themeTint="F2"/>
          <w:sz w:val="32"/>
          <w:szCs w:val="32"/>
          <w:rtl/>
          <w:lang w:bidi="ar-SY"/>
        </w:rPr>
        <w:t>لمحة عامة عن نم</w:t>
      </w:r>
      <w:r w:rsidR="0036382B">
        <w:rPr>
          <w:rFonts w:cs="Traditional Arabic" w:hint="cs"/>
          <w:b/>
          <w:bCs/>
          <w:color w:val="0D0D0D" w:themeColor="text1" w:themeTint="F2"/>
          <w:sz w:val="32"/>
          <w:szCs w:val="32"/>
          <w:rtl/>
          <w:lang w:bidi="ar-SY"/>
        </w:rPr>
        <w:t xml:space="preserve">وذج ال </w:t>
      </w:r>
      <w:r w:rsidR="0036382B">
        <w:rPr>
          <w:rFonts w:cs="Traditional Arabic"/>
          <w:b/>
          <w:bCs/>
          <w:color w:val="0D0D0D" w:themeColor="text1" w:themeTint="F2"/>
          <w:sz w:val="32"/>
          <w:szCs w:val="32"/>
          <w:lang w:val="de-DE" w:bidi="ar-SY"/>
        </w:rPr>
        <w:t>resnet50</w:t>
      </w:r>
      <w:r w:rsidRPr="0036382B">
        <w:rPr>
          <w:rFonts w:cs="Traditional Arabic" w:hint="cs"/>
          <w:b/>
          <w:bCs/>
          <w:color w:val="0D0D0D" w:themeColor="text1" w:themeTint="F2"/>
          <w:sz w:val="32"/>
          <w:szCs w:val="32"/>
          <w:rtl/>
          <w:lang w:bidi="ar-SY"/>
        </w:rPr>
        <w:t>:</w:t>
      </w:r>
    </w:p>
    <w:p w14:paraId="5BB27BF9" w14:textId="49A650E7" w:rsidR="0036382B" w:rsidRPr="0036382B" w:rsidRDefault="0036382B" w:rsidP="0036382B">
      <w:pPr>
        <w:pStyle w:val="NormalWeb"/>
        <w:bidi/>
        <w:spacing w:before="0" w:beforeAutospacing="0" w:after="0" w:afterAutospacing="0"/>
        <w:rPr>
          <w:rFonts w:ascii="Traditional Arabic" w:eastAsia="Traditional Arabic" w:hAnsi="Traditional Arabic" w:cs="Traditional Arabic"/>
          <w:color w:val="595959" w:themeColor="text1" w:themeTint="A6"/>
        </w:rPr>
      </w:pPr>
      <w:r w:rsidRPr="0036382B">
        <w:rPr>
          <w:rFonts w:ascii="Traditional Arabic" w:eastAsia="Traditional Arabic" w:hAnsi="Traditional Arabic" w:cs="Traditional Arabic"/>
          <w:color w:val="595959" w:themeColor="text1" w:themeTint="A6"/>
          <w:rtl/>
        </w:rPr>
        <w:t>تعتمد هذه المعمارية بشكل أساسي على استخدام وصلات الاختصار التي تُعرف بـوصلات التخطي</w:t>
      </w:r>
      <w:r w:rsidRPr="0036382B">
        <w:rPr>
          <w:rFonts w:ascii="Traditional Arabic" w:eastAsia="Traditional Arabic" w:hAnsi="Traditional Arabic" w:cs="Traditional Arabic"/>
          <w:color w:val="595959" w:themeColor="text1" w:themeTint="A6"/>
        </w:rPr>
        <w:t xml:space="preserve"> </w:t>
      </w:r>
      <w:r w:rsidRPr="0036382B">
        <w:rPr>
          <w:rFonts w:ascii="Traditional Arabic" w:eastAsia="Traditional Arabic" w:hAnsi="Traditional Arabic" w:cs="Traditional Arabic" w:hint="cs"/>
          <w:color w:val="595959" w:themeColor="text1" w:themeTint="A6"/>
          <w:rtl/>
        </w:rPr>
        <w:t>(</w:t>
      </w:r>
      <w:r w:rsidRPr="0036382B">
        <w:rPr>
          <w:rFonts w:ascii="Traditional Arabic" w:eastAsia="Traditional Arabic" w:hAnsi="Traditional Arabic" w:cs="Traditional Arabic"/>
          <w:color w:val="595959" w:themeColor="text1" w:themeTint="A6"/>
        </w:rPr>
        <w:t>skip connections</w:t>
      </w:r>
      <w:r w:rsidRPr="0036382B">
        <w:rPr>
          <w:rFonts w:ascii="Traditional Arabic" w:eastAsia="Traditional Arabic" w:hAnsi="Traditional Arabic" w:cs="Traditional Arabic" w:hint="cs"/>
          <w:color w:val="595959" w:themeColor="text1" w:themeTint="A6"/>
          <w:rtl/>
        </w:rPr>
        <w:t>)</w:t>
      </w:r>
      <w:r w:rsidRPr="0036382B">
        <w:rPr>
          <w:rFonts w:ascii="Traditional Arabic" w:eastAsia="Traditional Arabic" w:hAnsi="Traditional Arabic" w:cs="Traditional Arabic"/>
          <w:color w:val="595959" w:themeColor="text1" w:themeTint="A6"/>
        </w:rPr>
        <w:t xml:space="preserve"> </w:t>
      </w:r>
      <w:r w:rsidRPr="0036382B">
        <w:rPr>
          <w:rFonts w:ascii="Traditional Arabic" w:eastAsia="Traditional Arabic" w:hAnsi="Traditional Arabic" w:cs="Traditional Arabic"/>
          <w:color w:val="595959" w:themeColor="text1" w:themeTint="A6"/>
          <w:rtl/>
        </w:rPr>
        <w:t>لتجاوز طبقة واحدة أو أكثر</w:t>
      </w:r>
      <w:r w:rsidRPr="0036382B">
        <w:rPr>
          <w:rFonts w:ascii="Traditional Arabic" w:eastAsia="Traditional Arabic" w:hAnsi="Traditional Arabic" w:cs="Traditional Arabic"/>
          <w:color w:val="595959" w:themeColor="text1" w:themeTint="A6"/>
        </w:rPr>
        <w:t>.</w:t>
      </w:r>
    </w:p>
    <w:p w14:paraId="694AE4AF" w14:textId="77777777" w:rsidR="0036382B" w:rsidRDefault="0036382B" w:rsidP="0036382B">
      <w:pPr>
        <w:pStyle w:val="NormalWeb"/>
        <w:bidi/>
        <w:spacing w:before="0" w:beforeAutospacing="0" w:after="0" w:afterAutospacing="0"/>
        <w:rPr>
          <w:rFonts w:ascii="Traditional Arabic" w:eastAsia="Traditional Arabic" w:hAnsi="Traditional Arabic" w:cs="Traditional Arabic"/>
          <w:color w:val="595959" w:themeColor="text1" w:themeTint="A6"/>
        </w:rPr>
      </w:pPr>
      <w:r w:rsidRPr="0036382B">
        <w:rPr>
          <w:rFonts w:ascii="Traditional Arabic" w:eastAsia="Traditional Arabic" w:hAnsi="Traditional Arabic" w:cs="Traditional Arabic"/>
          <w:color w:val="595959" w:themeColor="text1" w:themeTint="A6"/>
          <w:rtl/>
        </w:rPr>
        <w:t>في حين تحاول الشبكات العصبية التقليدية تعلم خريطة مباشرة من المدخلات إلى المخرجات، صُممت شبكة</w:t>
      </w:r>
      <w:r w:rsidRPr="0036382B">
        <w:rPr>
          <w:rFonts w:ascii="Traditional Arabic" w:eastAsia="Traditional Arabic" w:hAnsi="Traditional Arabic" w:cs="Traditional Arabic"/>
          <w:color w:val="595959" w:themeColor="text1" w:themeTint="A6"/>
        </w:rPr>
        <w:t xml:space="preserve"> ResNet </w:t>
      </w:r>
      <w:r w:rsidRPr="0036382B">
        <w:rPr>
          <w:rFonts w:ascii="Traditional Arabic" w:eastAsia="Traditional Arabic" w:hAnsi="Traditional Arabic" w:cs="Traditional Arabic"/>
          <w:color w:val="595959" w:themeColor="text1" w:themeTint="A6"/>
          <w:rtl/>
        </w:rPr>
        <w:t>لتعلم "خرائط متبقية</w:t>
      </w:r>
      <w:r w:rsidRPr="0036382B">
        <w:rPr>
          <w:rFonts w:ascii="Traditional Arabic" w:eastAsia="Traditional Arabic" w:hAnsi="Traditional Arabic" w:cs="Traditional Arabic"/>
          <w:color w:val="595959" w:themeColor="text1" w:themeTint="A6"/>
        </w:rPr>
        <w:t xml:space="preserve">" (Residual Mappings). </w:t>
      </w:r>
      <w:r w:rsidRPr="0036382B">
        <w:rPr>
          <w:rFonts w:ascii="Traditional Arabic" w:eastAsia="Traditional Arabic" w:hAnsi="Traditional Arabic" w:cs="Traditional Arabic"/>
          <w:color w:val="595959" w:themeColor="text1" w:themeTint="A6"/>
          <w:rtl/>
        </w:rPr>
        <w:t>هذا التحول الهيكلي سمح لنماذج التعلم العميق بالوصول إلى أعماق غير مسبوقة (مثل 50 أو 101 أو 152 طبقة) مع الحفاظ على استقرار التدريب والكفاءة الحسابية</w:t>
      </w:r>
      <w:r w:rsidRPr="0036382B">
        <w:rPr>
          <w:rFonts w:ascii="Traditional Arabic" w:eastAsia="Traditional Arabic" w:hAnsi="Traditional Arabic" w:cs="Traditional Arabic"/>
          <w:color w:val="595959" w:themeColor="text1" w:themeTint="A6"/>
        </w:rPr>
        <w:t>.</w:t>
      </w:r>
    </w:p>
    <w:p w14:paraId="55EA55CD" w14:textId="68DE27F2" w:rsidR="00412603" w:rsidRDefault="00412603" w:rsidP="00DD04D4">
      <w:pPr>
        <w:pStyle w:val="Heading3"/>
        <w:rPr>
          <w:rtl/>
          <w:lang w:bidi="ar-SY"/>
        </w:rPr>
      </w:pPr>
      <w:r w:rsidRPr="00412603">
        <w:rPr>
          <w:rtl/>
          <w:lang w:bidi="ar-SY"/>
        </w:rPr>
        <w:t>مشكلة</w:t>
      </w:r>
      <w:r w:rsidR="00B46E9B">
        <w:rPr>
          <w:rFonts w:hint="cs"/>
          <w:rtl/>
          <w:lang w:bidi="ar-SY"/>
        </w:rPr>
        <w:t xml:space="preserve"> </w:t>
      </w:r>
      <w:proofErr w:type="gramStart"/>
      <w:r w:rsidR="00B46E9B">
        <w:rPr>
          <w:rFonts w:hint="cs"/>
          <w:rtl/>
          <w:lang w:bidi="ar-SY"/>
        </w:rPr>
        <w:t>ال</w:t>
      </w:r>
      <w:r w:rsidRPr="00412603">
        <w:rPr>
          <w:rtl/>
          <w:lang w:bidi="ar-SY"/>
        </w:rPr>
        <w:t xml:space="preserve"> </w:t>
      </w:r>
      <w:r w:rsidRPr="00412603">
        <w:rPr>
          <w:lang w:bidi="ar-SY"/>
        </w:rPr>
        <w:t xml:space="preserve"> Degradation</w:t>
      </w:r>
      <w:proofErr w:type="gramEnd"/>
      <w:r w:rsidR="00B46E9B">
        <w:rPr>
          <w:rFonts w:hint="cs"/>
          <w:rtl/>
          <w:lang w:bidi="ar-SY"/>
        </w:rPr>
        <w:t>:</w:t>
      </w:r>
    </w:p>
    <w:p w14:paraId="13457EE4" w14:textId="3F6A7525" w:rsidR="00412603" w:rsidRPr="00412603" w:rsidRDefault="00412603" w:rsidP="00412603">
      <w:pPr>
        <w:rPr>
          <w:lang w:bidi="ar-SY"/>
        </w:rPr>
      </w:pPr>
      <w:r w:rsidRPr="00412603">
        <w:rPr>
          <w:rtl/>
        </w:rPr>
        <w:t xml:space="preserve">مع زيادة عمق الشبكات العصبية، </w:t>
      </w:r>
      <w:r>
        <w:rPr>
          <w:rFonts w:hint="cs"/>
          <w:rtl/>
        </w:rPr>
        <w:t>واجهت نماذج</w:t>
      </w:r>
      <w:r w:rsidRPr="00412603">
        <w:rPr>
          <w:rtl/>
        </w:rPr>
        <w:t xml:space="preserve"> التعلم العميق عائقًا كبيرًا يُعرف </w:t>
      </w:r>
      <w:r>
        <w:rPr>
          <w:rFonts w:hint="cs"/>
          <w:b/>
          <w:bCs/>
          <w:rtl/>
        </w:rPr>
        <w:t>بم</w:t>
      </w:r>
      <w:r w:rsidRPr="00412603">
        <w:rPr>
          <w:b/>
          <w:bCs/>
          <w:rtl/>
        </w:rPr>
        <w:t>شكلة تدهور الدقة</w:t>
      </w:r>
      <w:r>
        <w:rPr>
          <w:rFonts w:hint="cs"/>
          <w:b/>
          <w:bCs/>
          <w:rtl/>
        </w:rPr>
        <w:t xml:space="preserve">، اذ </w:t>
      </w:r>
      <w:r w:rsidRPr="00412603">
        <w:rPr>
          <w:rtl/>
        </w:rPr>
        <w:t>تصل دق</w:t>
      </w:r>
      <w:r>
        <w:rPr>
          <w:rFonts w:hint="cs"/>
          <w:rtl/>
        </w:rPr>
        <w:t>ة هذه النماذج</w:t>
      </w:r>
      <w:r w:rsidRPr="00412603">
        <w:rPr>
          <w:rtl/>
        </w:rPr>
        <w:t xml:space="preserve"> إلى مرحلة التشبع ثم تبدأ في الانخفاض بسرعة. والجدير بالذكر أن هذه المشكلة لا تعود إلى "فرط التجهيز</w:t>
      </w:r>
      <w:r w:rsidRPr="00412603">
        <w:rPr>
          <w:lang w:bidi="ar-SY"/>
        </w:rPr>
        <w:t>" (Overfitting)</w:t>
      </w:r>
      <w:r w:rsidRPr="00412603">
        <w:rPr>
          <w:rtl/>
        </w:rPr>
        <w:t>، حيث إن نسبة الخطأ تزداد في بيانات التدريب والتحقق معًا. وتعود أسباب هذه المشكلة إلى</w:t>
      </w:r>
      <w:r w:rsidRPr="00412603">
        <w:rPr>
          <w:lang w:bidi="ar-SY"/>
        </w:rPr>
        <w:t>:</w:t>
      </w:r>
    </w:p>
    <w:p w14:paraId="6C21AE7E" w14:textId="49C2C7BC" w:rsidR="00412603" w:rsidRPr="00412603" w:rsidRDefault="00412603" w:rsidP="00412603">
      <w:pPr>
        <w:numPr>
          <w:ilvl w:val="0"/>
          <w:numId w:val="26"/>
        </w:numPr>
        <w:rPr>
          <w:lang w:bidi="ar-SY"/>
        </w:rPr>
      </w:pPr>
      <w:r w:rsidRPr="00412603">
        <w:rPr>
          <w:b/>
          <w:bCs/>
          <w:rtl/>
        </w:rPr>
        <w:lastRenderedPageBreak/>
        <w:t>تلاشي أو انفجار التدرج</w:t>
      </w:r>
      <w:r>
        <w:rPr>
          <w:rFonts w:hint="cs"/>
          <w:b/>
          <w:bCs/>
          <w:rtl/>
        </w:rPr>
        <w:t xml:space="preserve"> </w:t>
      </w:r>
      <w:r w:rsidRPr="00412603">
        <w:rPr>
          <w:b/>
          <w:bCs/>
          <w:lang w:bidi="ar-SY"/>
        </w:rPr>
        <w:t>(Vanishing/Exploding Gradients)</w:t>
      </w:r>
      <w:r>
        <w:rPr>
          <w:rFonts w:hint="cs"/>
          <w:b/>
          <w:bCs/>
          <w:rtl/>
          <w:lang w:bidi="ar-SY"/>
        </w:rPr>
        <w:t>:</w:t>
      </w:r>
      <w:r w:rsidRPr="00412603">
        <w:rPr>
          <w:lang w:bidi="ar-SY"/>
        </w:rPr>
        <w:t xml:space="preserve"> </w:t>
      </w:r>
      <w:r w:rsidRPr="00412603">
        <w:rPr>
          <w:rtl/>
        </w:rPr>
        <w:t>أثناء عملية الانتشار العكسي</w:t>
      </w:r>
      <w:r w:rsidRPr="00412603">
        <w:rPr>
          <w:lang w:bidi="ar-SY"/>
        </w:rPr>
        <w:t xml:space="preserve"> (Backpropagation)</w:t>
      </w:r>
      <w:r w:rsidRPr="00412603">
        <w:rPr>
          <w:rtl/>
        </w:rPr>
        <w:t>، تضرب التدرجات في بعضها عبر عشرات الطبقات، مما يؤدي إما إلى تلاشيها تمامًا فلا تتعلم الطبقات الأولى شيئًا، أو تضخمها بشكل لا يمكن السيطرة عليه</w:t>
      </w:r>
      <w:r w:rsidRPr="00412603">
        <w:rPr>
          <w:lang w:bidi="ar-SY"/>
        </w:rPr>
        <w:t>.</w:t>
      </w:r>
    </w:p>
    <w:p w14:paraId="6330046B" w14:textId="6A26D72F" w:rsidR="00412603" w:rsidRPr="00412603" w:rsidRDefault="00412603" w:rsidP="00412603">
      <w:pPr>
        <w:numPr>
          <w:ilvl w:val="0"/>
          <w:numId w:val="26"/>
        </w:numPr>
        <w:rPr>
          <w:lang w:bidi="ar-SY"/>
        </w:rPr>
      </w:pPr>
      <w:r w:rsidRPr="00412603">
        <w:rPr>
          <w:b/>
          <w:bCs/>
          <w:rtl/>
        </w:rPr>
        <w:t>صعوبات التحسين</w:t>
      </w:r>
      <w:r w:rsidRPr="00412603">
        <w:rPr>
          <w:b/>
          <w:bCs/>
          <w:lang w:bidi="ar-SY"/>
        </w:rPr>
        <w:t xml:space="preserve"> (Optimization Difficulties)</w:t>
      </w:r>
      <w:r>
        <w:rPr>
          <w:rFonts w:hint="cs"/>
          <w:b/>
          <w:bCs/>
          <w:rtl/>
          <w:lang w:bidi="ar-SY"/>
        </w:rPr>
        <w:t>:</w:t>
      </w:r>
      <w:r w:rsidRPr="00412603">
        <w:rPr>
          <w:lang w:bidi="ar-SY"/>
        </w:rPr>
        <w:t xml:space="preserve"> </w:t>
      </w:r>
      <w:r w:rsidRPr="00412603">
        <w:rPr>
          <w:rtl/>
        </w:rPr>
        <w:t>تصبح مساحات المعاملات</w:t>
      </w:r>
      <w:r w:rsidRPr="00412603">
        <w:rPr>
          <w:lang w:bidi="ar-SY"/>
        </w:rPr>
        <w:t xml:space="preserve"> (Parameters) </w:t>
      </w:r>
      <w:r w:rsidRPr="00412603">
        <w:rPr>
          <w:rtl/>
        </w:rPr>
        <w:t>للشبكات العميقة معقدة للغاية وغير محدبة، مما يجعل من الصعب جدًا على خوارزميات الانحدار التدريجي تعلم "الدالة المحايدة</w:t>
      </w:r>
      <w:r w:rsidR="00903C67" w:rsidRPr="00412603">
        <w:rPr>
          <w:lang w:bidi="ar-SY"/>
        </w:rPr>
        <w:t>"</w:t>
      </w:r>
      <w:r w:rsidR="00903C67">
        <w:rPr>
          <w:rFonts w:hint="cs"/>
          <w:rtl/>
          <w:lang w:bidi="ar-SY"/>
        </w:rPr>
        <w:t xml:space="preserve"> (</w:t>
      </w:r>
      <w:r w:rsidRPr="00412603">
        <w:rPr>
          <w:lang w:bidi="ar-SY"/>
        </w:rPr>
        <w:t>Identity Mapping</w:t>
      </w:r>
      <w:r>
        <w:rPr>
          <w:rFonts w:hint="cs"/>
          <w:rtl/>
          <w:lang w:bidi="ar-SY"/>
        </w:rPr>
        <w:t xml:space="preserve">) </w:t>
      </w:r>
      <w:r w:rsidRPr="00412603">
        <w:rPr>
          <w:rtl/>
        </w:rPr>
        <w:t>وهي الحالة التي تمرر فيها الطبقة المدخلات كما هي دون تغيير</w:t>
      </w:r>
      <w:r w:rsidRPr="00412603">
        <w:rPr>
          <w:lang w:bidi="ar-SY"/>
        </w:rPr>
        <w:t>.</w:t>
      </w:r>
    </w:p>
    <w:p w14:paraId="44266565" w14:textId="56A09B0B" w:rsidR="00412603" w:rsidRPr="00412603" w:rsidRDefault="00412603" w:rsidP="00412603">
      <w:pPr>
        <w:rPr>
          <w:lang w:bidi="ar-SY"/>
        </w:rPr>
      </w:pPr>
      <w:r>
        <w:rPr>
          <w:rFonts w:hint="cs"/>
          <w:rtl/>
        </w:rPr>
        <w:t>تعالج</w:t>
      </w:r>
      <w:r w:rsidRPr="00412603">
        <w:rPr>
          <w:lang w:bidi="ar-SY"/>
        </w:rPr>
        <w:t xml:space="preserve"> ResNet </w:t>
      </w:r>
      <w:r w:rsidRPr="00412603">
        <w:rPr>
          <w:rtl/>
        </w:rPr>
        <w:t xml:space="preserve">هذه المعضلة رياضيًا عبر إعادة صياغة طريقة التعلم داخل الطبقات. فبدلًا من إجبار الطبقات المتتالية على ملاءمة دالة الهدف مباشرة </w:t>
      </w:r>
      <m:oMath>
        <m:r>
          <w:rPr>
            <w:rFonts w:ascii="Cambria Math" w:hAnsi="Cambria Math"/>
            <w:lang w:bidi="ar-SY"/>
          </w:rPr>
          <m:t>H(x)</m:t>
        </m:r>
      </m:oMath>
      <w:r w:rsidRPr="00412603">
        <w:rPr>
          <w:rtl/>
        </w:rPr>
        <w:t xml:space="preserve">، فإنها تتركها تتعلم الدالة المتبقية </w:t>
      </w:r>
      <m:oMath>
        <m:r>
          <w:rPr>
            <w:rFonts w:ascii="Cambria Math" w:hAnsi="Cambria Math"/>
            <w:lang w:bidi="ar-SY"/>
          </w:rPr>
          <m:t>F(x) := H(x) - x</m:t>
        </m:r>
      </m:oMath>
      <w:r w:rsidRPr="00412603">
        <w:rPr>
          <w:lang w:bidi="ar-SY"/>
        </w:rPr>
        <w:t xml:space="preserve"> </w:t>
      </w:r>
      <w:r w:rsidRPr="00412603">
        <w:rPr>
          <w:rtl/>
        </w:rPr>
        <w:t>وبالتالي تصبح الدالة الأصلية</w:t>
      </w:r>
      <w:r w:rsidRPr="00412603">
        <w:rPr>
          <w:lang w:bidi="ar-SY"/>
        </w:rPr>
        <w:t>:</w:t>
      </w:r>
    </w:p>
    <w:p w14:paraId="100CBC72" w14:textId="38FCEC16" w:rsidR="00412603" w:rsidRPr="00412603" w:rsidRDefault="00412603" w:rsidP="00412603">
      <w:pPr>
        <w:rPr>
          <w:lang w:bidi="ar-SY"/>
        </w:rPr>
      </w:pPr>
      <m:oMathPara>
        <m:oMath>
          <m:r>
            <w:rPr>
              <w:rFonts w:ascii="Cambria Math" w:hAnsi="Cambria Math"/>
              <w:lang w:bidi="ar-SY"/>
            </w:rPr>
            <m:t>H(x) = F(x) + x</m:t>
          </m:r>
        </m:oMath>
      </m:oMathPara>
    </w:p>
    <w:p w14:paraId="53A61257" w14:textId="549818E0" w:rsidR="00412603" w:rsidRDefault="00412603" w:rsidP="00412603">
      <w:pPr>
        <w:rPr>
          <w:rtl/>
          <w:lang w:bidi="ar-SY"/>
        </w:rPr>
      </w:pPr>
      <w:r w:rsidRPr="00412603">
        <w:rPr>
          <w:rtl/>
        </w:rPr>
        <w:t xml:space="preserve">حيث يتم تمرير المدخل </w:t>
      </w:r>
      <m:oMath>
        <m:r>
          <w:rPr>
            <w:rFonts w:ascii="Cambria Math" w:hAnsi="Cambria Math"/>
            <w:lang w:bidi="ar-SY"/>
          </w:rPr>
          <m:t>x</m:t>
        </m:r>
      </m:oMath>
      <w:r w:rsidRPr="00412603">
        <w:rPr>
          <w:lang w:bidi="ar-SY"/>
        </w:rPr>
        <w:t xml:space="preserve"> </w:t>
      </w:r>
      <w:r w:rsidRPr="00412603">
        <w:rPr>
          <w:rtl/>
        </w:rPr>
        <w:t xml:space="preserve">مباشرة وإضافته إلى مخرجات الكتلة الالتفافية عبر وصلة التخطي. إذا كانت الطبقة غير ضرورية، يمكن للشبكة بسهولة دفع أوزان الدالة </w:t>
      </w:r>
      <m:oMath>
        <m:r>
          <w:rPr>
            <w:rFonts w:ascii="Cambria Math" w:hAnsi="Cambria Math"/>
            <w:lang w:bidi="ar-SY"/>
          </w:rPr>
          <m:t>F(x)</m:t>
        </m:r>
      </m:oMath>
      <w:r w:rsidRPr="00412603">
        <w:rPr>
          <w:lang w:bidi="ar-SY"/>
        </w:rPr>
        <w:t xml:space="preserve"> </w:t>
      </w:r>
      <w:r w:rsidRPr="00412603">
        <w:rPr>
          <w:rtl/>
        </w:rPr>
        <w:t xml:space="preserve">إلى الصفر، مما يبقي على الدالة المحايدة </w:t>
      </w:r>
      <m:oMath>
        <m:r>
          <w:rPr>
            <w:rFonts w:ascii="Cambria Math" w:hAnsi="Cambria Math"/>
            <w:lang w:bidi="ar-SY"/>
          </w:rPr>
          <m:t>H(x) = x</m:t>
        </m:r>
      </m:oMath>
      <w:r w:rsidRPr="00412603">
        <w:rPr>
          <w:lang w:bidi="ar-SY"/>
        </w:rPr>
        <w:t xml:space="preserve">. </w:t>
      </w:r>
      <w:r w:rsidRPr="00412603">
        <w:rPr>
          <w:rtl/>
        </w:rPr>
        <w:t>يضمن ذلك تدفق التدرجات دون انقطاع مباشرة إلى الطبقات الأولى أثناء التدريب</w:t>
      </w:r>
      <w:r w:rsidRPr="00412603">
        <w:rPr>
          <w:lang w:bidi="ar-SY"/>
        </w:rPr>
        <w:t>.</w:t>
      </w:r>
    </w:p>
    <w:p w14:paraId="7E01EF1D" w14:textId="4A7EE0D7" w:rsidR="00903C67" w:rsidRDefault="00903C67" w:rsidP="00DD04D4">
      <w:pPr>
        <w:pStyle w:val="Heading3"/>
        <w:rPr>
          <w:rtl/>
          <w:lang w:bidi="ar-SY"/>
        </w:rPr>
      </w:pPr>
      <w:r w:rsidRPr="00903C67">
        <w:rPr>
          <w:rFonts w:hint="cs"/>
          <w:rtl/>
          <w:lang w:bidi="ar-SY"/>
        </w:rPr>
        <w:t>ب</w:t>
      </w:r>
      <w:r w:rsidRPr="00903C67">
        <w:rPr>
          <w:rtl/>
          <w:lang w:bidi="ar-SY"/>
        </w:rPr>
        <w:t>نية وطبقات نموذج</w:t>
      </w:r>
      <w:r w:rsidRPr="00903C67">
        <w:rPr>
          <w:lang w:bidi="ar-SY"/>
        </w:rPr>
        <w:t xml:space="preserve"> ResNet50</w:t>
      </w:r>
      <w:r>
        <w:rPr>
          <w:rFonts w:hint="cs"/>
          <w:rtl/>
          <w:lang w:bidi="ar-SY"/>
        </w:rPr>
        <w:t>:</w:t>
      </w:r>
    </w:p>
    <w:p w14:paraId="3132329F" w14:textId="494FF418" w:rsidR="005B1DBD" w:rsidRDefault="00903C67" w:rsidP="00903C67">
      <w:pPr>
        <w:rPr>
          <w:lang w:bidi="ar-SY"/>
        </w:rPr>
      </w:pPr>
      <w:r w:rsidRPr="00903C67">
        <w:rPr>
          <w:rtl/>
        </w:rPr>
        <w:t xml:space="preserve">يتكون هذا النموذج من 50 طبقة ذات معاملات قابلة للتعلم، وهي مقسمة إلى خمس مراحل رئيسية، وتعتمد بكثافة على </w:t>
      </w:r>
      <w:r w:rsidRPr="00903C67">
        <w:rPr>
          <w:b/>
          <w:bCs/>
          <w:rtl/>
        </w:rPr>
        <w:t>كتل عنق الزجاجة</w:t>
      </w:r>
      <w:r w:rsidRPr="00903C67">
        <w:rPr>
          <w:b/>
          <w:bCs/>
          <w:lang w:bidi="ar-SY"/>
        </w:rPr>
        <w:t xml:space="preserve"> (Bottleneck Blocks)</w:t>
      </w:r>
      <w:r w:rsidRPr="00903C67">
        <w:rPr>
          <w:lang w:bidi="ar-SY"/>
        </w:rPr>
        <w:t xml:space="preserve"> </w:t>
      </w:r>
      <w:r w:rsidRPr="00903C67">
        <w:rPr>
          <w:rtl/>
        </w:rPr>
        <w:t>للتحكم في التعقيد الحسابي</w:t>
      </w:r>
      <w:r w:rsidRPr="00903C67">
        <w:rPr>
          <w:lang w:bidi="ar-SY"/>
        </w:rPr>
        <w:t>.</w:t>
      </w:r>
    </w:p>
    <w:p w14:paraId="531D6621" w14:textId="31D7B90D" w:rsidR="005B1DBD" w:rsidRPr="00903C67" w:rsidRDefault="005B1DBD" w:rsidP="008C349B">
      <w:pPr>
        <w:rPr>
          <w:b/>
          <w:bCs/>
          <w:lang w:bidi="ar-SY"/>
        </w:rPr>
      </w:pPr>
      <w:r w:rsidRPr="00903C67">
        <w:rPr>
          <w:b/>
          <w:bCs/>
          <w:rtl/>
        </w:rPr>
        <w:t>كتلة عنق الزجاجة</w:t>
      </w:r>
      <w:r w:rsidRPr="00903C67">
        <w:rPr>
          <w:b/>
          <w:bCs/>
          <w:lang w:bidi="ar-SY"/>
        </w:rPr>
        <w:t xml:space="preserve"> (Bottleneck Block)</w:t>
      </w:r>
      <w:r>
        <w:rPr>
          <w:rFonts w:hint="cs"/>
          <w:b/>
          <w:bCs/>
          <w:rtl/>
          <w:lang w:bidi="ar-SY"/>
        </w:rPr>
        <w:t>:</w:t>
      </w:r>
    </w:p>
    <w:p w14:paraId="674F96EA" w14:textId="139F4D90" w:rsidR="00903C67" w:rsidRPr="00903C67" w:rsidRDefault="00903C67" w:rsidP="005B1DBD">
      <w:pPr>
        <w:pStyle w:val="ListParagraph"/>
        <w:rPr>
          <w:lang w:bidi="ar-SY"/>
        </w:rPr>
      </w:pPr>
      <w:r w:rsidRPr="00903C67">
        <w:rPr>
          <w:rtl/>
        </w:rPr>
        <w:t xml:space="preserve">بدلًا من تكديس طبقات التلافيف التقليدية ذات الحجم </w:t>
      </w:r>
      <m:oMath>
        <m:r>
          <w:rPr>
            <w:rFonts w:ascii="Cambria Math" w:hAnsi="Cambria Math"/>
          </w:rPr>
          <m:t xml:space="preserve"> </m:t>
        </m:r>
        <m:r>
          <w:rPr>
            <w:rFonts w:ascii="Cambria Math" w:hAnsi="Cambria Math"/>
            <w:lang w:bidi="ar-SY"/>
          </w:rPr>
          <m:t xml:space="preserve">3×3 </m:t>
        </m:r>
      </m:oMath>
      <w:r w:rsidRPr="00903C67">
        <w:rPr>
          <w:rtl/>
        </w:rPr>
        <w:t>فوق بعضها، تحسن</w:t>
      </w:r>
      <w:r w:rsidRPr="00903C67">
        <w:rPr>
          <w:lang w:bidi="ar-SY"/>
        </w:rPr>
        <w:t xml:space="preserve"> ResNet50 </w:t>
      </w:r>
      <w:r w:rsidRPr="00903C67">
        <w:rPr>
          <w:rtl/>
        </w:rPr>
        <w:t>الأداء باستخدام تصميم ثلاثي الطبقات</w:t>
      </w:r>
      <w:r w:rsidRPr="00903C67">
        <w:rPr>
          <w:lang w:bidi="ar-SY"/>
        </w:rPr>
        <w:t>:</w:t>
      </w:r>
    </w:p>
    <w:p w14:paraId="735D8CA9" w14:textId="550930D6" w:rsidR="00903C67" w:rsidRPr="00903C67" w:rsidRDefault="00903C67" w:rsidP="00903C67">
      <w:pPr>
        <w:numPr>
          <w:ilvl w:val="0"/>
          <w:numId w:val="27"/>
        </w:numPr>
        <w:rPr>
          <w:lang w:bidi="ar-SY"/>
        </w:rPr>
      </w:pPr>
      <w:r w:rsidRPr="00903C67">
        <w:rPr>
          <w:b/>
          <w:bCs/>
          <w:rtl/>
        </w:rPr>
        <w:t xml:space="preserve">التفاف بقيمة </w:t>
      </w:r>
      <m:oMath>
        <m:r>
          <m:rPr>
            <m:sty m:val="bi"/>
          </m:rPr>
          <w:rPr>
            <w:rFonts w:ascii="Cambria Math" w:hAnsi="Cambria Math"/>
            <w:lang w:bidi="ar-SY"/>
          </w:rPr>
          <m:t>1×1</m:t>
        </m:r>
      </m:oMath>
      <w:r w:rsidRPr="00903C67">
        <w:rPr>
          <w:b/>
          <w:bCs/>
          <w:lang w:bidi="ar-SY"/>
        </w:rPr>
        <w:t>:</w:t>
      </w:r>
      <w:r w:rsidRPr="00903C67">
        <w:rPr>
          <w:lang w:bidi="ar-SY"/>
        </w:rPr>
        <w:t xml:space="preserve"> </w:t>
      </w:r>
      <w:r w:rsidRPr="00903C67">
        <w:rPr>
          <w:rtl/>
        </w:rPr>
        <w:t>يعمل على ضغط (تقليل) أبعاد قنوات المدخلات</w:t>
      </w:r>
      <w:r w:rsidRPr="00903C67">
        <w:rPr>
          <w:lang w:bidi="ar-SY"/>
        </w:rPr>
        <w:t>.</w:t>
      </w:r>
    </w:p>
    <w:p w14:paraId="66EA20AF" w14:textId="46220B0A" w:rsidR="00903C67" w:rsidRPr="00903C67" w:rsidRDefault="00903C67" w:rsidP="00903C67">
      <w:pPr>
        <w:numPr>
          <w:ilvl w:val="0"/>
          <w:numId w:val="27"/>
        </w:numPr>
        <w:rPr>
          <w:lang w:bidi="ar-SY"/>
        </w:rPr>
      </w:pPr>
      <w:r w:rsidRPr="00903C67">
        <w:rPr>
          <w:b/>
          <w:bCs/>
          <w:rtl/>
        </w:rPr>
        <w:t>التفاف بقيمة</w:t>
      </w:r>
      <m:oMath>
        <m:r>
          <m:rPr>
            <m:sty m:val="bi"/>
          </m:rPr>
          <w:rPr>
            <w:rFonts w:ascii="Cambria Math" w:hAnsi="Cambria Math"/>
            <w:lang w:bidi="ar-SY"/>
          </w:rPr>
          <m:t xml:space="preserve"> 3×3</m:t>
        </m:r>
        <m:r>
          <w:rPr>
            <w:rFonts w:ascii="Cambria Math" w:hAnsi="Cambria Math"/>
            <w:lang w:bidi="ar-SY"/>
          </w:rPr>
          <m:t xml:space="preserve">  </m:t>
        </m:r>
      </m:oMath>
      <w:r w:rsidR="005B1DBD">
        <w:rPr>
          <w:rFonts w:eastAsiaTheme="minorEastAsia"/>
          <w:lang w:bidi="ar-SY"/>
        </w:rPr>
        <w:t>:</w:t>
      </w:r>
      <w:r w:rsidRPr="00903C67">
        <w:rPr>
          <w:rtl/>
        </w:rPr>
        <w:t>يقوم باستخلاص الميزات المكانية</w:t>
      </w:r>
      <w:r w:rsidRPr="00903C67">
        <w:rPr>
          <w:lang w:bidi="ar-SY"/>
        </w:rPr>
        <w:t xml:space="preserve"> (Spatial Features) </w:t>
      </w:r>
      <w:r w:rsidRPr="00903C67">
        <w:rPr>
          <w:rtl/>
        </w:rPr>
        <w:t>من القنوات المضغوطة</w:t>
      </w:r>
      <w:r w:rsidRPr="00903C67">
        <w:rPr>
          <w:lang w:bidi="ar-SY"/>
        </w:rPr>
        <w:t>.</w:t>
      </w:r>
    </w:p>
    <w:p w14:paraId="68F227D6" w14:textId="2CEF2DCF" w:rsidR="005B1DBD" w:rsidRDefault="00903C67" w:rsidP="00903C67">
      <w:pPr>
        <w:numPr>
          <w:ilvl w:val="0"/>
          <w:numId w:val="27"/>
        </w:numPr>
        <w:rPr>
          <w:lang w:bidi="ar-SY"/>
        </w:rPr>
      </w:pPr>
      <w:r w:rsidRPr="00903C67">
        <w:rPr>
          <w:b/>
          <w:bCs/>
          <w:rtl/>
        </w:rPr>
        <w:t xml:space="preserve">التفاف بقيمة </w:t>
      </w:r>
      <m:oMath>
        <m:r>
          <m:rPr>
            <m:sty m:val="bi"/>
          </m:rPr>
          <w:rPr>
            <w:rFonts w:ascii="Cambria Math" w:hAnsi="Cambria Math"/>
            <w:lang w:bidi="ar-SY"/>
          </w:rPr>
          <m:t>1×1</m:t>
        </m:r>
      </m:oMath>
      <w:r w:rsidR="005B1DBD" w:rsidRPr="00903C67">
        <w:rPr>
          <w:lang w:bidi="ar-SY"/>
        </w:rPr>
        <w:t xml:space="preserve"> </w:t>
      </w:r>
      <w:r w:rsidRPr="00903C67">
        <w:rPr>
          <w:b/>
          <w:bCs/>
          <w:lang w:bidi="ar-SY"/>
        </w:rPr>
        <w:t>:</w:t>
      </w:r>
      <w:r w:rsidRPr="00903C67">
        <w:rPr>
          <w:lang w:bidi="ar-SY"/>
        </w:rPr>
        <w:t xml:space="preserve"> </w:t>
      </w:r>
      <w:r w:rsidRPr="00903C67">
        <w:rPr>
          <w:rtl/>
        </w:rPr>
        <w:t xml:space="preserve">يعيد توسيع أبعاد القنوات إلى حجمها المستهدف قبل أن تقوم وصلة التخطي بإضافة المدخل </w:t>
      </w:r>
    </w:p>
    <w:p w14:paraId="3EF4CBFD" w14:textId="565EB9C3" w:rsidR="00903C67" w:rsidRDefault="00903C67" w:rsidP="005B1DBD">
      <w:pPr>
        <w:ind w:left="720"/>
        <w:rPr>
          <w:rFonts w:eastAsiaTheme="minorEastAsia"/>
          <w:rtl/>
          <w:lang w:bidi="ar-SY"/>
        </w:rPr>
      </w:pPr>
      <w:r w:rsidRPr="00903C67">
        <w:rPr>
          <w:rtl/>
        </w:rPr>
        <w:t xml:space="preserve">الأصلي </w:t>
      </w:r>
      <m:oMath>
        <m:r>
          <w:rPr>
            <w:rFonts w:ascii="Cambria Math" w:hAnsi="Cambria Math"/>
            <w:lang w:bidi="ar-SY"/>
          </w:rPr>
          <m:t>x</m:t>
        </m:r>
      </m:oMath>
      <w:r w:rsidR="005B1DBD">
        <w:rPr>
          <w:rFonts w:eastAsiaTheme="minorEastAsia" w:hint="cs"/>
          <w:rtl/>
          <w:lang w:bidi="ar-SY"/>
        </w:rPr>
        <w:t>.</w:t>
      </w:r>
    </w:p>
    <w:p w14:paraId="1F71C085" w14:textId="0DFE92A0" w:rsidR="005B1DBD" w:rsidRPr="00903C67" w:rsidRDefault="005B1DBD" w:rsidP="005B1DBD">
      <w:pPr>
        <w:numPr>
          <w:ilvl w:val="0"/>
          <w:numId w:val="29"/>
        </w:numPr>
        <w:rPr>
          <w:b/>
          <w:bCs/>
          <w:lang w:bidi="ar-SY"/>
        </w:rPr>
      </w:pPr>
      <w:r w:rsidRPr="00903C67">
        <w:rPr>
          <w:b/>
          <w:bCs/>
          <w:rtl/>
        </w:rPr>
        <w:t>توزيع الطبقات</w:t>
      </w:r>
      <w:r w:rsidRPr="00903C67">
        <w:rPr>
          <w:b/>
          <w:bCs/>
          <w:lang w:bidi="ar-SY"/>
        </w:rPr>
        <w:t xml:space="preserve"> (Layer Configuration)</w:t>
      </w:r>
      <w:r>
        <w:rPr>
          <w:rFonts w:hint="cs"/>
          <w:b/>
          <w:bCs/>
          <w:rtl/>
          <w:lang w:bidi="ar-SY"/>
        </w:rPr>
        <w:t>:</w:t>
      </w:r>
    </w:p>
    <w:p w14:paraId="457084E3" w14:textId="77777777" w:rsidR="005B1DBD" w:rsidRDefault="00903C67" w:rsidP="00303567">
      <w:pPr>
        <w:pStyle w:val="ListParagraph"/>
        <w:numPr>
          <w:ilvl w:val="0"/>
          <w:numId w:val="30"/>
        </w:numPr>
        <w:spacing w:after="0" w:line="240" w:lineRule="auto"/>
        <w:rPr>
          <w:rtl/>
          <w:lang w:bidi="ar-SY"/>
        </w:rPr>
      </w:pPr>
      <w:r w:rsidRPr="005B1DBD">
        <w:rPr>
          <w:b/>
          <w:bCs/>
          <w:rtl/>
        </w:rPr>
        <w:t>المرحلة الأولى (الجذع)</w:t>
      </w:r>
      <w:r w:rsidRPr="005B1DBD">
        <w:rPr>
          <w:b/>
          <w:bCs/>
          <w:lang w:bidi="ar-SY"/>
        </w:rPr>
        <w:t>:</w:t>
      </w:r>
      <w:r w:rsidRPr="00903C67">
        <w:rPr>
          <w:lang w:bidi="ar-SY"/>
        </w:rPr>
        <w:t xml:space="preserve"> </w:t>
      </w:r>
    </w:p>
    <w:p w14:paraId="24B8593D" w14:textId="563CE2B4" w:rsidR="00903C67" w:rsidRPr="00903C67" w:rsidRDefault="00903C67" w:rsidP="00303567">
      <w:pPr>
        <w:spacing w:after="0" w:line="240" w:lineRule="auto"/>
        <w:ind w:left="720"/>
        <w:rPr>
          <w:lang w:bidi="ar-SY"/>
        </w:rPr>
      </w:pPr>
      <w:r w:rsidRPr="00903C67">
        <w:rPr>
          <w:rtl/>
        </w:rPr>
        <w:lastRenderedPageBreak/>
        <w:t xml:space="preserve">تتكون من طبقة تلافيفية بحجم </w:t>
      </w:r>
      <m:oMath>
        <m:r>
          <w:rPr>
            <w:rFonts w:ascii="Cambria Math" w:hAnsi="Cambria Math"/>
            <w:lang w:bidi="ar-SY"/>
          </w:rPr>
          <m:t>7×7</m:t>
        </m:r>
      </m:oMath>
      <w:r w:rsidRPr="00903C67">
        <w:rPr>
          <w:lang w:bidi="ar-SY"/>
        </w:rPr>
        <w:t xml:space="preserve"> </w:t>
      </w:r>
      <w:r w:rsidRPr="00903C67">
        <w:rPr>
          <w:rtl/>
        </w:rPr>
        <w:t>وبخطوة خطو</w:t>
      </w:r>
      <w:r w:rsidRPr="00903C67">
        <w:rPr>
          <w:lang w:bidi="ar-SY"/>
        </w:rPr>
        <w:t xml:space="preserve"> (Stride) </w:t>
      </w:r>
      <w:r w:rsidRPr="00903C67">
        <w:rPr>
          <w:rtl/>
        </w:rPr>
        <w:t>تساوي 2، يتبعها تقييس الدفعة</w:t>
      </w:r>
      <w:r w:rsidRPr="00903C67">
        <w:rPr>
          <w:lang w:bidi="ar-SY"/>
        </w:rPr>
        <w:t xml:space="preserve"> (Batch Normalization)</w:t>
      </w:r>
      <w:r w:rsidRPr="00903C67">
        <w:rPr>
          <w:rtl/>
        </w:rPr>
        <w:t>، ثم دالة التنشيط</w:t>
      </w:r>
      <w:r w:rsidRPr="00903C67">
        <w:rPr>
          <w:lang w:bidi="ar-SY"/>
        </w:rPr>
        <w:t xml:space="preserve"> ReLU</w:t>
      </w:r>
      <w:r w:rsidRPr="00903C67">
        <w:rPr>
          <w:rtl/>
        </w:rPr>
        <w:t>، وطبقة تجميع أقصى</w:t>
      </w:r>
      <w:r w:rsidRPr="00903C67">
        <w:rPr>
          <w:lang w:bidi="ar-SY"/>
        </w:rPr>
        <w:t xml:space="preserve"> (Max Pooling) </w:t>
      </w:r>
      <w:r w:rsidRPr="00903C67">
        <w:rPr>
          <w:rtl/>
        </w:rPr>
        <w:t xml:space="preserve">بحجم </w:t>
      </w:r>
      <m:oMath>
        <m:r>
          <w:rPr>
            <w:rFonts w:ascii="Cambria Math" w:hAnsi="Cambria Math"/>
          </w:rPr>
          <m:t>3×3</m:t>
        </m:r>
      </m:oMath>
      <w:r w:rsidR="00B46E9B">
        <w:rPr>
          <w:rFonts w:eastAsiaTheme="minorEastAsia" w:hint="cs"/>
          <w:rtl/>
        </w:rPr>
        <w:t xml:space="preserve"> </w:t>
      </w:r>
      <w:r w:rsidRPr="00903C67">
        <w:rPr>
          <w:rtl/>
        </w:rPr>
        <w:t>تهدف هذه المرحلة إلى تقليل أبعاد صور الرنين المغناطيسي عالية الدقة في البداية</w:t>
      </w:r>
      <w:r w:rsidRPr="00903C67">
        <w:rPr>
          <w:lang w:bidi="ar-SY"/>
        </w:rPr>
        <w:t>.</w:t>
      </w:r>
    </w:p>
    <w:p w14:paraId="765919D4" w14:textId="77777777" w:rsidR="00303567" w:rsidRDefault="00903C67" w:rsidP="00AF27DC">
      <w:pPr>
        <w:numPr>
          <w:ilvl w:val="0"/>
          <w:numId w:val="32"/>
        </w:numPr>
        <w:spacing w:after="0" w:line="240" w:lineRule="auto"/>
        <w:rPr>
          <w:lang w:bidi="ar-SY"/>
        </w:rPr>
      </w:pPr>
      <w:r w:rsidRPr="00903C67">
        <w:rPr>
          <w:b/>
          <w:bCs/>
          <w:rtl/>
        </w:rPr>
        <w:t>المراحل من 2 إلى 5</w:t>
      </w:r>
      <w:r w:rsidRPr="00903C67">
        <w:rPr>
          <w:b/>
          <w:bCs/>
          <w:lang w:bidi="ar-SY"/>
        </w:rPr>
        <w:t>:</w:t>
      </w:r>
      <w:r w:rsidRPr="00903C67">
        <w:rPr>
          <w:lang w:bidi="ar-SY"/>
        </w:rPr>
        <w:t xml:space="preserve"> </w:t>
      </w:r>
      <w:r w:rsidR="00303567">
        <w:rPr>
          <w:rFonts w:hint="cs"/>
          <w:rtl/>
          <w:lang w:bidi="ar-SY"/>
        </w:rPr>
        <w:t xml:space="preserve"> </w:t>
      </w:r>
    </w:p>
    <w:p w14:paraId="4F444F2D" w14:textId="5F41B211" w:rsidR="00903C67" w:rsidRPr="00903C67" w:rsidRDefault="00903C67" w:rsidP="00303567">
      <w:pPr>
        <w:spacing w:after="0" w:line="240" w:lineRule="auto"/>
        <w:ind w:left="720"/>
        <w:rPr>
          <w:lang w:bidi="ar-SY"/>
        </w:rPr>
      </w:pPr>
      <w:r w:rsidRPr="00903C67">
        <w:rPr>
          <w:rtl/>
        </w:rPr>
        <w:t>سلسلة متتابعة من كتل عنق الزجاجة (بواقع 3، 4، 6، و3 كتل على التوالي). يتم تقليل الأبعاد عند بداية المراحل 3 و4 و5 باستخدام خطوة خطو تساوي 2</w:t>
      </w:r>
      <w:r w:rsidRPr="00903C67">
        <w:rPr>
          <w:lang w:bidi="ar-SY"/>
        </w:rPr>
        <w:t>.</w:t>
      </w:r>
    </w:p>
    <w:p w14:paraId="6A36C9D3" w14:textId="4F9ABDEA" w:rsidR="00303567" w:rsidRPr="00303567" w:rsidRDefault="00903C67" w:rsidP="00AF27DC">
      <w:pPr>
        <w:numPr>
          <w:ilvl w:val="0"/>
          <w:numId w:val="32"/>
        </w:numPr>
        <w:spacing w:after="0" w:line="240" w:lineRule="auto"/>
        <w:rPr>
          <w:lang w:bidi="ar-SY"/>
        </w:rPr>
      </w:pPr>
      <w:r w:rsidRPr="00903C67">
        <w:rPr>
          <w:b/>
          <w:bCs/>
          <w:rtl/>
        </w:rPr>
        <w:t xml:space="preserve">رأس </w:t>
      </w:r>
      <w:r w:rsidR="00303567" w:rsidRPr="00903C67">
        <w:rPr>
          <w:rFonts w:hint="cs"/>
          <w:b/>
          <w:bCs/>
          <w:rtl/>
        </w:rPr>
        <w:t>التصنيف</w:t>
      </w:r>
      <w:r w:rsidR="00303567">
        <w:rPr>
          <w:rFonts w:hint="cs"/>
          <w:b/>
          <w:bCs/>
          <w:rtl/>
        </w:rPr>
        <w:t xml:space="preserve"> </w:t>
      </w:r>
      <w:r w:rsidR="00303567" w:rsidRPr="00903C67">
        <w:rPr>
          <w:b/>
          <w:bCs/>
          <w:lang w:bidi="ar-SY"/>
        </w:rPr>
        <w:t>:(Classifier Head)</w:t>
      </w:r>
    </w:p>
    <w:p w14:paraId="0A9E5F45" w14:textId="633DD3E8" w:rsidR="00903C67" w:rsidRPr="00903C67" w:rsidRDefault="00903C67" w:rsidP="00303567">
      <w:pPr>
        <w:spacing w:after="0" w:line="240" w:lineRule="auto"/>
        <w:ind w:left="720"/>
        <w:rPr>
          <w:lang w:bidi="ar-SY"/>
        </w:rPr>
      </w:pPr>
      <w:r w:rsidRPr="00903C67">
        <w:rPr>
          <w:rtl/>
        </w:rPr>
        <w:t>تقوم طبقة التجميع المتوسط العالمي</w:t>
      </w:r>
      <w:r w:rsidRPr="00903C67">
        <w:rPr>
          <w:lang w:bidi="ar-SY"/>
        </w:rPr>
        <w:t xml:space="preserve"> (Global Average Pooling - GAP) </w:t>
      </w:r>
      <w:r w:rsidRPr="00903C67">
        <w:rPr>
          <w:rtl/>
        </w:rPr>
        <w:t xml:space="preserve">بتقليل الأبعاد المكانية للمرحلة الأخيرة لتصبح شعاعًا بأبعاد </w:t>
      </w:r>
      <m:oMath>
        <m:r>
          <w:rPr>
            <w:rFonts w:ascii="Cambria Math" w:hAnsi="Cambria Math"/>
            <w:lang w:bidi="ar-SY"/>
          </w:rPr>
          <m:t>1× 1 × 2048</m:t>
        </m:r>
        <m:r>
          <w:rPr>
            <w:rFonts w:ascii="Cambria Math" w:eastAsiaTheme="minorEastAsia" w:hAnsi="Cambria Math"/>
            <w:lang w:bidi="ar-SY"/>
          </w:rPr>
          <m:t xml:space="preserve"> </m:t>
        </m:r>
      </m:oMath>
      <w:r w:rsidR="00303567">
        <w:rPr>
          <w:rFonts w:eastAsiaTheme="minorEastAsia" w:hint="cs"/>
          <w:rtl/>
          <w:lang w:bidi="ar-SY"/>
        </w:rPr>
        <w:t xml:space="preserve"> </w:t>
      </w:r>
      <w:r w:rsidRPr="00903C67">
        <w:rPr>
          <w:rtl/>
        </w:rPr>
        <w:t>والذي يمرر بعد ذلك لطبقة متصلة بالكامل</w:t>
      </w:r>
      <w:r w:rsidRPr="00903C67">
        <w:rPr>
          <w:lang w:bidi="ar-SY"/>
        </w:rPr>
        <w:t xml:space="preserve"> (Fully Connected) </w:t>
      </w:r>
      <w:r w:rsidRPr="00903C67">
        <w:rPr>
          <w:rtl/>
        </w:rPr>
        <w:t>مع دالة</w:t>
      </w:r>
      <w:r w:rsidRPr="00903C67">
        <w:rPr>
          <w:lang w:bidi="ar-SY"/>
        </w:rPr>
        <w:t xml:space="preserve"> Softmax </w:t>
      </w:r>
      <w:r w:rsidRPr="00903C67">
        <w:rPr>
          <w:rtl/>
        </w:rPr>
        <w:t>لإعطاء احتمالات التصنيف النهائية</w:t>
      </w:r>
      <w:r w:rsidRPr="00903C67">
        <w:rPr>
          <w:lang w:bidi="ar-SY"/>
        </w:rPr>
        <w:t>.</w:t>
      </w:r>
    </w:p>
    <w:p w14:paraId="4EAFCF08" w14:textId="77777777" w:rsidR="00412603" w:rsidRDefault="00412603" w:rsidP="0036382B">
      <w:pPr>
        <w:pStyle w:val="NormalWeb"/>
        <w:bidi/>
        <w:spacing w:before="0" w:beforeAutospacing="0" w:after="0" w:afterAutospacing="0"/>
        <w:rPr>
          <w:rFonts w:ascii="Traditional Arabic" w:eastAsia="Traditional Arabic" w:hAnsi="Traditional Arabic" w:cs="Traditional Arabic"/>
          <w:color w:val="595959" w:themeColor="text1" w:themeTint="A6"/>
          <w:rtl/>
        </w:rPr>
      </w:pPr>
    </w:p>
    <w:p w14:paraId="6BE2ED76" w14:textId="02A1B7F8" w:rsidR="00303567" w:rsidRDefault="00303567" w:rsidP="00DD04D4">
      <w:pPr>
        <w:pStyle w:val="Heading3"/>
        <w:rPr>
          <w:rtl/>
          <w:lang w:bidi="ar-SY"/>
        </w:rPr>
      </w:pPr>
      <w:r w:rsidRPr="00303567">
        <w:rPr>
          <w:rFonts w:hint="cs"/>
          <w:rtl/>
          <w:lang w:bidi="ar-SY"/>
        </w:rPr>
        <w:t xml:space="preserve">مميزات </w:t>
      </w:r>
      <w:r w:rsidRPr="00303567">
        <w:rPr>
          <w:lang w:bidi="ar-SY"/>
        </w:rPr>
        <w:t>resnet50</w:t>
      </w:r>
      <w:r w:rsidRPr="00303567">
        <w:rPr>
          <w:rFonts w:hint="cs"/>
          <w:rtl/>
          <w:lang w:bidi="ar-SY"/>
        </w:rPr>
        <w:t xml:space="preserve"> وموائمتها لطبيعة المشروع:</w:t>
      </w:r>
    </w:p>
    <w:p w14:paraId="0B53F76D" w14:textId="43B5B3FE" w:rsidR="00303567" w:rsidRDefault="00AF27DC" w:rsidP="00AF27DC">
      <w:pPr>
        <w:rPr>
          <w:rtl/>
          <w:lang w:bidi="ar-SY"/>
        </w:rPr>
      </w:pPr>
      <w:r w:rsidRPr="00AF27DC">
        <w:rPr>
          <w:rtl/>
        </w:rPr>
        <w:t xml:space="preserve">يطرح تصنيف صور الرنين المغناطيسي للكشف عن مرض </w:t>
      </w:r>
      <w:r w:rsidRPr="00AF27DC">
        <w:rPr>
          <w:rFonts w:hint="cs"/>
          <w:rtl/>
        </w:rPr>
        <w:t>الزهايمر</w:t>
      </w:r>
      <w:r w:rsidRPr="00AF27DC">
        <w:rPr>
          <w:rtl/>
        </w:rPr>
        <w:t xml:space="preserve"> تحديات فريدة تجعل من</w:t>
      </w:r>
      <w:r w:rsidRPr="00AF27DC">
        <w:rPr>
          <w:lang w:bidi="ar-SY"/>
        </w:rPr>
        <w:t xml:space="preserve"> ResNet50 </w:t>
      </w:r>
      <w:r w:rsidRPr="00AF27DC">
        <w:rPr>
          <w:rtl/>
        </w:rPr>
        <w:t>الخيار الأنسب لحلها</w:t>
      </w:r>
      <w:r w:rsidRPr="00AF27DC">
        <w:rPr>
          <w:lang w:bidi="ar-SY"/>
        </w:rPr>
        <w:t>:</w:t>
      </w:r>
    </w:p>
    <w:p w14:paraId="66E059EC" w14:textId="1E2B8376" w:rsidR="00AF27DC" w:rsidRPr="00CA1823" w:rsidRDefault="00AF27DC" w:rsidP="00CA1823">
      <w:pPr>
        <w:pStyle w:val="ListParagraph"/>
        <w:numPr>
          <w:ilvl w:val="0"/>
          <w:numId w:val="35"/>
        </w:numPr>
        <w:spacing w:before="0" w:after="0" w:line="276" w:lineRule="auto"/>
        <w:rPr>
          <w:rFonts w:cs="Traditional Arabic"/>
          <w:b/>
          <w:bCs/>
          <w:lang w:bidi="ar-SY"/>
        </w:rPr>
      </w:pPr>
      <w:r w:rsidRPr="00CA1823">
        <w:rPr>
          <w:rFonts w:cs="Traditional Arabic"/>
          <w:b/>
          <w:bCs/>
          <w:rtl/>
        </w:rPr>
        <w:t>الحفاظ على التشوهات الهيكلية الدقيقة (إعادة استخدام الميزات):</w:t>
      </w:r>
    </w:p>
    <w:p w14:paraId="6E7387AC" w14:textId="1DD33F04" w:rsidR="00AF27DC" w:rsidRPr="00CA1823" w:rsidRDefault="00AF27DC" w:rsidP="00CA1823">
      <w:pPr>
        <w:pStyle w:val="NormalWeb"/>
        <w:bidi/>
        <w:spacing w:before="0" w:beforeAutospacing="0" w:after="0" w:afterAutospacing="0"/>
        <w:ind w:left="720"/>
        <w:rPr>
          <w:rFonts w:ascii="Traditional Arabic" w:eastAsia="Traditional Arabic" w:hAnsi="Traditional Arabic" w:cs="Traditional Arabic"/>
          <w:color w:val="595959" w:themeColor="text1" w:themeTint="A6"/>
        </w:rPr>
      </w:pPr>
      <w:r w:rsidRPr="00CA1823">
        <w:rPr>
          <w:rFonts w:ascii="Traditional Arabic" w:eastAsia="Traditional Arabic" w:hAnsi="Traditional Arabic" w:cs="Traditional Arabic"/>
          <w:color w:val="595959" w:themeColor="text1" w:themeTint="A6"/>
          <w:rtl/>
        </w:rPr>
        <w:t xml:space="preserve">يتميز تطور مرض </w:t>
      </w:r>
      <w:r w:rsidRPr="00CA1823">
        <w:rPr>
          <w:rFonts w:ascii="Traditional Arabic" w:eastAsia="Traditional Arabic" w:hAnsi="Traditional Arabic" w:cs="Traditional Arabic" w:hint="cs"/>
          <w:color w:val="595959" w:themeColor="text1" w:themeTint="A6"/>
          <w:rtl/>
        </w:rPr>
        <w:t>الزهايمر</w:t>
      </w:r>
      <w:r w:rsidRPr="00CA1823">
        <w:rPr>
          <w:rFonts w:ascii="Traditional Arabic" w:eastAsia="Traditional Arabic" w:hAnsi="Traditional Arabic" w:cs="Traditional Arabic"/>
          <w:color w:val="595959" w:themeColor="text1" w:themeTint="A6"/>
          <w:rtl/>
        </w:rPr>
        <w:t xml:space="preserve"> بتغيرات هيكلية دقيقة وموضعية في الدماغ، مثل اتساع البطينات، وضيق القشرة الدماغية، والضمور التدريجي </w:t>
      </w:r>
      <w:r w:rsidR="00CA1823" w:rsidRPr="00CA1823">
        <w:rPr>
          <w:rFonts w:ascii="Traditional Arabic" w:eastAsia="Traditional Arabic" w:hAnsi="Traditional Arabic" w:cs="Traditional Arabic" w:hint="cs"/>
          <w:color w:val="595959" w:themeColor="text1" w:themeTint="A6"/>
          <w:rtl/>
        </w:rPr>
        <w:t>للحصين</w:t>
      </w:r>
      <w:r w:rsidR="00CA1823" w:rsidRPr="00CA1823">
        <w:rPr>
          <w:rFonts w:ascii="Traditional Arabic" w:eastAsia="Traditional Arabic" w:hAnsi="Traditional Arabic" w:cs="Traditional Arabic"/>
          <w:color w:val="595959" w:themeColor="text1" w:themeTint="A6"/>
        </w:rPr>
        <w:t>. (</w:t>
      </w:r>
      <w:r w:rsidRPr="00CA1823">
        <w:rPr>
          <w:rFonts w:ascii="Traditional Arabic" w:eastAsia="Traditional Arabic" w:hAnsi="Traditional Arabic" w:cs="Traditional Arabic"/>
          <w:color w:val="595959" w:themeColor="text1" w:themeTint="A6"/>
        </w:rPr>
        <w:t xml:space="preserve">Hippocampus) </w:t>
      </w:r>
      <w:r w:rsidRPr="00CA1823">
        <w:rPr>
          <w:rFonts w:ascii="Traditional Arabic" w:eastAsia="Traditional Arabic" w:hAnsi="Traditional Arabic" w:cs="Traditional Arabic" w:hint="cs"/>
          <w:color w:val="595959" w:themeColor="text1" w:themeTint="A6"/>
          <w:rtl/>
        </w:rPr>
        <w:t>تميل</w:t>
      </w:r>
      <w:r w:rsidRPr="00CA1823">
        <w:rPr>
          <w:rFonts w:ascii="Traditional Arabic" w:eastAsia="Traditional Arabic" w:hAnsi="Traditional Arabic" w:cs="Traditional Arabic"/>
          <w:color w:val="595959" w:themeColor="text1" w:themeTint="A6"/>
          <w:rtl/>
        </w:rPr>
        <w:t xml:space="preserve"> الشبكات العميقة التقليدية إلى فقدان التفاصيل المكانية الدقيقة (مثل الحواف والحدود التشريحية الدقيقة) في طبقاتها الأخيرة بسبب عمليات التجميع والتلافيف المتكررة</w:t>
      </w:r>
      <w:r w:rsidR="00CA1823" w:rsidRPr="00CA1823">
        <w:rPr>
          <w:rFonts w:ascii="Traditional Arabic" w:eastAsia="Traditional Arabic" w:hAnsi="Traditional Arabic" w:cs="Traditional Arabic" w:hint="cs"/>
          <w:color w:val="595959" w:themeColor="text1" w:themeTint="A6"/>
          <w:rtl/>
        </w:rPr>
        <w:t>، في حين</w:t>
      </w:r>
      <w:r w:rsidRPr="00CA1823">
        <w:rPr>
          <w:rFonts w:ascii="Traditional Arabic" w:eastAsia="Traditional Arabic" w:hAnsi="Traditional Arabic" w:cs="Traditional Arabic"/>
          <w:color w:val="595959" w:themeColor="text1" w:themeTint="A6"/>
          <w:rtl/>
        </w:rPr>
        <w:t xml:space="preserve"> تعمل وصلات التخطي في</w:t>
      </w:r>
      <w:r w:rsidRPr="00CA1823">
        <w:rPr>
          <w:rFonts w:ascii="Traditional Arabic" w:eastAsia="Traditional Arabic" w:hAnsi="Traditional Arabic" w:cs="Traditional Arabic"/>
          <w:color w:val="595959" w:themeColor="text1" w:themeTint="A6"/>
        </w:rPr>
        <w:t xml:space="preserve"> ResNet </w:t>
      </w:r>
      <w:r w:rsidRPr="00CA1823">
        <w:rPr>
          <w:rFonts w:ascii="Traditional Arabic" w:eastAsia="Traditional Arabic" w:hAnsi="Traditional Arabic" w:cs="Traditional Arabic"/>
          <w:color w:val="595959" w:themeColor="text1" w:themeTint="A6"/>
          <w:rtl/>
        </w:rPr>
        <w:t>كـ "طريق سريع للمعلومات"، حيث تدمج باستمرار التفاصيل الهيكلية من الطبقات الأولى مع الميزات الدلالية عالية المستوى للطبقات العميقة. يضمن ذلك احتفاظ النموذج بالتفاصيل التشريحية الدقيقة للدماغ</w:t>
      </w:r>
      <w:r w:rsidRPr="00CA1823">
        <w:rPr>
          <w:rFonts w:ascii="Traditional Arabic" w:eastAsia="Traditional Arabic" w:hAnsi="Traditional Arabic" w:cs="Traditional Arabic"/>
          <w:color w:val="595959" w:themeColor="text1" w:themeTint="A6"/>
        </w:rPr>
        <w:t>.</w:t>
      </w:r>
    </w:p>
    <w:p w14:paraId="08142E2A" w14:textId="6F77FAB7" w:rsidR="00AF27DC" w:rsidRPr="00CA1823" w:rsidRDefault="00AF27DC" w:rsidP="00AF27DC">
      <w:pPr>
        <w:pStyle w:val="ListParagraph"/>
        <w:numPr>
          <w:ilvl w:val="0"/>
          <w:numId w:val="35"/>
        </w:numPr>
        <w:rPr>
          <w:rFonts w:cs="Traditional Arabic"/>
          <w:b/>
          <w:bCs/>
        </w:rPr>
      </w:pPr>
      <w:r w:rsidRPr="00CA1823">
        <w:rPr>
          <w:rFonts w:cs="Traditional Arabic"/>
          <w:b/>
          <w:bCs/>
          <w:rtl/>
        </w:rPr>
        <w:t>لكفاءة العالية في التعلم بنقل المعرفة</w:t>
      </w:r>
      <w:r w:rsidRPr="00AF27DC">
        <w:rPr>
          <w:lang w:bidi="ar-SY"/>
        </w:rPr>
        <w:t xml:space="preserve"> </w:t>
      </w:r>
      <w:r w:rsidRPr="00CA1823">
        <w:rPr>
          <w:rFonts w:cs="Traditional Arabic"/>
          <w:b/>
          <w:bCs/>
        </w:rPr>
        <w:t>(Transfer Learning)</w:t>
      </w:r>
      <w:r w:rsidRPr="00CA1823">
        <w:rPr>
          <w:rFonts w:cs="Traditional Arabic" w:hint="cs"/>
          <w:b/>
          <w:bCs/>
          <w:rtl/>
        </w:rPr>
        <w:t>:</w:t>
      </w:r>
    </w:p>
    <w:p w14:paraId="0E405D83" w14:textId="703377C4" w:rsidR="00CA1823" w:rsidRPr="00CA1823" w:rsidRDefault="00CA1823" w:rsidP="00CA1823">
      <w:pPr>
        <w:pStyle w:val="ListParagraph"/>
        <w:spacing w:before="0" w:line="240" w:lineRule="auto"/>
        <w:rPr>
          <w:rFonts w:eastAsia="Traditional Arabic" w:cs="Traditional Arabic"/>
        </w:rPr>
      </w:pPr>
      <w:r w:rsidRPr="00CA1823">
        <w:rPr>
          <w:rFonts w:eastAsia="Traditional Arabic" w:cs="Traditional Arabic"/>
          <w:rtl/>
        </w:rPr>
        <w:t>تتميز مجموعات بيانات الرنين المغناطيسي الطبي</w:t>
      </w:r>
      <w:r w:rsidRPr="00CA1823">
        <w:rPr>
          <w:rFonts w:eastAsia="Traditional Arabic" w:cs="Traditional Arabic"/>
        </w:rPr>
        <w:t xml:space="preserve"> (</w:t>
      </w:r>
      <w:r w:rsidRPr="00CA1823">
        <w:rPr>
          <w:rFonts w:eastAsia="Traditional Arabic" w:cs="Traditional Arabic"/>
          <w:rtl/>
        </w:rPr>
        <w:t>مثل</w:t>
      </w:r>
      <w:r w:rsidRPr="00CA1823">
        <w:rPr>
          <w:rFonts w:eastAsia="Traditional Arabic" w:cs="Traditional Arabic"/>
        </w:rPr>
        <w:t xml:space="preserve"> ADNI </w:t>
      </w:r>
      <w:r w:rsidRPr="00CA1823">
        <w:rPr>
          <w:rFonts w:eastAsia="Traditional Arabic" w:cs="Traditional Arabic"/>
          <w:rtl/>
        </w:rPr>
        <w:t>أو</w:t>
      </w:r>
      <w:r w:rsidRPr="00CA1823">
        <w:rPr>
          <w:rFonts w:eastAsia="Traditional Arabic" w:cs="Traditional Arabic"/>
        </w:rPr>
        <w:t xml:space="preserve"> OASIS) </w:t>
      </w:r>
      <w:r w:rsidRPr="00CA1823">
        <w:rPr>
          <w:rFonts w:eastAsia="Traditional Arabic" w:cs="Traditional Arabic"/>
          <w:rtl/>
        </w:rPr>
        <w:t>بصغر حجمها مقارنة بمجموعات البيانات الضخمة للصور الطبيعية. والبدء في تدريب شبكة عميقة من الصفر على بيانات محدودة يؤدي حتمًا إلى فرط التجهيز</w:t>
      </w:r>
      <w:r w:rsidRPr="00CA1823">
        <w:rPr>
          <w:rFonts w:eastAsia="Traditional Arabic" w:cs="Traditional Arabic"/>
        </w:rPr>
        <w:t xml:space="preserve"> (Overfitting)</w:t>
      </w:r>
      <w:r w:rsidRPr="00CA1823">
        <w:rPr>
          <w:rFonts w:eastAsia="Traditional Arabic" w:cs="Traditional Arabic" w:hint="cs"/>
          <w:rtl/>
        </w:rPr>
        <w:t xml:space="preserve">، </w:t>
      </w:r>
      <w:r w:rsidRPr="00CA1823">
        <w:rPr>
          <w:rFonts w:eastAsia="Traditional Arabic" w:cs="Traditional Arabic"/>
          <w:rtl/>
        </w:rPr>
        <w:t>يعمل نموذج</w:t>
      </w:r>
      <w:r w:rsidRPr="00CA1823">
        <w:rPr>
          <w:rFonts w:eastAsia="Traditional Arabic" w:cs="Traditional Arabic"/>
        </w:rPr>
        <w:t xml:space="preserve"> ResNet50 </w:t>
      </w:r>
      <w:r w:rsidRPr="00CA1823">
        <w:rPr>
          <w:rFonts w:eastAsia="Traditional Arabic" w:cs="Traditional Arabic"/>
          <w:rtl/>
        </w:rPr>
        <w:t>المدرب مسبقًا على مجموعة بيانات</w:t>
      </w:r>
      <w:r w:rsidRPr="00CA1823">
        <w:rPr>
          <w:rFonts w:eastAsia="Traditional Arabic" w:cs="Traditional Arabic"/>
        </w:rPr>
        <w:t xml:space="preserve"> ImageNet </w:t>
      </w:r>
      <w:r w:rsidRPr="00CA1823">
        <w:rPr>
          <w:rFonts w:eastAsia="Traditional Arabic" w:cs="Traditional Arabic"/>
          <w:rtl/>
        </w:rPr>
        <w:t>كمستخلص ميزات استثنائي. فالميزات البصرية العامة التي تعلمها النموذج (مثل الأشكال والمنحنيات والتدرجات الهيكلية) تنتقل بشكل ممتاز إلى الصور الطبية بأقل قدر من الضبط الدقيق</w:t>
      </w:r>
      <w:r w:rsidRPr="00CA1823">
        <w:rPr>
          <w:rFonts w:eastAsia="Traditional Arabic" w:cs="Traditional Arabic"/>
        </w:rPr>
        <w:t xml:space="preserve"> (Fine-tuning)</w:t>
      </w:r>
      <w:r w:rsidRPr="00CA1823">
        <w:rPr>
          <w:rFonts w:eastAsia="Traditional Arabic" w:cs="Traditional Arabic"/>
          <w:rtl/>
        </w:rPr>
        <w:t>، مما يقلل وقت التدريب ويمنع النموذج من حفظ بيانات المرضى بشكل مفرط</w:t>
      </w:r>
      <w:r>
        <w:rPr>
          <w:lang w:bidi="ar-SY"/>
        </w:rPr>
        <w:t>.</w:t>
      </w:r>
    </w:p>
    <w:p w14:paraId="2ECE8813" w14:textId="77777777" w:rsidR="00CA1823" w:rsidRPr="00CA1823" w:rsidRDefault="00CA1823" w:rsidP="00CA1823">
      <w:pPr>
        <w:pStyle w:val="ListParagraph"/>
        <w:rPr>
          <w:lang w:bidi="ar-SY"/>
        </w:rPr>
      </w:pPr>
    </w:p>
    <w:p w14:paraId="213C8388" w14:textId="6866143C" w:rsidR="00AF27DC" w:rsidRPr="00CA1823" w:rsidRDefault="00CA1823" w:rsidP="00CA1823">
      <w:pPr>
        <w:pStyle w:val="ListParagraph"/>
        <w:numPr>
          <w:ilvl w:val="0"/>
          <w:numId w:val="35"/>
        </w:numPr>
        <w:spacing w:before="0" w:after="0" w:line="240" w:lineRule="auto"/>
        <w:rPr>
          <w:rFonts w:cs="Traditional Arabic"/>
          <w:b/>
          <w:bCs/>
        </w:rPr>
      </w:pPr>
      <w:r w:rsidRPr="00CA1823">
        <w:rPr>
          <w:rFonts w:cs="Traditional Arabic" w:hint="cs"/>
          <w:b/>
          <w:bCs/>
          <w:rtl/>
        </w:rPr>
        <w:t>ا</w:t>
      </w:r>
      <w:r w:rsidR="00AF27DC" w:rsidRPr="00CA1823">
        <w:rPr>
          <w:rFonts w:cs="Traditional Arabic"/>
          <w:b/>
          <w:bCs/>
          <w:rtl/>
        </w:rPr>
        <w:t>لحد من فرط التجهيز عبر التجميع المتوسط العالمي</w:t>
      </w:r>
      <w:r w:rsidR="00AF27DC" w:rsidRPr="00CA1823">
        <w:rPr>
          <w:rFonts w:cs="Traditional Arabic"/>
          <w:b/>
          <w:bCs/>
        </w:rPr>
        <w:t xml:space="preserve"> (GAP)</w:t>
      </w:r>
      <w:r w:rsidR="00AF27DC" w:rsidRPr="00CA1823">
        <w:rPr>
          <w:rFonts w:cs="Traditional Arabic" w:hint="cs"/>
          <w:b/>
          <w:bCs/>
          <w:rtl/>
        </w:rPr>
        <w:t>:</w:t>
      </w:r>
    </w:p>
    <w:p w14:paraId="1ACD26EB" w14:textId="24F448F9" w:rsidR="0036382B" w:rsidRPr="00CA1823" w:rsidRDefault="00CA1823" w:rsidP="00CA1823">
      <w:pPr>
        <w:spacing w:before="0" w:after="0" w:line="240" w:lineRule="auto"/>
        <w:ind w:left="360"/>
        <w:rPr>
          <w:rFonts w:eastAsia="Traditional Arabic" w:cs="Traditional Arabic"/>
        </w:rPr>
      </w:pPr>
      <w:r w:rsidRPr="00CA1823">
        <w:rPr>
          <w:rFonts w:eastAsia="Traditional Arabic" w:cs="Traditional Arabic"/>
          <w:rtl/>
        </w:rPr>
        <w:t>بدلًا من استخدام طبقات كثيفة متصلة بالكامل ومباشرة بعد خرائط الميزات</w:t>
      </w:r>
      <w:r w:rsidRPr="00CA1823">
        <w:rPr>
          <w:rFonts w:eastAsia="Traditional Arabic" w:cs="Traditional Arabic"/>
        </w:rPr>
        <w:t xml:space="preserve"> </w:t>
      </w:r>
      <w:r w:rsidRPr="00CA1823">
        <w:rPr>
          <w:rFonts w:eastAsia="Traditional Arabic" w:cs="Traditional Arabic"/>
          <w:rtl/>
        </w:rPr>
        <w:t>والتي تؤدي إلى زيادة هائلة في عدد المعاملات والأوزان كما هو الحال في النماذج القديمة مثل</w:t>
      </w:r>
      <w:r w:rsidRPr="00CA1823">
        <w:rPr>
          <w:rFonts w:eastAsia="Traditional Arabic" w:cs="Traditional Arabic"/>
        </w:rPr>
        <w:t>VGG)</w:t>
      </w:r>
      <w:r w:rsidR="00B46E9B">
        <w:rPr>
          <w:rFonts w:eastAsia="Traditional Arabic" w:cs="Traditional Arabic" w:hint="cs"/>
          <w:rtl/>
        </w:rPr>
        <w:t>)</w:t>
      </w:r>
      <w:r w:rsidRPr="00CA1823">
        <w:rPr>
          <w:rFonts w:eastAsia="Traditional Arabic" w:cs="Traditional Arabic"/>
          <w:rtl/>
        </w:rPr>
        <w:t>، تستخدم</w:t>
      </w:r>
      <w:r w:rsidRPr="00CA1823">
        <w:rPr>
          <w:rFonts w:eastAsia="Traditional Arabic" w:cs="Traditional Arabic"/>
        </w:rPr>
        <w:t xml:space="preserve"> ResNet50 </w:t>
      </w:r>
      <w:r w:rsidRPr="00CA1823">
        <w:rPr>
          <w:rFonts w:eastAsia="Traditional Arabic" w:cs="Traditional Arabic"/>
          <w:rtl/>
        </w:rPr>
        <w:t xml:space="preserve">طبقة </w:t>
      </w:r>
      <w:r w:rsidRPr="00CA1823">
        <w:rPr>
          <w:rFonts w:eastAsia="Traditional Arabic" w:cs="Traditional Arabic"/>
          <w:b/>
          <w:bCs/>
        </w:rPr>
        <w:t>GAP</w:t>
      </w:r>
      <w:r w:rsidRPr="00CA1823">
        <w:rPr>
          <w:rFonts w:eastAsia="Traditional Arabic" w:cs="Traditional Arabic"/>
        </w:rPr>
        <w:t xml:space="preserve"> </w:t>
      </w:r>
      <w:r w:rsidRPr="00CA1823">
        <w:rPr>
          <w:rFonts w:eastAsia="Traditional Arabic" w:cs="Traditional Arabic"/>
          <w:rtl/>
        </w:rPr>
        <w:t>قبل المخرج النهائي مباشرة. يساهم هذا التصميم في تنظيم وحماية الشبكة من فرط التجهيز، كما يقلل الأبعاد المكانية دون فقدان السياق التشريحي، مما يساعد النموذج على التعميم بشكل أفضل عند اختبار صور مرضى جدد لم يسبق له رؤيتهم</w:t>
      </w:r>
    </w:p>
    <w:p w14:paraId="44EF4DB7" w14:textId="77777777" w:rsidR="00C40A40" w:rsidRPr="00C40A40" w:rsidRDefault="00C40A40" w:rsidP="00C40A40">
      <w:pPr>
        <w:rPr>
          <w:lang w:bidi="ar-SY"/>
        </w:rPr>
      </w:pPr>
    </w:p>
    <w:p w14:paraId="42D2D6BC" w14:textId="77777777" w:rsidR="001F5D40" w:rsidRDefault="001F5D40" w:rsidP="001F5D40">
      <w:pPr>
        <w:rPr>
          <w:lang w:bidi="ar-SY"/>
        </w:rPr>
      </w:pPr>
    </w:p>
    <w:p w14:paraId="311C0DFC" w14:textId="77777777" w:rsidR="001F5D40" w:rsidRPr="00FE4A3D" w:rsidRDefault="001F5D40" w:rsidP="001F5D40">
      <w:pPr>
        <w:pStyle w:val="Heading2"/>
        <w:rPr>
          <w:rFonts w:cs="Traditional Arabic"/>
          <w:b/>
          <w:bCs/>
          <w:color w:val="0D0D0D" w:themeColor="text1" w:themeTint="F2"/>
          <w:sz w:val="32"/>
          <w:szCs w:val="32"/>
          <w:lang w:bidi="ar-SY"/>
        </w:rPr>
      </w:pPr>
      <w:r w:rsidRPr="00FE4A3D">
        <w:rPr>
          <w:rFonts w:cs="Traditional Arabic" w:hint="cs"/>
          <w:b/>
          <w:bCs/>
          <w:color w:val="0D0D0D" w:themeColor="text1" w:themeTint="F2"/>
          <w:sz w:val="32"/>
          <w:szCs w:val="32"/>
          <w:rtl/>
          <w:lang w:bidi="ar-SY"/>
        </w:rPr>
        <w:t xml:space="preserve">خلاصة الفصل: </w:t>
      </w:r>
    </w:p>
    <w:p w14:paraId="1C515783" w14:textId="3A543A22" w:rsidR="001F5D40" w:rsidRPr="004E510B" w:rsidRDefault="001F5D40" w:rsidP="004E510B">
      <w:pPr>
        <w:spacing w:before="0" w:after="160" w:line="240" w:lineRule="auto"/>
        <w:rPr>
          <w:rFonts w:eastAsia="Traditional Arabic" w:cs="Traditional Arabic"/>
        </w:rPr>
      </w:pPr>
      <w:r w:rsidRPr="004E510B">
        <w:rPr>
          <w:rFonts w:eastAsia="Traditional Arabic" w:cs="Traditional Arabic"/>
          <w:rtl/>
        </w:rPr>
        <w:t>أرسى هذا الفصل الأساسَ النظري والرياضي الذي يُمكّن من فهم المنهجية البرمجية المعتمدة في بناء النظام المقترح لاكتشاف مرض الزهايمر. انطلاقاً من المفهوم العام للذكاء الصنعي وصولاً إلى التفاصيل الهندسية الدقيقة لطبقات الشبكات التلافيفية، تكشف هذه الدراسة النظرية عن عمق التكامل بين نظرية التعلم العميق والمتطلبات السريرية الخاصة بتصنيف صور الرنين المغناطيسي. وتُشكّل المعادلات الرياضية المُقدَّمة - من دوال التنشيط والخسارة إلى خوارزميات التحسين ومعايير التقييم - الإطارَ التحليلي الذي ستُبنى عليه التجارب والنتائج في الفصول اللاحقة.</w:t>
      </w:r>
    </w:p>
    <w:p w14:paraId="718951DD" w14:textId="01868E2D" w:rsidR="00CA1823" w:rsidRDefault="00CA1823">
      <w:pPr>
        <w:rPr>
          <w:rtl/>
          <w:lang w:bidi="ar-SY"/>
        </w:rPr>
      </w:pPr>
      <w:r>
        <w:rPr>
          <w:rtl/>
          <w:lang w:bidi="ar-SY"/>
        </w:rPr>
        <w:br w:type="page"/>
      </w:r>
    </w:p>
    <w:p w14:paraId="612CCAF3" w14:textId="629D7EA9" w:rsidR="00CA3358" w:rsidRPr="00CA3358" w:rsidRDefault="00CA3358" w:rsidP="00CA3358">
      <w:pPr>
        <w:spacing w:before="0"/>
        <w:ind w:left="2970"/>
        <w:rPr>
          <w:rFonts w:cs="Traditional Arabic"/>
          <w:b/>
          <w:bCs/>
          <w:sz w:val="48"/>
          <w:szCs w:val="48"/>
          <w:rtl/>
          <w:lang w:bidi="ar-SY"/>
        </w:rPr>
      </w:pPr>
      <w:r>
        <w:rPr>
          <w:rFonts w:cs="Traditional Arabic" w:hint="cs"/>
          <w:b/>
          <w:bCs/>
          <w:sz w:val="48"/>
          <w:szCs w:val="48"/>
          <w:rtl/>
          <w:lang w:bidi="ar-SY"/>
        </w:rPr>
        <w:lastRenderedPageBreak/>
        <w:t xml:space="preserve">  </w:t>
      </w:r>
      <w:r w:rsidRPr="00CA3358">
        <w:rPr>
          <w:rFonts w:cs="Traditional Arabic" w:hint="cs"/>
          <w:b/>
          <w:bCs/>
          <w:sz w:val="48"/>
          <w:szCs w:val="48"/>
          <w:rtl/>
          <w:lang w:bidi="ar-SY"/>
        </w:rPr>
        <w:t>الفصل الثالث</w:t>
      </w:r>
    </w:p>
    <w:p w14:paraId="50AC6E4D" w14:textId="31A21CA5" w:rsidR="00B274EA" w:rsidRDefault="009E0342" w:rsidP="00CA3358">
      <w:pPr>
        <w:pStyle w:val="Heading1"/>
        <w:spacing w:before="0"/>
        <w:ind w:left="7020"/>
        <w:rPr>
          <w:rFonts w:cs="Traditional Arabic"/>
          <w:b/>
          <w:bCs/>
          <w:color w:val="0D0D0D" w:themeColor="text1" w:themeTint="F2"/>
          <w:rtl/>
          <w:lang w:bidi="ar-SY"/>
        </w:rPr>
      </w:pPr>
      <w:r w:rsidRPr="000D3FEF">
        <w:rPr>
          <w:rFonts w:cs="Traditional Arabic"/>
          <w:b/>
          <w:bCs/>
          <w:color w:val="0D0D0D" w:themeColor="text1" w:themeTint="F2"/>
          <w:rtl/>
          <w:lang w:bidi="ar-SY"/>
        </w:rPr>
        <w:t>الدراسة المرجعية:</w:t>
      </w:r>
    </w:p>
    <w:p w14:paraId="09EEC037" w14:textId="77777777" w:rsidR="0051326D" w:rsidRPr="0051326D" w:rsidRDefault="0051326D" w:rsidP="0051326D">
      <w:pPr>
        <w:rPr>
          <w:lang w:bidi="ar-SY"/>
        </w:rPr>
      </w:pPr>
    </w:p>
    <w:p w14:paraId="788BF1CD" w14:textId="42A6F246" w:rsidR="008A586E" w:rsidRPr="00180279" w:rsidRDefault="00180279" w:rsidP="000D3FEF">
      <w:pPr>
        <w:jc w:val="center"/>
        <w:rPr>
          <w:b/>
          <w:bCs/>
          <w:rtl/>
        </w:rPr>
      </w:pPr>
      <w:r w:rsidRPr="00180279">
        <w:rPr>
          <w:rFonts w:cs="Traditional Arabic" w:hint="cs"/>
          <w:b/>
          <w:bCs/>
          <w:color w:val="202020"/>
          <w:sz w:val="28"/>
          <w:szCs w:val="28"/>
          <w:rtl/>
        </w:rPr>
        <w:t>يهدف هذا الفصل إلى استعراض بعض الأوراق البحثية والدراسات المعمقة كأول خطوة نحو إيجاد نموذج ذكاء صنعي يخدم أهداف المشروع، ويتضمن ملخصاً وتوضيحاً لأهم النماذج المستخدمة في هذا النوع من المشاريع ونتائجها</w:t>
      </w:r>
      <w:r w:rsidR="008A4364">
        <w:rPr>
          <w:rFonts w:cs="Traditional Arabic" w:hint="cs"/>
          <w:b/>
          <w:bCs/>
          <w:color w:val="202020"/>
          <w:sz w:val="28"/>
          <w:szCs w:val="28"/>
          <w:rtl/>
        </w:rPr>
        <w:t xml:space="preserve"> والتحديات الموجودة</w:t>
      </w:r>
      <w:r w:rsidRPr="00180279">
        <w:rPr>
          <w:rFonts w:cs="Traditional Arabic" w:hint="cs"/>
          <w:b/>
          <w:bCs/>
          <w:color w:val="202020"/>
          <w:sz w:val="28"/>
          <w:szCs w:val="28"/>
          <w:rtl/>
        </w:rPr>
        <w:t>.</w:t>
      </w:r>
    </w:p>
    <w:p w14:paraId="370F4AF4" w14:textId="189841BC" w:rsidR="008A586E" w:rsidRPr="00917100" w:rsidRDefault="008A586E">
      <w:pPr>
        <w:pStyle w:val="Heading2"/>
        <w:numPr>
          <w:ilvl w:val="1"/>
          <w:numId w:val="13"/>
        </w:numPr>
        <w:rPr>
          <w:rFonts w:cs="Traditional Arabic"/>
          <w:b/>
          <w:bCs/>
          <w:color w:val="0D0D0D" w:themeColor="text1" w:themeTint="F2"/>
          <w:sz w:val="32"/>
          <w:szCs w:val="32"/>
          <w:lang w:bidi="ar-SY"/>
        </w:rPr>
      </w:pPr>
      <w:r w:rsidRPr="00917100">
        <w:rPr>
          <w:rFonts w:cs="Traditional Arabic" w:hint="cs"/>
          <w:b/>
          <w:bCs/>
          <w:color w:val="0D0D0D" w:themeColor="text1" w:themeTint="F2"/>
          <w:sz w:val="32"/>
          <w:szCs w:val="32"/>
          <w:rtl/>
          <w:lang w:bidi="ar-SY"/>
        </w:rPr>
        <w:t xml:space="preserve">مجموعة البيانات </w:t>
      </w:r>
      <w:r w:rsidRPr="00917100">
        <w:rPr>
          <w:rFonts w:cs="Traditional Arabic" w:hint="cs"/>
          <w:b/>
          <w:bCs/>
          <w:color w:val="0D0D0D" w:themeColor="text1" w:themeTint="F2"/>
          <w:sz w:val="32"/>
          <w:szCs w:val="32"/>
          <w:lang w:bidi="ar-SY"/>
        </w:rPr>
        <w:t>OASIS</w:t>
      </w:r>
      <w:r w:rsidRPr="00917100">
        <w:rPr>
          <w:rFonts w:cs="Traditional Arabic" w:hint="cs"/>
          <w:b/>
          <w:bCs/>
          <w:color w:val="0D0D0D" w:themeColor="text1" w:themeTint="F2"/>
          <w:sz w:val="32"/>
          <w:szCs w:val="32"/>
          <w:rtl/>
          <w:lang w:bidi="ar-SY"/>
        </w:rPr>
        <w:t>:</w:t>
      </w:r>
    </w:p>
    <w:p w14:paraId="52ECE5D5" w14:textId="399B5BF3" w:rsidR="00E82557" w:rsidRPr="00E82557" w:rsidRDefault="00E82557" w:rsidP="00E82557">
      <w:pPr>
        <w:spacing w:after="120" w:line="240" w:lineRule="auto"/>
        <w:rPr>
          <w:rFonts w:cs="Traditional Arabic"/>
          <w:color w:val="202020"/>
          <w:sz w:val="32"/>
          <w:szCs w:val="32"/>
          <w:rtl/>
        </w:rPr>
      </w:pPr>
      <w:r>
        <w:rPr>
          <w:rFonts w:cs="Traditional Arabic"/>
          <w:color w:val="202020"/>
          <w:sz w:val="28"/>
          <w:szCs w:val="28"/>
          <w:rtl/>
        </w:rPr>
        <w:t xml:space="preserve">تعتمد جميع الأبحاث الخمسة المستعرضة في هذه الدراسة على مجموعة بيانات </w:t>
      </w:r>
      <w:r>
        <w:rPr>
          <w:rFonts w:cs="Traditional Arabic"/>
          <w:color w:val="202020"/>
          <w:sz w:val="28"/>
          <w:szCs w:val="28"/>
          <w:rtl/>
        </w:rPr>
        <w:br/>
      </w:r>
      <w:r>
        <w:rPr>
          <w:rFonts w:asciiTheme="minorBidi" w:hAnsiTheme="minorBidi"/>
          <w:color w:val="202020"/>
          <w:sz w:val="28"/>
          <w:szCs w:val="28"/>
        </w:rPr>
        <w:t>OASIS (Open Access Series of Imaging Studies)</w:t>
      </w:r>
      <w:r>
        <w:rPr>
          <w:rFonts w:cs="Traditional Arabic"/>
          <w:color w:val="202020"/>
          <w:sz w:val="28"/>
          <w:szCs w:val="28"/>
          <w:rtl/>
        </w:rPr>
        <w:t xml:space="preserve"> </w:t>
      </w:r>
      <w:sdt>
        <w:sdtPr>
          <w:rPr>
            <w:rFonts w:cs="Traditional Arabic"/>
            <w:color w:val="202020"/>
            <w:sz w:val="28"/>
            <w:szCs w:val="28"/>
            <w:rtl/>
          </w:rPr>
          <w:id w:val="949753440"/>
          <w:citation/>
        </w:sdtPr>
        <w:sdtContent>
          <w:r w:rsidR="004E56EE">
            <w:rPr>
              <w:rFonts w:cs="Traditional Arabic"/>
              <w:color w:val="202020"/>
              <w:sz w:val="28"/>
              <w:szCs w:val="28"/>
              <w:rtl/>
            </w:rPr>
            <w:fldChar w:fldCharType="begin"/>
          </w:r>
          <w:r w:rsidR="009962E9">
            <w:rPr>
              <w:rFonts w:cs="Traditional Arabic"/>
              <w:color w:val="202020"/>
              <w:sz w:val="28"/>
              <w:szCs w:val="28"/>
              <w:lang w:val="de-DE"/>
            </w:rPr>
            <w:instrText xml:space="preserve">CITATION Lou26 \l 1031 </w:instrText>
          </w:r>
          <w:r w:rsidR="004E56EE">
            <w:rPr>
              <w:rFonts w:cs="Traditional Arabic"/>
              <w:color w:val="202020"/>
              <w:sz w:val="28"/>
              <w:szCs w:val="28"/>
              <w:rtl/>
            </w:rPr>
            <w:fldChar w:fldCharType="separate"/>
          </w:r>
          <w:r w:rsidR="002819D6" w:rsidRPr="002819D6">
            <w:rPr>
              <w:rFonts w:cs="Traditional Arabic"/>
              <w:noProof/>
              <w:color w:val="202020"/>
              <w:sz w:val="28"/>
              <w:szCs w:val="28"/>
            </w:rPr>
            <w:t>[1]</w:t>
          </w:r>
          <w:r w:rsidR="004E56EE">
            <w:rPr>
              <w:rFonts w:cs="Traditional Arabic"/>
              <w:color w:val="202020"/>
              <w:sz w:val="28"/>
              <w:szCs w:val="28"/>
              <w:rtl/>
            </w:rPr>
            <w:fldChar w:fldCharType="end"/>
          </w:r>
        </w:sdtContent>
      </w:sdt>
      <w:r w:rsidR="004E56EE">
        <w:rPr>
          <w:rFonts w:cs="Traditional Arabic" w:hint="cs"/>
          <w:color w:val="202020"/>
          <w:sz w:val="28"/>
          <w:szCs w:val="28"/>
          <w:rtl/>
          <w:lang w:bidi="ar-SY"/>
        </w:rPr>
        <w:t xml:space="preserve"> و</w:t>
      </w:r>
      <w:r>
        <w:rPr>
          <w:rFonts w:cs="Traditional Arabic"/>
          <w:color w:val="202020"/>
          <w:sz w:val="28"/>
          <w:szCs w:val="28"/>
          <w:rtl/>
        </w:rPr>
        <w:t>هي منصة مفتوحة المصدر توفر صور رنين مغناطيسي للدماغ، مصحوبةً ببيانات سريرية تغطي كلاً من كبار السن الأصحاء ومرضى الزهايمر</w:t>
      </w:r>
      <w:r>
        <w:rPr>
          <w:rFonts w:cs="Traditional Arabic" w:hint="cs"/>
          <w:color w:val="202020"/>
          <w:sz w:val="28"/>
          <w:szCs w:val="28"/>
          <w:rtl/>
        </w:rPr>
        <w:t>.</w:t>
      </w:r>
      <w:r>
        <w:rPr>
          <w:rFonts w:cs="Traditional Arabic"/>
          <w:color w:val="202020"/>
          <w:sz w:val="28"/>
          <w:szCs w:val="28"/>
          <w:rtl/>
        </w:rPr>
        <w:br/>
      </w:r>
      <w:r>
        <w:rPr>
          <w:rFonts w:cs="Traditional Arabic" w:hint="cs"/>
          <w:color w:val="202020"/>
          <w:sz w:val="28"/>
          <w:szCs w:val="28"/>
          <w:rtl/>
        </w:rPr>
        <w:t>لهذه المجموعة ثلاث اصدارات تشترك في فئات التصنيف الأربعة مع اختلاف نسبها كالتالي:</w:t>
      </w:r>
    </w:p>
    <w:tbl>
      <w:tblPr>
        <w:tblW w:w="7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26"/>
      </w:tblGrid>
      <w:tr w:rsidR="00E82557" w14:paraId="20F98A6C" w14:textId="77777777" w:rsidTr="0002760F">
        <w:trPr>
          <w:tblHeader/>
        </w:trPr>
        <w:tc>
          <w:tcPr>
            <w:tcW w:w="2200" w:type="dxa"/>
            <w:tcBorders>
              <w:top w:val="single" w:sz="0" w:space="0" w:color="1F5C99"/>
              <w:left w:val="single" w:sz="0" w:space="0" w:color="1F5C99"/>
              <w:bottom w:val="single" w:sz="0" w:space="0" w:color="1F5C99"/>
              <w:right w:val="single" w:sz="0" w:space="0" w:color="1F5C99"/>
            </w:tcBorders>
            <w:shd w:val="clear" w:color="auto" w:fill="1F5C99"/>
            <w:tcMar>
              <w:top w:w="80" w:type="dxa"/>
              <w:left w:w="120" w:type="dxa"/>
              <w:bottom w:w="80" w:type="dxa"/>
              <w:right w:w="120" w:type="dxa"/>
            </w:tcMar>
            <w:vAlign w:val="center"/>
          </w:tcPr>
          <w:p w14:paraId="653A074D" w14:textId="77777777" w:rsidR="00E82557" w:rsidRDefault="00E82557" w:rsidP="0002760F">
            <w:pPr>
              <w:jc w:val="center"/>
              <w:rPr>
                <w:rFonts w:eastAsia="Arial" w:cs="Traditional Arabic"/>
                <w:b/>
                <w:bCs/>
                <w:color w:val="FFFFFF"/>
                <w:sz w:val="28"/>
                <w:szCs w:val="28"/>
              </w:rPr>
            </w:pPr>
            <w:r>
              <w:rPr>
                <w:rFonts w:eastAsia="Arial" w:cs="Traditional Arabic" w:hint="cs"/>
                <w:b/>
                <w:bCs/>
                <w:color w:val="FFFFFF"/>
                <w:sz w:val="28"/>
                <w:szCs w:val="28"/>
                <w:rtl/>
              </w:rPr>
              <w:t>الفئة</w:t>
            </w:r>
          </w:p>
        </w:tc>
        <w:tc>
          <w:tcPr>
            <w:tcW w:w="1800" w:type="dxa"/>
            <w:tcBorders>
              <w:top w:val="single" w:sz="0" w:space="0" w:color="1F5C99"/>
              <w:left w:val="single" w:sz="0" w:space="0" w:color="1F5C99"/>
              <w:bottom w:val="single" w:sz="0" w:space="0" w:color="1F5C99"/>
              <w:right w:val="single" w:sz="0" w:space="0" w:color="1F5C99"/>
            </w:tcBorders>
            <w:shd w:val="clear" w:color="auto" w:fill="1F5C99"/>
            <w:tcMar>
              <w:top w:w="80" w:type="dxa"/>
              <w:left w:w="120" w:type="dxa"/>
              <w:bottom w:w="80" w:type="dxa"/>
              <w:right w:w="120" w:type="dxa"/>
            </w:tcMar>
            <w:vAlign w:val="center"/>
          </w:tcPr>
          <w:p w14:paraId="7E36F687" w14:textId="77777777" w:rsidR="00E82557" w:rsidRDefault="00E82557" w:rsidP="0002760F">
            <w:pPr>
              <w:jc w:val="center"/>
              <w:rPr>
                <w:rFonts w:eastAsia="Arial" w:cs="Traditional Arabic"/>
                <w:b/>
                <w:bCs/>
                <w:color w:val="FFFFFF"/>
                <w:sz w:val="28"/>
                <w:szCs w:val="28"/>
              </w:rPr>
            </w:pPr>
            <w:r>
              <w:rPr>
                <w:rFonts w:eastAsia="Arial" w:cs="Traditional Arabic" w:hint="cs"/>
                <w:b/>
                <w:bCs/>
                <w:color w:val="FFFFFF"/>
                <w:sz w:val="28"/>
                <w:szCs w:val="28"/>
                <w:rtl/>
              </w:rPr>
              <w:t>النسبة في</w:t>
            </w:r>
            <w:r>
              <w:rPr>
                <w:rFonts w:eastAsia="Arial" w:cs="Traditional Arabic" w:hint="cs"/>
                <w:b/>
                <w:bCs/>
                <w:color w:val="FFFFFF"/>
                <w:sz w:val="28"/>
                <w:szCs w:val="28"/>
                <w:rtl/>
              </w:rPr>
              <w:br/>
            </w:r>
            <w:r>
              <w:rPr>
                <w:rFonts w:eastAsia="Arial" w:cs="Traditional Arabic" w:hint="cs"/>
                <w:b/>
                <w:bCs/>
                <w:color w:val="FFFFFF" w:themeColor="background1"/>
                <w:sz w:val="28"/>
                <w:szCs w:val="28"/>
              </w:rPr>
              <w:t xml:space="preserve"> </w:t>
            </w:r>
            <w:r>
              <w:rPr>
                <w:rFonts w:asciiTheme="minorBidi" w:hAnsiTheme="minorBidi" w:hint="cs"/>
                <w:color w:val="FFFFFF" w:themeColor="background1"/>
                <w:sz w:val="28"/>
                <w:szCs w:val="28"/>
              </w:rPr>
              <w:t>OASIS-1</w:t>
            </w:r>
          </w:p>
        </w:tc>
        <w:tc>
          <w:tcPr>
            <w:tcW w:w="1800" w:type="dxa"/>
            <w:tcBorders>
              <w:top w:val="single" w:sz="0" w:space="0" w:color="1F5C99"/>
              <w:left w:val="single" w:sz="0" w:space="0" w:color="1F5C99"/>
              <w:bottom w:val="single" w:sz="0" w:space="0" w:color="1F5C99"/>
              <w:right w:val="single" w:sz="0" w:space="0" w:color="1F5C99"/>
            </w:tcBorders>
            <w:shd w:val="clear" w:color="auto" w:fill="1F5C99"/>
            <w:tcMar>
              <w:top w:w="80" w:type="dxa"/>
              <w:left w:w="120" w:type="dxa"/>
              <w:bottom w:w="80" w:type="dxa"/>
              <w:right w:w="120" w:type="dxa"/>
            </w:tcMar>
            <w:vAlign w:val="center"/>
          </w:tcPr>
          <w:p w14:paraId="1D9C85EB" w14:textId="77777777" w:rsidR="00E82557" w:rsidRDefault="00E82557" w:rsidP="0002760F">
            <w:pPr>
              <w:jc w:val="center"/>
              <w:rPr>
                <w:rFonts w:eastAsia="Arial" w:cs="Traditional Arabic"/>
                <w:b/>
                <w:bCs/>
                <w:color w:val="FFFFFF"/>
                <w:sz w:val="28"/>
                <w:szCs w:val="28"/>
              </w:rPr>
            </w:pPr>
            <w:r>
              <w:rPr>
                <w:rFonts w:eastAsia="Arial" w:cs="Traditional Arabic" w:hint="cs"/>
                <w:b/>
                <w:bCs/>
                <w:color w:val="FFFFFF"/>
                <w:sz w:val="28"/>
                <w:szCs w:val="28"/>
                <w:rtl/>
              </w:rPr>
              <w:t xml:space="preserve">النسبة في </w:t>
            </w:r>
            <w:r>
              <w:rPr>
                <w:rFonts w:eastAsia="Arial" w:cs="Traditional Arabic" w:hint="cs"/>
                <w:b/>
                <w:bCs/>
                <w:color w:val="FFFFFF"/>
                <w:sz w:val="28"/>
                <w:szCs w:val="28"/>
                <w:rtl/>
              </w:rPr>
              <w:br/>
            </w:r>
            <w:r>
              <w:rPr>
                <w:rFonts w:asciiTheme="minorBidi" w:hAnsiTheme="minorBidi" w:hint="cs"/>
                <w:color w:val="202020"/>
                <w:sz w:val="28"/>
                <w:szCs w:val="28"/>
              </w:rPr>
              <w:t xml:space="preserve"> </w:t>
            </w:r>
            <w:r>
              <w:rPr>
                <w:rFonts w:asciiTheme="minorBidi" w:eastAsia="Arial" w:hAnsiTheme="minorBidi"/>
                <w:color w:val="FFFFFF" w:themeColor="background1"/>
                <w:sz w:val="28"/>
                <w:szCs w:val="28"/>
              </w:rPr>
              <w:t>OASIS-2</w:t>
            </w:r>
          </w:p>
        </w:tc>
        <w:tc>
          <w:tcPr>
            <w:tcW w:w="1826" w:type="dxa"/>
            <w:tcBorders>
              <w:top w:val="single" w:sz="0" w:space="0" w:color="1F5C99"/>
              <w:left w:val="single" w:sz="0" w:space="0" w:color="1F5C99"/>
              <w:bottom w:val="single" w:sz="0" w:space="0" w:color="1F5C99"/>
              <w:right w:val="single" w:sz="0" w:space="0" w:color="1F5C99"/>
            </w:tcBorders>
            <w:shd w:val="clear" w:color="auto" w:fill="1F5C99"/>
            <w:tcMar>
              <w:top w:w="80" w:type="dxa"/>
              <w:left w:w="120" w:type="dxa"/>
              <w:bottom w:w="80" w:type="dxa"/>
              <w:right w:w="120" w:type="dxa"/>
            </w:tcMar>
            <w:vAlign w:val="center"/>
          </w:tcPr>
          <w:p w14:paraId="18CA3901" w14:textId="77777777" w:rsidR="00E82557" w:rsidRDefault="00E82557" w:rsidP="0002760F">
            <w:pPr>
              <w:jc w:val="center"/>
              <w:rPr>
                <w:rFonts w:eastAsia="Arial" w:cs="Traditional Arabic"/>
                <w:b/>
                <w:bCs/>
                <w:color w:val="FFFFFF"/>
                <w:sz w:val="28"/>
                <w:szCs w:val="28"/>
              </w:rPr>
            </w:pPr>
            <w:r>
              <w:rPr>
                <w:rFonts w:eastAsia="Arial" w:cs="Traditional Arabic" w:hint="cs"/>
                <w:b/>
                <w:bCs/>
                <w:color w:val="FFFFFF"/>
                <w:sz w:val="28"/>
                <w:szCs w:val="28"/>
                <w:rtl/>
              </w:rPr>
              <w:t>النسبة في</w:t>
            </w:r>
            <w:r>
              <w:rPr>
                <w:rFonts w:eastAsia="Arial" w:cs="Traditional Arabic" w:hint="cs"/>
                <w:b/>
                <w:bCs/>
                <w:color w:val="FFFFFF"/>
                <w:sz w:val="28"/>
                <w:szCs w:val="28"/>
                <w:rtl/>
              </w:rPr>
              <w:br/>
            </w:r>
            <w:r>
              <w:rPr>
                <w:rFonts w:asciiTheme="minorBidi" w:hAnsiTheme="minorBidi" w:hint="cs"/>
                <w:color w:val="FFFFFF" w:themeColor="background1"/>
                <w:sz w:val="28"/>
                <w:szCs w:val="28"/>
              </w:rPr>
              <w:t xml:space="preserve"> OASIS-3</w:t>
            </w:r>
          </w:p>
        </w:tc>
      </w:tr>
      <w:tr w:rsidR="00E82557" w14:paraId="26DBAA92" w14:textId="77777777" w:rsidTr="0002760F">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20400769" w14:textId="77777777" w:rsidR="00E82557" w:rsidRDefault="00E82557" w:rsidP="0002760F">
            <w:pPr>
              <w:bidi w:val="0"/>
              <w:jc w:val="center"/>
              <w:rPr>
                <w:rFonts w:cs="Traditional Arabic"/>
                <w:sz w:val="22"/>
                <w:szCs w:val="22"/>
              </w:rPr>
            </w:pPr>
            <w:r>
              <w:rPr>
                <w:rFonts w:asciiTheme="minorBidi" w:hAnsiTheme="minorBidi" w:hint="cs"/>
                <w:color w:val="202020"/>
              </w:rPr>
              <w:t>Class 0:</w:t>
            </w:r>
            <w:r>
              <w:rPr>
                <w:rFonts w:eastAsia="Arial" w:cs="Traditional Arabic" w:hint="cs"/>
                <w:color w:val="202020"/>
                <w:sz w:val="22"/>
                <w:szCs w:val="22"/>
              </w:rPr>
              <w:t xml:space="preserve"> </w:t>
            </w:r>
            <w:r>
              <w:rPr>
                <w:rFonts w:eastAsia="Arial" w:cs="Traditional Arabic" w:hint="cs"/>
                <w:color w:val="202020"/>
                <w:sz w:val="22"/>
                <w:szCs w:val="22"/>
                <w:rtl/>
              </w:rPr>
              <w:t>طبيعي</w:t>
            </w:r>
          </w:p>
        </w:tc>
        <w:tc>
          <w:tcPr>
            <w:tcW w:w="18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53690722" w14:textId="77777777" w:rsidR="00E82557" w:rsidRDefault="00E82557" w:rsidP="0002760F">
            <w:pPr>
              <w:bidi w:val="0"/>
              <w:jc w:val="center"/>
              <w:rPr>
                <w:rFonts w:asciiTheme="minorBidi" w:hAnsiTheme="minorBidi"/>
                <w:color w:val="202020"/>
              </w:rPr>
            </w:pPr>
            <w:r>
              <w:rPr>
                <w:rFonts w:asciiTheme="minorBidi" w:hAnsiTheme="minorBidi" w:hint="cs"/>
                <w:color w:val="202020"/>
              </w:rPr>
              <w:t>336 (77%)</w:t>
            </w:r>
          </w:p>
        </w:tc>
        <w:tc>
          <w:tcPr>
            <w:tcW w:w="18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7F4381D5" w14:textId="77777777" w:rsidR="00E82557" w:rsidRDefault="00E82557" w:rsidP="0002760F">
            <w:pPr>
              <w:bidi w:val="0"/>
              <w:jc w:val="center"/>
              <w:rPr>
                <w:rFonts w:asciiTheme="minorBidi" w:hAnsiTheme="minorBidi"/>
                <w:color w:val="202020"/>
              </w:rPr>
            </w:pPr>
            <w:r>
              <w:rPr>
                <w:rFonts w:asciiTheme="minorBidi" w:hAnsiTheme="minorBidi" w:hint="cs"/>
                <w:color w:val="202020"/>
              </w:rPr>
              <w:t>206 (55%)</w:t>
            </w:r>
          </w:p>
        </w:tc>
        <w:tc>
          <w:tcPr>
            <w:tcW w:w="1826"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5BD8CA74" w14:textId="77777777" w:rsidR="00E82557" w:rsidRDefault="00E82557" w:rsidP="0002760F">
            <w:pPr>
              <w:bidi w:val="0"/>
              <w:jc w:val="center"/>
              <w:rPr>
                <w:rFonts w:asciiTheme="minorBidi" w:hAnsiTheme="minorBidi"/>
                <w:color w:val="202020"/>
              </w:rPr>
            </w:pPr>
            <w:r>
              <w:rPr>
                <w:rFonts w:asciiTheme="minorBidi" w:hAnsiTheme="minorBidi" w:hint="cs"/>
                <w:color w:val="202020"/>
              </w:rPr>
              <w:t>1210 (56%)</w:t>
            </w:r>
          </w:p>
        </w:tc>
      </w:tr>
      <w:tr w:rsidR="00E82557" w14:paraId="3D6772A9" w14:textId="77777777" w:rsidTr="0002760F">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542B6221" w14:textId="77777777" w:rsidR="00E82557" w:rsidRDefault="00E82557" w:rsidP="0002760F">
            <w:pPr>
              <w:bidi w:val="0"/>
              <w:jc w:val="center"/>
              <w:rPr>
                <w:rFonts w:cs="Traditional Arabic"/>
                <w:sz w:val="22"/>
                <w:szCs w:val="22"/>
              </w:rPr>
            </w:pPr>
            <w:r>
              <w:rPr>
                <w:rFonts w:asciiTheme="minorBidi" w:hAnsiTheme="minorBidi" w:hint="cs"/>
                <w:color w:val="202020"/>
              </w:rPr>
              <w:t>Class 1:</w:t>
            </w:r>
            <w:r>
              <w:rPr>
                <w:rFonts w:eastAsia="Arial" w:cs="Traditional Arabic" w:hint="cs"/>
                <w:color w:val="202020"/>
                <w:sz w:val="22"/>
                <w:szCs w:val="22"/>
              </w:rPr>
              <w:t xml:space="preserve"> </w:t>
            </w:r>
            <w:r>
              <w:rPr>
                <w:rFonts w:eastAsia="Arial" w:cs="Traditional Arabic" w:hint="cs"/>
                <w:color w:val="202020"/>
                <w:sz w:val="22"/>
                <w:szCs w:val="22"/>
                <w:rtl/>
              </w:rPr>
              <w:t>خرف خفيف جداً</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1F606395" w14:textId="77777777" w:rsidR="00E82557" w:rsidRDefault="00E82557" w:rsidP="0002760F">
            <w:pPr>
              <w:bidi w:val="0"/>
              <w:jc w:val="center"/>
              <w:rPr>
                <w:rFonts w:asciiTheme="minorBidi" w:hAnsiTheme="minorBidi"/>
                <w:color w:val="202020"/>
              </w:rPr>
            </w:pPr>
            <w:r>
              <w:rPr>
                <w:rFonts w:asciiTheme="minorBidi" w:hAnsiTheme="minorBidi" w:hint="cs"/>
                <w:color w:val="202020"/>
              </w:rPr>
              <w:t>70 (16%)</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4FD90B91" w14:textId="77777777" w:rsidR="00E82557" w:rsidRDefault="00E82557" w:rsidP="0002760F">
            <w:pPr>
              <w:bidi w:val="0"/>
              <w:jc w:val="center"/>
              <w:rPr>
                <w:rFonts w:asciiTheme="minorBidi" w:hAnsiTheme="minorBidi"/>
                <w:color w:val="202020"/>
              </w:rPr>
            </w:pPr>
            <w:r>
              <w:rPr>
                <w:rFonts w:asciiTheme="minorBidi" w:hAnsiTheme="minorBidi" w:hint="cs"/>
                <w:color w:val="202020"/>
              </w:rPr>
              <w:t>123 (33%)</w:t>
            </w:r>
          </w:p>
        </w:tc>
        <w:tc>
          <w:tcPr>
            <w:tcW w:w="18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549D9B9B" w14:textId="77777777" w:rsidR="00E82557" w:rsidRDefault="00E82557" w:rsidP="0002760F">
            <w:pPr>
              <w:bidi w:val="0"/>
              <w:jc w:val="center"/>
              <w:rPr>
                <w:rFonts w:asciiTheme="minorBidi" w:hAnsiTheme="minorBidi"/>
                <w:color w:val="202020"/>
              </w:rPr>
            </w:pPr>
            <w:r>
              <w:rPr>
                <w:rFonts w:asciiTheme="minorBidi" w:hAnsiTheme="minorBidi" w:hint="cs"/>
                <w:color w:val="202020"/>
              </w:rPr>
              <w:t>516 (24%)</w:t>
            </w:r>
          </w:p>
        </w:tc>
      </w:tr>
      <w:tr w:rsidR="00E82557" w14:paraId="3766C0F8" w14:textId="77777777" w:rsidTr="0002760F">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44A67FB5" w14:textId="77777777" w:rsidR="00E82557" w:rsidRDefault="00E82557" w:rsidP="0002760F">
            <w:pPr>
              <w:bidi w:val="0"/>
              <w:jc w:val="center"/>
            </w:pPr>
            <w:r>
              <w:rPr>
                <w:rFonts w:asciiTheme="minorBidi" w:hAnsiTheme="minorBidi"/>
                <w:color w:val="202020"/>
              </w:rPr>
              <w:t>Class 2:</w:t>
            </w:r>
            <w:r>
              <w:rPr>
                <w:rFonts w:ascii="Arial" w:eastAsia="Arial" w:hAnsi="Arial" w:cs="Arial"/>
                <w:color w:val="202020"/>
              </w:rPr>
              <w:t xml:space="preserve"> </w:t>
            </w:r>
            <w:r>
              <w:rPr>
                <w:rFonts w:ascii="Arial" w:eastAsia="Arial" w:hAnsi="Arial" w:cs="Arial" w:hint="cs"/>
                <w:color w:val="202020"/>
                <w:rtl/>
              </w:rPr>
              <w:t>خرف خفيف</w:t>
            </w:r>
          </w:p>
        </w:tc>
        <w:tc>
          <w:tcPr>
            <w:tcW w:w="18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427E1314" w14:textId="77777777" w:rsidR="00E82557" w:rsidRDefault="00E82557" w:rsidP="0002760F">
            <w:pPr>
              <w:bidi w:val="0"/>
              <w:jc w:val="center"/>
              <w:rPr>
                <w:rFonts w:asciiTheme="minorBidi" w:hAnsiTheme="minorBidi"/>
                <w:color w:val="202020"/>
              </w:rPr>
            </w:pPr>
            <w:r>
              <w:rPr>
                <w:rFonts w:asciiTheme="minorBidi" w:hAnsiTheme="minorBidi"/>
                <w:color w:val="202020"/>
              </w:rPr>
              <w:t>28 (6%)</w:t>
            </w:r>
          </w:p>
        </w:tc>
        <w:tc>
          <w:tcPr>
            <w:tcW w:w="18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79AEB550" w14:textId="77777777" w:rsidR="00E82557" w:rsidRDefault="00E82557" w:rsidP="0002760F">
            <w:pPr>
              <w:bidi w:val="0"/>
              <w:jc w:val="center"/>
              <w:rPr>
                <w:rFonts w:asciiTheme="minorBidi" w:hAnsiTheme="minorBidi"/>
                <w:color w:val="202020"/>
              </w:rPr>
            </w:pPr>
            <w:r>
              <w:rPr>
                <w:rFonts w:asciiTheme="minorBidi" w:hAnsiTheme="minorBidi"/>
                <w:color w:val="202020"/>
              </w:rPr>
              <w:t>41 (11%)</w:t>
            </w:r>
          </w:p>
        </w:tc>
        <w:tc>
          <w:tcPr>
            <w:tcW w:w="1826"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3E6EB01B" w14:textId="77777777" w:rsidR="00E82557" w:rsidRDefault="00E82557" w:rsidP="0002760F">
            <w:pPr>
              <w:bidi w:val="0"/>
              <w:jc w:val="center"/>
              <w:rPr>
                <w:rFonts w:asciiTheme="minorBidi" w:hAnsiTheme="minorBidi"/>
                <w:color w:val="202020"/>
              </w:rPr>
            </w:pPr>
            <w:r>
              <w:rPr>
                <w:rFonts w:asciiTheme="minorBidi" w:hAnsiTheme="minorBidi"/>
                <w:color w:val="202020"/>
              </w:rPr>
              <w:t>262 (12%)</w:t>
            </w:r>
          </w:p>
        </w:tc>
      </w:tr>
      <w:tr w:rsidR="00E82557" w14:paraId="69500666" w14:textId="77777777" w:rsidTr="0002760F">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7C05B6AB" w14:textId="77777777" w:rsidR="00E82557" w:rsidRDefault="00E82557" w:rsidP="0002760F">
            <w:pPr>
              <w:bidi w:val="0"/>
              <w:jc w:val="center"/>
            </w:pPr>
            <w:r>
              <w:rPr>
                <w:rFonts w:asciiTheme="minorBidi" w:hAnsiTheme="minorBidi"/>
                <w:color w:val="202020"/>
              </w:rPr>
              <w:t>Class 3:</w:t>
            </w:r>
            <w:r>
              <w:rPr>
                <w:rFonts w:ascii="Arial" w:eastAsia="Arial" w:hAnsi="Arial" w:cs="Arial"/>
                <w:color w:val="202020"/>
              </w:rPr>
              <w:t xml:space="preserve"> </w:t>
            </w:r>
            <w:r>
              <w:rPr>
                <w:rFonts w:ascii="Arial" w:eastAsia="Arial" w:hAnsi="Arial" w:cs="Arial" w:hint="cs"/>
                <w:color w:val="202020"/>
                <w:rtl/>
              </w:rPr>
              <w:t>خرف متوسط</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023DB064" w14:textId="77777777" w:rsidR="00E82557" w:rsidRDefault="00E82557" w:rsidP="0002760F">
            <w:pPr>
              <w:bidi w:val="0"/>
              <w:jc w:val="center"/>
              <w:rPr>
                <w:rFonts w:asciiTheme="minorBidi" w:hAnsiTheme="minorBidi"/>
                <w:color w:val="202020"/>
              </w:rPr>
            </w:pPr>
            <w:r>
              <w:rPr>
                <w:rFonts w:asciiTheme="minorBidi" w:hAnsiTheme="minorBidi"/>
                <w:color w:val="202020"/>
              </w:rPr>
              <w:t>2 (0.5%)</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13A49FF5" w14:textId="77777777" w:rsidR="00E82557" w:rsidRDefault="00E82557" w:rsidP="0002760F">
            <w:pPr>
              <w:bidi w:val="0"/>
              <w:jc w:val="center"/>
              <w:rPr>
                <w:rFonts w:asciiTheme="minorBidi" w:hAnsiTheme="minorBidi"/>
                <w:color w:val="202020"/>
              </w:rPr>
            </w:pPr>
            <w:r>
              <w:rPr>
                <w:rFonts w:asciiTheme="minorBidi" w:hAnsiTheme="minorBidi"/>
                <w:color w:val="202020"/>
              </w:rPr>
              <w:t>3 (0.8%)</w:t>
            </w:r>
          </w:p>
        </w:tc>
        <w:tc>
          <w:tcPr>
            <w:tcW w:w="18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2D993341" w14:textId="77777777" w:rsidR="00E82557" w:rsidRDefault="00E82557" w:rsidP="0002760F">
            <w:pPr>
              <w:bidi w:val="0"/>
              <w:jc w:val="center"/>
              <w:rPr>
                <w:rFonts w:asciiTheme="minorBidi" w:hAnsiTheme="minorBidi"/>
                <w:color w:val="202020"/>
              </w:rPr>
            </w:pPr>
            <w:r>
              <w:rPr>
                <w:rFonts w:asciiTheme="minorBidi" w:hAnsiTheme="minorBidi"/>
                <w:color w:val="202020"/>
              </w:rPr>
              <w:t>180 (8%)</w:t>
            </w:r>
          </w:p>
        </w:tc>
      </w:tr>
    </w:tbl>
    <w:p w14:paraId="0B568BB2" w14:textId="77777777" w:rsidR="00E82557" w:rsidRPr="00E82557" w:rsidRDefault="00E82557" w:rsidP="00E82557">
      <w:pPr>
        <w:rPr>
          <w:lang w:bidi="ar-SY"/>
        </w:rPr>
      </w:pPr>
    </w:p>
    <w:p w14:paraId="3019606A" w14:textId="1126E68F" w:rsidR="00B86437" w:rsidRPr="00271547" w:rsidRDefault="00085FF6">
      <w:pPr>
        <w:pStyle w:val="Heading2"/>
        <w:numPr>
          <w:ilvl w:val="1"/>
          <w:numId w:val="13"/>
        </w:numPr>
        <w:rPr>
          <w:rFonts w:cs="Traditional Arabic"/>
          <w:b/>
          <w:bCs/>
          <w:caps w:val="0"/>
          <w:color w:val="0D0D0D" w:themeColor="text1" w:themeTint="F2"/>
          <w:sz w:val="32"/>
          <w:szCs w:val="32"/>
          <w:rtl/>
        </w:rPr>
      </w:pPr>
      <w:r w:rsidRPr="00271547">
        <w:rPr>
          <w:rFonts w:cs="Traditional Arabic" w:hint="cs"/>
          <w:b/>
          <w:bCs/>
          <w:caps w:val="0"/>
          <w:color w:val="0D0D0D" w:themeColor="text1" w:themeTint="F2"/>
          <w:sz w:val="32"/>
          <w:szCs w:val="32"/>
          <w:rtl/>
        </w:rPr>
        <w:t>مشكلة عدم توازن المعطيات</w:t>
      </w:r>
      <w:r w:rsidR="00B86437" w:rsidRPr="00271547">
        <w:rPr>
          <w:rFonts w:cs="Traditional Arabic" w:hint="cs"/>
          <w:b/>
          <w:bCs/>
          <w:caps w:val="0"/>
          <w:color w:val="0D0D0D" w:themeColor="text1" w:themeTint="F2"/>
          <w:sz w:val="32"/>
          <w:szCs w:val="32"/>
          <w:rtl/>
        </w:rPr>
        <w:t>:</w:t>
      </w:r>
    </w:p>
    <w:p w14:paraId="14270C62" w14:textId="77777777" w:rsidR="00B86437" w:rsidRPr="00271547" w:rsidRDefault="00B86437" w:rsidP="00B86437">
      <w:pPr>
        <w:rPr>
          <w:rFonts w:cs="Traditional Arabic"/>
          <w:color w:val="202020"/>
        </w:rPr>
      </w:pPr>
      <w:r w:rsidRPr="00271547">
        <w:rPr>
          <w:rFonts w:cs="Traditional Arabic"/>
          <w:color w:val="202020"/>
          <w:rtl/>
        </w:rPr>
        <w:t>تُعد مشكلة عدم توازن الفئات</w:t>
      </w:r>
      <w:r w:rsidRPr="00271547">
        <w:rPr>
          <w:rFonts w:cs="Traditional Arabic"/>
          <w:color w:val="202020"/>
        </w:rPr>
        <w:t xml:space="preserve"> (Class Imbalance) </w:t>
      </w:r>
      <w:r w:rsidRPr="00271547">
        <w:rPr>
          <w:rFonts w:cs="Traditional Arabic"/>
          <w:color w:val="202020"/>
          <w:rtl/>
        </w:rPr>
        <w:t xml:space="preserve">في مجموعات بيانات </w:t>
      </w:r>
      <w:r w:rsidRPr="00271547">
        <w:rPr>
          <w:rFonts w:cs="Traditional Arabic"/>
          <w:color w:val="202020"/>
        </w:rPr>
        <w:t xml:space="preserve">OASIS </w:t>
      </w:r>
      <w:r w:rsidRPr="00271547">
        <w:rPr>
          <w:rFonts w:cs="Traditional Arabic"/>
          <w:color w:val="202020"/>
          <w:rtl/>
        </w:rPr>
        <w:t>من أبرز التحديات التي واجهتها الدراسات، حيث يظهر تباين حاد في توزيع العينات؛ إذ تشكل الفئة الطبيعية</w:t>
      </w:r>
      <w:r w:rsidRPr="00271547">
        <w:rPr>
          <w:rFonts w:cs="Traditional Arabic"/>
          <w:color w:val="202020"/>
        </w:rPr>
        <w:t xml:space="preserve"> (Class 0) </w:t>
      </w:r>
      <w:r w:rsidRPr="00271547">
        <w:rPr>
          <w:rFonts w:cs="Traditional Arabic"/>
          <w:color w:val="202020"/>
          <w:rtl/>
        </w:rPr>
        <w:t xml:space="preserve">الغالبية العظمى بنسبة تصل إلى 77% في بعض </w:t>
      </w:r>
      <w:r w:rsidRPr="00271547">
        <w:rPr>
          <w:rFonts w:cs="Traditional Arabic"/>
          <w:color w:val="202020"/>
          <w:rtl/>
        </w:rPr>
        <w:lastRenderedPageBreak/>
        <w:t>الإصدارات، بينما تنخفض نسبة فئة الخرف المتوسط</w:t>
      </w:r>
      <w:r w:rsidRPr="00271547">
        <w:rPr>
          <w:rFonts w:cs="Traditional Arabic"/>
          <w:color w:val="202020"/>
        </w:rPr>
        <w:t xml:space="preserve"> (Class 3) </w:t>
      </w:r>
      <w:r w:rsidRPr="00271547">
        <w:rPr>
          <w:rFonts w:cs="Traditional Arabic"/>
          <w:color w:val="202020"/>
          <w:rtl/>
        </w:rPr>
        <w:t>لتصل إلى نحو 0.5% فقط</w:t>
      </w:r>
      <w:r w:rsidRPr="00271547">
        <w:rPr>
          <w:rFonts w:cs="Traditional Arabic"/>
          <w:color w:val="202020"/>
        </w:rPr>
        <w:t xml:space="preserve">. </w:t>
      </w:r>
      <w:r w:rsidRPr="00271547">
        <w:rPr>
          <w:rFonts w:cs="Traditional Arabic"/>
          <w:color w:val="202020"/>
          <w:rtl/>
        </w:rPr>
        <w:t>ولتجاوز هذه العقبة وتحسين قدرة النماذج على التعميم، اتبعت الأبحاث منهجيات متنوعة لمعالجة هذا الاختلال</w:t>
      </w:r>
      <w:r w:rsidRPr="00271547">
        <w:rPr>
          <w:rFonts w:cs="Traditional Arabic"/>
          <w:color w:val="202020"/>
        </w:rPr>
        <w:t>:</w:t>
      </w:r>
    </w:p>
    <w:p w14:paraId="3912D40F" w14:textId="570631FB" w:rsidR="00B86437" w:rsidRPr="00271547" w:rsidRDefault="00B86437">
      <w:pPr>
        <w:numPr>
          <w:ilvl w:val="0"/>
          <w:numId w:val="5"/>
        </w:numPr>
        <w:spacing w:line="240" w:lineRule="auto"/>
        <w:rPr>
          <w:rFonts w:cs="Traditional Arabic"/>
          <w:color w:val="202020"/>
        </w:rPr>
      </w:pPr>
      <w:r w:rsidRPr="00271547">
        <w:rPr>
          <w:rFonts w:cs="Traditional Arabic"/>
          <w:b/>
          <w:bCs/>
          <w:color w:val="202020"/>
          <w:rtl/>
        </w:rPr>
        <w:t>توليد البيانات الاصطناعية باستخدام شبكات الخصومة التوليدية</w:t>
      </w:r>
      <w:r w:rsidRPr="00271547">
        <w:rPr>
          <w:rFonts w:cs="Traditional Arabic"/>
          <w:b/>
          <w:bCs/>
          <w:color w:val="202020"/>
        </w:rPr>
        <w:t xml:space="preserve"> (GAN): </w:t>
      </w:r>
      <w:r w:rsidRPr="00271547">
        <w:rPr>
          <w:rFonts w:cs="Traditional Arabic"/>
          <w:color w:val="202020"/>
          <w:rtl/>
        </w:rPr>
        <w:t>برزت هذه التقنية كحل متطور لتوليد عينات اصطناعية مخصصة للفئات الأقل تمثيلاً (مثل الخرف الخفيف والمتوسط)، مما مكن النماذج من التدرب على قاعدة بيانات متوازنة تقنياً، وأدى ذلك إلى رفع الدقة التشخيصية لتتجاوز 97% في بعض المجموعات</w:t>
      </w:r>
      <w:r w:rsidR="00973120" w:rsidRPr="00271547">
        <w:rPr>
          <w:rFonts w:cs="Traditional Arabic"/>
          <w:color w:val="202020"/>
        </w:rPr>
        <w:t xml:space="preserve">  </w:t>
      </w:r>
      <w:sdt>
        <w:sdtPr>
          <w:rPr>
            <w:rFonts w:cs="Traditional Arabic"/>
            <w:color w:val="202020"/>
            <w:rtl/>
          </w:rPr>
          <w:id w:val="1247084698"/>
          <w:citation/>
        </w:sdtPr>
        <w:sdtContent>
          <w:r w:rsidR="007B68A4" w:rsidRPr="00271547">
            <w:rPr>
              <w:rFonts w:cs="Traditional Arabic"/>
              <w:color w:val="202020"/>
              <w:rtl/>
            </w:rPr>
            <w:fldChar w:fldCharType="begin"/>
          </w:r>
          <w:r w:rsidR="00F01266">
            <w:rPr>
              <w:rFonts w:cs="Traditional Arabic"/>
              <w:color w:val="202020"/>
            </w:rPr>
            <w:instrText xml:space="preserve">CITATION 1 \l 1031 </w:instrText>
          </w:r>
          <w:r w:rsidR="007B68A4" w:rsidRPr="00271547">
            <w:rPr>
              <w:rFonts w:cs="Traditional Arabic"/>
              <w:color w:val="202020"/>
              <w:rtl/>
            </w:rPr>
            <w:fldChar w:fldCharType="separate"/>
          </w:r>
          <w:r w:rsidR="002819D6" w:rsidRPr="002819D6">
            <w:rPr>
              <w:rFonts w:cs="Traditional Arabic"/>
              <w:noProof/>
              <w:color w:val="202020"/>
            </w:rPr>
            <w:t>[2]</w:t>
          </w:r>
          <w:r w:rsidR="007B68A4" w:rsidRPr="00271547">
            <w:rPr>
              <w:rFonts w:cs="Traditional Arabic"/>
              <w:color w:val="202020"/>
              <w:rtl/>
            </w:rPr>
            <w:fldChar w:fldCharType="end"/>
          </w:r>
        </w:sdtContent>
      </w:sdt>
    </w:p>
    <w:p w14:paraId="5F001DE6" w14:textId="20AC76AC" w:rsidR="00470C4E" w:rsidRPr="00271547" w:rsidRDefault="00B86437">
      <w:pPr>
        <w:numPr>
          <w:ilvl w:val="0"/>
          <w:numId w:val="5"/>
        </w:numPr>
        <w:spacing w:line="240" w:lineRule="auto"/>
        <w:rPr>
          <w:rFonts w:cs="Traditional Arabic"/>
          <w:color w:val="202020"/>
        </w:rPr>
      </w:pPr>
      <w:r w:rsidRPr="00271547">
        <w:rPr>
          <w:rFonts w:cs="Traditional Arabic"/>
          <w:b/>
          <w:bCs/>
          <w:color w:val="202020"/>
        </w:rPr>
        <w:t xml:space="preserve"> </w:t>
      </w:r>
      <w:r w:rsidRPr="00271547">
        <w:rPr>
          <w:rFonts w:cs="Traditional Arabic"/>
          <w:b/>
          <w:bCs/>
          <w:color w:val="202020"/>
          <w:rtl/>
        </w:rPr>
        <w:t>زيادة البيانات</w:t>
      </w:r>
      <w:r w:rsidRPr="00271547">
        <w:rPr>
          <w:rFonts w:cs="Traditional Arabic"/>
          <w:color w:val="202020"/>
        </w:rPr>
        <w:t xml:space="preserve"> </w:t>
      </w:r>
      <w:r w:rsidRPr="00271547">
        <w:rPr>
          <w:rFonts w:cs="Traditional Arabic"/>
          <w:b/>
          <w:bCs/>
          <w:color w:val="202020"/>
        </w:rPr>
        <w:t>(Data Augmentation):</w:t>
      </w:r>
      <w:r w:rsidRPr="00271547">
        <w:rPr>
          <w:rFonts w:cs="Traditional Arabic"/>
          <w:color w:val="202020"/>
        </w:rPr>
        <w:t xml:space="preserve"> </w:t>
      </w:r>
      <w:r w:rsidRPr="00271547">
        <w:rPr>
          <w:rFonts w:cs="Traditional Arabic"/>
          <w:color w:val="202020"/>
          <w:rtl/>
        </w:rPr>
        <w:t xml:space="preserve">استُخدمت تقنيات زيادة البيانات التقليدية لصور الرنين المغناطيسي </w:t>
      </w:r>
      <w:r w:rsidR="004C043B" w:rsidRPr="00271547">
        <w:rPr>
          <w:rFonts w:cs="Traditional Arabic" w:hint="cs"/>
          <w:color w:val="202020"/>
          <w:rtl/>
        </w:rPr>
        <w:t xml:space="preserve">بتحسنها </w:t>
      </w:r>
      <w:r w:rsidR="00470C4E" w:rsidRPr="00271547">
        <w:rPr>
          <w:rFonts w:cs="Traditional Arabic" w:hint="cs"/>
          <w:color w:val="202020"/>
          <w:rtl/>
        </w:rPr>
        <w:t>بل</w:t>
      </w:r>
      <w:r w:rsidR="004C043B" w:rsidRPr="00271547">
        <w:rPr>
          <w:rFonts w:cs="Traditional Arabic" w:hint="cs"/>
          <w:color w:val="202020"/>
          <w:rtl/>
        </w:rPr>
        <w:t xml:space="preserve">ل </w:t>
      </w:r>
      <w:r w:rsidR="00276221" w:rsidRPr="00271547">
        <w:rPr>
          <w:rFonts w:cs="Traditional Arabic"/>
          <w:color w:val="202020"/>
        </w:rPr>
        <w:t>Avera filtering</w:t>
      </w:r>
      <w:r w:rsidR="004C043B" w:rsidRPr="00271547">
        <w:rPr>
          <w:rFonts w:cs="Traditional Arabic" w:hint="cs"/>
          <w:color w:val="202020"/>
          <w:rtl/>
        </w:rPr>
        <w:t xml:space="preserve"> وتصحيح تباين الإضاءة </w:t>
      </w:r>
      <w:r w:rsidRPr="00271547">
        <w:rPr>
          <w:rFonts w:cs="Traditional Arabic"/>
          <w:color w:val="202020"/>
          <w:rtl/>
        </w:rPr>
        <w:t>لضمان تمثيل كافٍ لكل فئة قبل عملية التصن</w:t>
      </w:r>
      <w:r w:rsidR="00470C4E" w:rsidRPr="00271547">
        <w:rPr>
          <w:rFonts w:cs="Traditional Arabic" w:hint="cs"/>
          <w:color w:val="202020"/>
          <w:rtl/>
        </w:rPr>
        <w:t>يف</w:t>
      </w:r>
      <w:r w:rsidR="00F20FA8" w:rsidRPr="00271547">
        <w:rPr>
          <w:rFonts w:cs="Traditional Arabic"/>
          <w:color w:val="202020"/>
          <w:rtl/>
        </w:rPr>
        <w:t xml:space="preserve"> </w:t>
      </w:r>
      <w:sdt>
        <w:sdtPr>
          <w:rPr>
            <w:rFonts w:cs="Traditional Arabic"/>
            <w:color w:val="202020"/>
            <w:rtl/>
          </w:rPr>
          <w:id w:val="-324205577"/>
          <w:citation/>
        </w:sdtPr>
        <w:sdtContent>
          <w:r w:rsidR="00F20FA8" w:rsidRPr="00271547">
            <w:rPr>
              <w:rFonts w:cs="Traditional Arabic"/>
              <w:color w:val="202020"/>
              <w:rtl/>
            </w:rPr>
            <w:fldChar w:fldCharType="begin"/>
          </w:r>
          <w:r w:rsidR="00F01266">
            <w:rPr>
              <w:rFonts w:cs="Traditional Arabic"/>
              <w:color w:val="202020"/>
            </w:rPr>
            <w:instrText xml:space="preserve">CITATION 2 \l 1033 </w:instrText>
          </w:r>
          <w:r w:rsidR="00F20FA8" w:rsidRPr="00271547">
            <w:rPr>
              <w:rFonts w:cs="Traditional Arabic"/>
              <w:color w:val="202020"/>
              <w:rtl/>
            </w:rPr>
            <w:fldChar w:fldCharType="separate"/>
          </w:r>
          <w:r w:rsidR="002819D6" w:rsidRPr="002819D6">
            <w:rPr>
              <w:rFonts w:cs="Traditional Arabic"/>
              <w:noProof/>
              <w:color w:val="202020"/>
            </w:rPr>
            <w:t>[3]</w:t>
          </w:r>
          <w:r w:rsidR="00F20FA8" w:rsidRPr="00271547">
            <w:rPr>
              <w:rFonts w:cs="Traditional Arabic"/>
              <w:color w:val="202020"/>
              <w:rtl/>
            </w:rPr>
            <w:fldChar w:fldCharType="end"/>
          </w:r>
        </w:sdtContent>
      </w:sdt>
      <w:sdt>
        <w:sdtPr>
          <w:rPr>
            <w:rFonts w:cs="Traditional Arabic"/>
            <w:color w:val="202020"/>
            <w:rtl/>
          </w:rPr>
          <w:id w:val="-155229206"/>
          <w:citation/>
        </w:sdtPr>
        <w:sdtContent>
          <w:r w:rsidR="00F20FA8" w:rsidRPr="00271547">
            <w:rPr>
              <w:rFonts w:cs="Traditional Arabic"/>
              <w:color w:val="202020"/>
              <w:rtl/>
            </w:rPr>
            <w:fldChar w:fldCharType="begin"/>
          </w:r>
          <w:r w:rsidR="002819D6">
            <w:rPr>
              <w:rFonts w:cs="Traditional Arabic"/>
              <w:color w:val="202020"/>
            </w:rPr>
            <w:instrText xml:space="preserve">CITATION Jyo17 \l 1031 </w:instrText>
          </w:r>
          <w:r w:rsidR="00F20FA8" w:rsidRPr="00271547">
            <w:rPr>
              <w:rFonts w:cs="Traditional Arabic"/>
              <w:color w:val="202020"/>
              <w:rtl/>
            </w:rPr>
            <w:fldChar w:fldCharType="separate"/>
          </w:r>
          <w:r w:rsidR="002819D6">
            <w:rPr>
              <w:rFonts w:cs="Traditional Arabic"/>
              <w:noProof/>
              <w:color w:val="202020"/>
              <w:rtl/>
            </w:rPr>
            <w:t xml:space="preserve"> </w:t>
          </w:r>
          <w:r w:rsidR="002819D6" w:rsidRPr="002819D6">
            <w:rPr>
              <w:rFonts w:cs="Traditional Arabic"/>
              <w:noProof/>
              <w:color w:val="202020"/>
            </w:rPr>
            <w:t>[4]</w:t>
          </w:r>
          <w:r w:rsidR="00F20FA8" w:rsidRPr="00271547">
            <w:rPr>
              <w:rFonts w:cs="Traditional Arabic"/>
              <w:color w:val="202020"/>
              <w:rtl/>
            </w:rPr>
            <w:fldChar w:fldCharType="end"/>
          </w:r>
        </w:sdtContent>
      </w:sdt>
    </w:p>
    <w:p w14:paraId="36B0D7DC" w14:textId="0F2225F3" w:rsidR="00F20FA8" w:rsidRPr="00271547" w:rsidRDefault="00F20FA8">
      <w:pPr>
        <w:numPr>
          <w:ilvl w:val="0"/>
          <w:numId w:val="5"/>
        </w:numPr>
        <w:spacing w:line="240" w:lineRule="auto"/>
        <w:rPr>
          <w:rFonts w:cs="Traditional Arabic"/>
          <w:color w:val="202020"/>
        </w:rPr>
      </w:pPr>
      <w:r w:rsidRPr="003F44CB">
        <w:rPr>
          <w:rFonts w:cs="Traditional Arabic"/>
          <w:b/>
          <w:bCs/>
          <w:color w:val="202020"/>
          <w:highlight w:val="yellow"/>
          <w:rtl/>
        </w:rPr>
        <w:t>تحسين الصور</w:t>
      </w:r>
      <w:r w:rsidRPr="003F44CB">
        <w:rPr>
          <w:rFonts w:cs="Traditional Arabic"/>
          <w:b/>
          <w:bCs/>
          <w:color w:val="202020"/>
          <w:highlight w:val="yellow"/>
        </w:rPr>
        <w:t>:</w:t>
      </w:r>
      <w:r w:rsidRPr="003F44CB">
        <w:rPr>
          <w:rFonts w:cs="Traditional Arabic"/>
          <w:color w:val="202020"/>
          <w:highlight w:val="yellow"/>
        </w:rPr>
        <w:t xml:space="preserve"> </w:t>
      </w:r>
      <w:r w:rsidRPr="003F44CB">
        <w:rPr>
          <w:rFonts w:cs="Traditional Arabic"/>
          <w:color w:val="202020"/>
          <w:highlight w:val="yellow"/>
          <w:rtl/>
        </w:rPr>
        <w:t>تشمل المنهجيات المقترحة تحسين جودة صور</w:t>
      </w:r>
      <w:r w:rsidRPr="003F44CB">
        <w:rPr>
          <w:rFonts w:cs="Traditional Arabic"/>
          <w:color w:val="202020"/>
          <w:highlight w:val="yellow"/>
        </w:rPr>
        <w:t xml:space="preserve"> MRI </w:t>
      </w:r>
      <w:r w:rsidRPr="003F44CB">
        <w:rPr>
          <w:rFonts w:cs="Traditional Arabic"/>
          <w:color w:val="202020"/>
          <w:highlight w:val="yellow"/>
          <w:rtl/>
        </w:rPr>
        <w:t>باستخدام الفلتر الوسيط</w:t>
      </w:r>
      <w:r w:rsidRPr="003F44CB">
        <w:rPr>
          <w:rFonts w:cs="Traditional Arabic"/>
          <w:color w:val="202020"/>
          <w:highlight w:val="yellow"/>
        </w:rPr>
        <w:t xml:space="preserve"> (Median Filter)</w:t>
      </w:r>
      <w:r w:rsidRPr="003F44CB">
        <w:rPr>
          <w:rFonts w:cs="Traditional Arabic"/>
          <w:color w:val="202020"/>
          <w:highlight w:val="yellow"/>
          <w:rtl/>
        </w:rPr>
        <w:t xml:space="preserve">، وتوحيد السطوع، وتغيير الحجم، وإزالة الضوضاء باستخدام مكتبات متخصصة مثل </w:t>
      </w:r>
      <w:r w:rsidRPr="003F44CB">
        <w:rPr>
          <w:rFonts w:cs="Traditional Arabic"/>
          <w:color w:val="202020"/>
          <w:highlight w:val="yellow"/>
        </w:rPr>
        <w:t>OpenCV</w:t>
      </w:r>
      <w:r w:rsidRPr="00105196">
        <w:rPr>
          <w:rFonts w:cs="Traditional Arabic"/>
          <w:color w:val="202020"/>
        </w:rPr>
        <w:t xml:space="preserve"> </w:t>
      </w:r>
      <w:sdt>
        <w:sdtPr>
          <w:rPr>
            <w:rFonts w:cs="Traditional Arabic"/>
            <w:color w:val="202020"/>
            <w:rtl/>
          </w:rPr>
          <w:id w:val="-1073889345"/>
          <w:citation/>
        </w:sdtPr>
        <w:sdtContent>
          <w:r w:rsidRPr="00271547">
            <w:rPr>
              <w:rFonts w:cs="Traditional Arabic"/>
              <w:color w:val="202020"/>
              <w:rtl/>
            </w:rPr>
            <w:fldChar w:fldCharType="begin"/>
          </w:r>
          <w:r w:rsidR="002819D6">
            <w:rPr>
              <w:rFonts w:cs="Traditional Arabic"/>
              <w:color w:val="202020"/>
            </w:rPr>
            <w:instrText xml:space="preserve">CITATION Emt20 \l 1033 </w:instrText>
          </w:r>
          <w:r w:rsidRPr="00271547">
            <w:rPr>
              <w:rFonts w:cs="Traditional Arabic"/>
              <w:color w:val="202020"/>
              <w:rtl/>
            </w:rPr>
            <w:fldChar w:fldCharType="separate"/>
          </w:r>
          <w:r w:rsidR="002819D6" w:rsidRPr="002819D6">
            <w:rPr>
              <w:rFonts w:cs="Traditional Arabic"/>
              <w:noProof/>
              <w:color w:val="202020"/>
            </w:rPr>
            <w:t>[5]</w:t>
          </w:r>
          <w:r w:rsidRPr="00271547">
            <w:rPr>
              <w:rFonts w:cs="Traditional Arabic"/>
              <w:color w:val="202020"/>
              <w:rtl/>
            </w:rPr>
            <w:fldChar w:fldCharType="end"/>
          </w:r>
        </w:sdtContent>
      </w:sdt>
    </w:p>
    <w:p w14:paraId="0D8E28F7" w14:textId="0DF03D00" w:rsidR="00B86437" w:rsidRPr="00271547" w:rsidRDefault="00B86437">
      <w:pPr>
        <w:numPr>
          <w:ilvl w:val="0"/>
          <w:numId w:val="5"/>
        </w:numPr>
        <w:spacing w:line="240" w:lineRule="auto"/>
        <w:rPr>
          <w:rFonts w:cs="Traditional Arabic"/>
          <w:color w:val="202020"/>
        </w:rPr>
      </w:pPr>
      <w:r w:rsidRPr="00271547">
        <w:rPr>
          <w:rFonts w:cs="Traditional Arabic"/>
          <w:b/>
          <w:bCs/>
          <w:color w:val="202020"/>
          <w:rtl/>
        </w:rPr>
        <w:t>المعالجة الصورية والتحويلات الهندسيّة</w:t>
      </w:r>
      <w:r w:rsidRPr="00271547">
        <w:rPr>
          <w:rFonts w:cs="Traditional Arabic"/>
          <w:b/>
          <w:bCs/>
          <w:color w:val="202020"/>
        </w:rPr>
        <w:t>:</w:t>
      </w:r>
      <w:r w:rsidRPr="00271547">
        <w:rPr>
          <w:rFonts w:cs="Traditional Arabic"/>
          <w:color w:val="202020"/>
        </w:rPr>
        <w:t xml:space="preserve"> </w:t>
      </w:r>
      <w:r w:rsidRPr="00271547">
        <w:rPr>
          <w:rFonts w:cs="Traditional Arabic"/>
          <w:color w:val="202020"/>
          <w:rtl/>
        </w:rPr>
        <w:t>اعتمدت بعض المنهجيات على تقنيات زيادة البيانات عبر إجراء تحويلات مثل القلب</w:t>
      </w:r>
      <w:r w:rsidRPr="00271547">
        <w:rPr>
          <w:rFonts w:cs="Traditional Arabic"/>
          <w:color w:val="202020"/>
        </w:rPr>
        <w:t xml:space="preserve"> (flipping) </w:t>
      </w:r>
      <w:r w:rsidRPr="00271547">
        <w:rPr>
          <w:rFonts w:cs="Traditional Arabic"/>
          <w:color w:val="202020"/>
          <w:rtl/>
        </w:rPr>
        <w:t>والتحجيم</w:t>
      </w:r>
      <w:r w:rsidRPr="00271547">
        <w:rPr>
          <w:rFonts w:cs="Traditional Arabic"/>
          <w:color w:val="202020"/>
        </w:rPr>
        <w:t xml:space="preserve"> (scaling) </w:t>
      </w:r>
      <w:r w:rsidRPr="00271547">
        <w:rPr>
          <w:rFonts w:cs="Traditional Arabic"/>
          <w:color w:val="202020"/>
          <w:rtl/>
        </w:rPr>
        <w:t xml:space="preserve">للصور الأصلية، وذلك لتعويض النقص في حجم العينات ومعالجة الاختلال، مما ساعد في تحسين الأداء رغم محدودية البيانات </w:t>
      </w:r>
      <w:r w:rsidR="00FD023C" w:rsidRPr="00271547">
        <w:rPr>
          <w:rFonts w:cs="Traditional Arabic" w:hint="cs"/>
          <w:color w:val="202020"/>
          <w:rtl/>
        </w:rPr>
        <w:t>الأولية، كما</w:t>
      </w:r>
      <w:r w:rsidRPr="00271547">
        <w:rPr>
          <w:rFonts w:cs="Traditional Arabic"/>
          <w:color w:val="202020"/>
          <w:rtl/>
        </w:rPr>
        <w:t xml:space="preserve"> تم دمج هذه التقنيات ضمن أطر التعلم الاتحادي</w:t>
      </w:r>
      <w:r w:rsidRPr="00271547">
        <w:rPr>
          <w:rFonts w:cs="Traditional Arabic"/>
          <w:color w:val="202020"/>
        </w:rPr>
        <w:t xml:space="preserve"> (Federated Learning) </w:t>
      </w:r>
      <w:r w:rsidRPr="00271547">
        <w:rPr>
          <w:rFonts w:cs="Traditional Arabic"/>
          <w:color w:val="202020"/>
          <w:rtl/>
        </w:rPr>
        <w:t xml:space="preserve">لضمان توازن التدريب بين مختلف </w:t>
      </w:r>
      <w:r w:rsidR="00254C6D" w:rsidRPr="00271547">
        <w:rPr>
          <w:rFonts w:cs="Traditional Arabic" w:hint="cs"/>
          <w:color w:val="202020"/>
          <w:rtl/>
        </w:rPr>
        <w:t>العملاء</w:t>
      </w:r>
      <w:r w:rsidR="00764907" w:rsidRPr="00271547">
        <w:rPr>
          <w:rFonts w:cs="Traditional Arabic"/>
          <w:color w:val="202020"/>
          <w:rtl/>
        </w:rPr>
        <w:t xml:space="preserve"> </w:t>
      </w:r>
      <w:sdt>
        <w:sdtPr>
          <w:rPr>
            <w:rFonts w:cs="Traditional Arabic"/>
            <w:color w:val="202020"/>
            <w:rtl/>
          </w:rPr>
          <w:id w:val="-2024464857"/>
          <w:citation/>
        </w:sdtPr>
        <w:sdtContent>
          <w:r w:rsidR="00764907" w:rsidRPr="00271547">
            <w:rPr>
              <w:rFonts w:cs="Traditional Arabic"/>
              <w:color w:val="202020"/>
              <w:rtl/>
            </w:rPr>
            <w:fldChar w:fldCharType="begin"/>
          </w:r>
          <w:r w:rsidR="002819D6">
            <w:rPr>
              <w:rFonts w:cs="Traditional Arabic"/>
              <w:color w:val="202020"/>
            </w:rPr>
            <w:instrText xml:space="preserve">CITATION Sye23 \l 1031 </w:instrText>
          </w:r>
          <w:r w:rsidR="00764907" w:rsidRPr="00271547">
            <w:rPr>
              <w:rFonts w:cs="Traditional Arabic"/>
              <w:color w:val="202020"/>
              <w:rtl/>
            </w:rPr>
            <w:fldChar w:fldCharType="separate"/>
          </w:r>
          <w:r w:rsidR="002819D6" w:rsidRPr="002819D6">
            <w:rPr>
              <w:rFonts w:cs="Traditional Arabic"/>
              <w:noProof/>
              <w:color w:val="202020"/>
            </w:rPr>
            <w:t>[6]</w:t>
          </w:r>
          <w:r w:rsidR="00764907" w:rsidRPr="00271547">
            <w:rPr>
              <w:rFonts w:cs="Traditional Arabic"/>
              <w:color w:val="202020"/>
              <w:rtl/>
            </w:rPr>
            <w:fldChar w:fldCharType="end"/>
          </w:r>
        </w:sdtContent>
      </w:sdt>
    </w:p>
    <w:p w14:paraId="21C64FC4" w14:textId="3C3DA081" w:rsidR="00B86437" w:rsidRPr="00271547" w:rsidRDefault="00B86437">
      <w:pPr>
        <w:numPr>
          <w:ilvl w:val="0"/>
          <w:numId w:val="5"/>
        </w:numPr>
        <w:spacing w:line="240" w:lineRule="auto"/>
        <w:rPr>
          <w:rFonts w:cs="Traditional Arabic"/>
          <w:color w:val="202020"/>
        </w:rPr>
      </w:pPr>
      <w:r w:rsidRPr="00271547">
        <w:rPr>
          <w:rFonts w:cs="Traditional Arabic"/>
          <w:b/>
          <w:bCs/>
          <w:color w:val="202020"/>
          <w:rtl/>
        </w:rPr>
        <w:t>الاختيار المتوازن للعينات</w:t>
      </w:r>
      <w:r w:rsidRPr="00271547">
        <w:rPr>
          <w:rFonts w:cs="Traditional Arabic"/>
          <w:b/>
          <w:bCs/>
          <w:color w:val="202020"/>
        </w:rPr>
        <w:t xml:space="preserve"> (Balanced Sampling):</w:t>
      </w:r>
      <w:r w:rsidRPr="00271547">
        <w:rPr>
          <w:rFonts w:cs="Traditional Arabic"/>
          <w:color w:val="202020"/>
        </w:rPr>
        <w:t xml:space="preserve"> </w:t>
      </w:r>
      <w:r w:rsidRPr="00271547">
        <w:rPr>
          <w:rFonts w:cs="Traditional Arabic"/>
          <w:color w:val="202020"/>
          <w:rtl/>
        </w:rPr>
        <w:t>اتجهت بعض المقاربات نحو حل المشكلة من المصدر عبر اختيار مجموعة بيانات فرعية متوازنة يدوياً، بحيث يتساوى عدد المرضى مع عدد الأصحاء بناءً على معايير سريرية محددة</w:t>
      </w:r>
      <w:r w:rsidRPr="00271547">
        <w:rPr>
          <w:rFonts w:cs="Traditional Arabic"/>
          <w:color w:val="202020"/>
        </w:rPr>
        <w:t xml:space="preserve"> </w:t>
      </w:r>
      <w:r w:rsidRPr="00271547">
        <w:rPr>
          <w:rFonts w:cs="Traditional Arabic"/>
          <w:color w:val="202020"/>
          <w:rtl/>
        </w:rPr>
        <w:t>مثل معيار</w:t>
      </w:r>
      <w:r w:rsidRPr="00271547">
        <w:rPr>
          <w:rFonts w:cs="Traditional Arabic"/>
          <w:color w:val="202020"/>
        </w:rPr>
        <w:t xml:space="preserve"> </w:t>
      </w:r>
      <w:r w:rsidR="00F20FA8" w:rsidRPr="00271547">
        <w:rPr>
          <w:rFonts w:cs="Traditional Arabic"/>
          <w:color w:val="202020"/>
        </w:rPr>
        <w:t>(</w:t>
      </w:r>
      <w:r w:rsidRPr="00271547">
        <w:rPr>
          <w:rFonts w:cs="Traditional Arabic"/>
          <w:color w:val="202020"/>
        </w:rPr>
        <w:t>CDR</w:t>
      </w:r>
      <w:r w:rsidR="00F20FA8" w:rsidRPr="00271547">
        <w:rPr>
          <w:rFonts w:cs="Traditional Arabic"/>
          <w:color w:val="202020"/>
        </w:rPr>
        <w:t>)</w:t>
      </w:r>
      <w:r w:rsidRPr="00271547">
        <w:rPr>
          <w:rFonts w:cs="Traditional Arabic"/>
          <w:color w:val="202020"/>
          <w:rtl/>
        </w:rPr>
        <w:t>وهو أسلوب يضمن دقة عالية في التصنيف الثنائي ولكنه قد يحد من حجم البيانات الكلي المتاح للتدريب</w:t>
      </w:r>
      <w:r w:rsidRPr="00271547">
        <w:rPr>
          <w:rFonts w:cs="Traditional Arabic"/>
          <w:color w:val="202020"/>
        </w:rPr>
        <w:t xml:space="preserve"> </w:t>
      </w:r>
      <w:r w:rsidR="007132EB" w:rsidRPr="00271547">
        <w:rPr>
          <w:rFonts w:cs="Traditional Arabic" w:hint="cs"/>
          <w:color w:val="202020"/>
          <w:rtl/>
        </w:rPr>
        <w:t xml:space="preserve"> </w:t>
      </w:r>
      <w:sdt>
        <w:sdtPr>
          <w:rPr>
            <w:rFonts w:cs="Traditional Arabic" w:hint="cs"/>
            <w:color w:val="202020"/>
            <w:rtl/>
          </w:rPr>
          <w:id w:val="724340451"/>
          <w:citation/>
        </w:sdtPr>
        <w:sdtContent>
          <w:r w:rsidR="007132EB" w:rsidRPr="00271547">
            <w:rPr>
              <w:rFonts w:cs="Traditional Arabic"/>
              <w:color w:val="202020"/>
              <w:rtl/>
            </w:rPr>
            <w:fldChar w:fldCharType="begin"/>
          </w:r>
          <w:r w:rsidR="002819D6">
            <w:rPr>
              <w:rFonts w:cs="Traditional Arabic"/>
              <w:color w:val="202020"/>
            </w:rPr>
            <w:instrText xml:space="preserve">CITATION Emt20 \l 1031 </w:instrText>
          </w:r>
          <w:r w:rsidR="007132EB" w:rsidRPr="00271547">
            <w:rPr>
              <w:rFonts w:cs="Traditional Arabic"/>
              <w:color w:val="202020"/>
              <w:rtl/>
            </w:rPr>
            <w:fldChar w:fldCharType="separate"/>
          </w:r>
          <w:r w:rsidR="002819D6" w:rsidRPr="002819D6">
            <w:rPr>
              <w:rFonts w:cs="Traditional Arabic"/>
              <w:noProof/>
              <w:color w:val="202020"/>
            </w:rPr>
            <w:t>[5]</w:t>
          </w:r>
          <w:r w:rsidR="007132EB" w:rsidRPr="00271547">
            <w:rPr>
              <w:rFonts w:cs="Traditional Arabic"/>
              <w:color w:val="202020"/>
              <w:rtl/>
            </w:rPr>
            <w:fldChar w:fldCharType="end"/>
          </w:r>
        </w:sdtContent>
      </w:sdt>
    </w:p>
    <w:p w14:paraId="4FEEE958" w14:textId="06F0B6DE" w:rsidR="00B86437" w:rsidRPr="00271547" w:rsidRDefault="00B86437" w:rsidP="00254C6D">
      <w:pPr>
        <w:rPr>
          <w:rFonts w:cs="Traditional Arabic"/>
          <w:color w:val="202020"/>
        </w:rPr>
      </w:pPr>
      <w:r w:rsidRPr="00271547">
        <w:rPr>
          <w:rFonts w:cs="Traditional Arabic"/>
          <w:color w:val="202020"/>
          <w:rtl/>
        </w:rPr>
        <w:t xml:space="preserve">تؤكد النتائج الموثقة أن اعتماد هذه الأساليب، خاصة </w:t>
      </w:r>
      <w:r w:rsidRPr="003F44CB">
        <w:rPr>
          <w:rFonts w:cs="Traditional Arabic"/>
          <w:b/>
          <w:bCs/>
          <w:color w:val="202020"/>
          <w:rtl/>
        </w:rPr>
        <w:t>التقنيات التوليدية</w:t>
      </w:r>
      <w:r w:rsidRPr="00271547">
        <w:rPr>
          <w:rFonts w:cs="Traditional Arabic"/>
          <w:color w:val="202020"/>
          <w:rtl/>
        </w:rPr>
        <w:t xml:space="preserve"> منها، ساهم بشكل مباشر في رفع دقة التشخيص بنسب متفاوتة وحمى النماذج من الانحياز للفئات الأكثر عدداً</w:t>
      </w:r>
      <w:r w:rsidRPr="00271547">
        <w:rPr>
          <w:rFonts w:cs="Traditional Arabic"/>
          <w:color w:val="202020"/>
        </w:rPr>
        <w:t xml:space="preserve"> </w:t>
      </w:r>
    </w:p>
    <w:p w14:paraId="340ADA76" w14:textId="77777777" w:rsidR="00673CF5" w:rsidRPr="00764907" w:rsidRDefault="00673CF5" w:rsidP="00254C6D">
      <w:pPr>
        <w:rPr>
          <w:rFonts w:cs="Traditional Arabic"/>
          <w:color w:val="202020"/>
          <w:sz w:val="28"/>
          <w:szCs w:val="28"/>
        </w:rPr>
      </w:pPr>
    </w:p>
    <w:p w14:paraId="03C3D979" w14:textId="30F82AB2" w:rsidR="00673CF5" w:rsidRPr="00271547" w:rsidRDefault="00105196">
      <w:pPr>
        <w:pStyle w:val="Heading2"/>
        <w:numPr>
          <w:ilvl w:val="1"/>
          <w:numId w:val="13"/>
        </w:numPr>
        <w:rPr>
          <w:rFonts w:cs="Traditional Arabic"/>
          <w:b/>
          <w:bCs/>
          <w:caps w:val="0"/>
          <w:color w:val="0D0D0D" w:themeColor="text1" w:themeTint="F2"/>
          <w:sz w:val="32"/>
          <w:szCs w:val="32"/>
          <w:rtl/>
        </w:rPr>
      </w:pPr>
      <w:r w:rsidRPr="00271547">
        <w:rPr>
          <w:rFonts w:cs="Traditional Arabic"/>
          <w:b/>
          <w:bCs/>
          <w:caps w:val="0"/>
          <w:color w:val="0D0D0D" w:themeColor="text1" w:themeTint="F2"/>
          <w:sz w:val="32"/>
          <w:szCs w:val="32"/>
          <w:rtl/>
        </w:rPr>
        <w:t>المنهجيات والنماذج المقترحة:</w:t>
      </w:r>
    </w:p>
    <w:p w14:paraId="3F28AE53" w14:textId="3C7A84F1" w:rsidR="00271547" w:rsidRPr="00105196" w:rsidRDefault="00105196" w:rsidP="00271547">
      <w:pPr>
        <w:rPr>
          <w:rFonts w:cs="Traditional Arabic"/>
          <w:color w:val="202020"/>
        </w:rPr>
      </w:pPr>
      <w:r w:rsidRPr="00105196">
        <w:rPr>
          <w:rFonts w:cs="Traditional Arabic"/>
          <w:color w:val="202020"/>
          <w:rtl/>
        </w:rPr>
        <w:t xml:space="preserve">تتنوع المنهجيات والنماذج المقترحة لتشخيص مرض الزهايمر باستخدام مجموعات بيانات </w:t>
      </w:r>
      <w:r w:rsidRPr="00105196">
        <w:rPr>
          <w:rFonts w:cs="Traditional Arabic"/>
          <w:color w:val="202020"/>
        </w:rPr>
        <w:t>OASIS</w:t>
      </w:r>
      <w:r w:rsidRPr="00105196">
        <w:rPr>
          <w:rFonts w:cs="Traditional Arabic"/>
          <w:color w:val="202020"/>
          <w:rtl/>
        </w:rPr>
        <w:t>، حيث تركز الأبحاث على توظيف تقنيات التعلم العميق، ولا سيما الشبكات العصبية التلافيفية</w:t>
      </w:r>
      <w:r w:rsidRPr="00105196">
        <w:rPr>
          <w:rFonts w:cs="Traditional Arabic"/>
          <w:color w:val="202020"/>
        </w:rPr>
        <w:t xml:space="preserve"> (CNN)</w:t>
      </w:r>
      <w:r w:rsidRPr="00105196">
        <w:rPr>
          <w:rFonts w:cs="Traditional Arabic"/>
          <w:color w:val="202020"/>
          <w:rtl/>
        </w:rPr>
        <w:t>، لتحليل صور الرنين المغناطيسي واكتشاف المرض في مراحله المبكرة ويمكن تصنيف المنهجيات والنماذج المقترحة وفقاً لما ورد في الدراسات المرجعية إلى ما يلي</w:t>
      </w:r>
      <w:r w:rsidRPr="00105196">
        <w:rPr>
          <w:rFonts w:cs="Traditional Arabic"/>
          <w:color w:val="202020"/>
        </w:rPr>
        <w:t>:</w:t>
      </w:r>
    </w:p>
    <w:p w14:paraId="5B065C20" w14:textId="2C3A6162" w:rsidR="00105196" w:rsidRPr="00271547" w:rsidRDefault="00105196" w:rsidP="00DD04D4">
      <w:pPr>
        <w:pStyle w:val="Heading3"/>
        <w:numPr>
          <w:ilvl w:val="2"/>
          <w:numId w:val="13"/>
        </w:numPr>
      </w:pPr>
      <w:r w:rsidRPr="00271547">
        <w:rPr>
          <w:rtl/>
        </w:rPr>
        <w:t>نماذج الشبكات التلافيفية الهجينة والمتطورة</w:t>
      </w:r>
      <w:r w:rsidR="005644D7" w:rsidRPr="00271547">
        <w:rPr>
          <w:rFonts w:hint="cs"/>
          <w:rtl/>
        </w:rPr>
        <w:t>:</w:t>
      </w:r>
    </w:p>
    <w:p w14:paraId="3C24BF5C" w14:textId="43E044A9" w:rsidR="009E0342" w:rsidRPr="00271547" w:rsidRDefault="00105196">
      <w:pPr>
        <w:pStyle w:val="ListParagraph"/>
        <w:numPr>
          <w:ilvl w:val="0"/>
          <w:numId w:val="6"/>
        </w:numPr>
        <w:rPr>
          <w:rFonts w:cs="Traditional Arabic"/>
          <w:color w:val="202020"/>
        </w:rPr>
      </w:pPr>
      <w:r w:rsidRPr="00271547">
        <w:rPr>
          <w:rFonts w:cs="Traditional Arabic"/>
          <w:color w:val="202020"/>
          <w:rtl/>
        </w:rPr>
        <w:t>نموذج</w:t>
      </w:r>
      <w:r w:rsidRPr="00271547">
        <w:rPr>
          <w:rFonts w:cs="Traditional Arabic"/>
          <w:color w:val="202020"/>
        </w:rPr>
        <w:t xml:space="preserve"> GAN-CNN-TL: </w:t>
      </w:r>
      <w:r w:rsidRPr="00271547">
        <w:rPr>
          <w:rFonts w:cs="Traditional Arabic"/>
          <w:color w:val="202020"/>
          <w:rtl/>
        </w:rPr>
        <w:t>يقترح هذا المنهج بنية متكاملة تدمج بين شبكات الخصومة التوليدية</w:t>
      </w:r>
      <w:r w:rsidRPr="00271547">
        <w:rPr>
          <w:rFonts w:cs="Traditional Arabic"/>
          <w:color w:val="202020"/>
        </w:rPr>
        <w:t xml:space="preserve"> (GAN) </w:t>
      </w:r>
      <w:r w:rsidRPr="00271547">
        <w:rPr>
          <w:rFonts w:cs="Traditional Arabic"/>
          <w:color w:val="202020"/>
          <w:rtl/>
        </w:rPr>
        <w:t>لتوليد البيانات، والشبكات التلافيفية لاستخراج الميزات، مع اعتماد نقل المعرفة</w:t>
      </w:r>
      <w:r w:rsidRPr="00271547">
        <w:rPr>
          <w:rFonts w:cs="Traditional Arabic"/>
          <w:color w:val="202020"/>
        </w:rPr>
        <w:t xml:space="preserve"> (Transfer Learning) </w:t>
      </w:r>
      <w:r w:rsidRPr="00271547">
        <w:rPr>
          <w:rFonts w:cs="Traditional Arabic"/>
          <w:color w:val="202020"/>
          <w:rtl/>
        </w:rPr>
        <w:t>ثنائي المستوى؛ حيث يستفيد النموذج من الخبرات المكتسبة من التدريب على إصدارات مختلفة من مجموعة</w:t>
      </w:r>
      <w:r w:rsidRPr="00271547">
        <w:rPr>
          <w:rFonts w:cs="Traditional Arabic"/>
          <w:color w:val="202020"/>
        </w:rPr>
        <w:t xml:space="preserve"> OASIS </w:t>
      </w:r>
      <w:r w:rsidRPr="00271547">
        <w:rPr>
          <w:rFonts w:cs="Traditional Arabic"/>
          <w:color w:val="202020"/>
          <w:rtl/>
        </w:rPr>
        <w:t>(1 و2 و3) لتعزيز دقة التشخيص</w:t>
      </w:r>
      <w:sdt>
        <w:sdtPr>
          <w:rPr>
            <w:rtl/>
          </w:rPr>
          <w:id w:val="65697372"/>
          <w:citation/>
        </w:sdtPr>
        <w:sdtContent>
          <w:r w:rsidR="009E0342" w:rsidRPr="00271547">
            <w:rPr>
              <w:rFonts w:cs="Traditional Arabic"/>
              <w:color w:val="202020"/>
              <w:rtl/>
            </w:rPr>
            <w:fldChar w:fldCharType="begin"/>
          </w:r>
          <w:r w:rsidR="002819D6">
            <w:rPr>
              <w:rFonts w:cs="Traditional Arabic"/>
              <w:color w:val="202020"/>
            </w:rPr>
            <w:instrText xml:space="preserve">CITATION Sye23 \l 1033 </w:instrText>
          </w:r>
          <w:r w:rsidR="009E0342" w:rsidRPr="00271547">
            <w:rPr>
              <w:rFonts w:cs="Traditional Arabic"/>
              <w:color w:val="202020"/>
              <w:rtl/>
            </w:rPr>
            <w:fldChar w:fldCharType="separate"/>
          </w:r>
          <w:r w:rsidR="002819D6">
            <w:rPr>
              <w:rFonts w:cs="Traditional Arabic"/>
              <w:noProof/>
              <w:color w:val="202020"/>
              <w:rtl/>
            </w:rPr>
            <w:t xml:space="preserve"> </w:t>
          </w:r>
          <w:r w:rsidR="002819D6" w:rsidRPr="002819D6">
            <w:rPr>
              <w:rFonts w:cs="Traditional Arabic"/>
              <w:noProof/>
              <w:color w:val="202020"/>
            </w:rPr>
            <w:t>[6]</w:t>
          </w:r>
          <w:r w:rsidR="009E0342" w:rsidRPr="00271547">
            <w:rPr>
              <w:rFonts w:cs="Traditional Arabic"/>
              <w:color w:val="202020"/>
              <w:rtl/>
            </w:rPr>
            <w:fldChar w:fldCharType="end"/>
          </w:r>
        </w:sdtContent>
      </w:sdt>
      <w:r w:rsidRPr="00271547">
        <w:rPr>
          <w:rFonts w:cs="Traditional Arabic"/>
          <w:color w:val="202020"/>
        </w:rPr>
        <w:t xml:space="preserve"> </w:t>
      </w:r>
    </w:p>
    <w:p w14:paraId="60EC45FD" w14:textId="61AC0EE4" w:rsidR="00105196" w:rsidRPr="00271547" w:rsidRDefault="00105196">
      <w:pPr>
        <w:pStyle w:val="ListParagraph"/>
        <w:numPr>
          <w:ilvl w:val="0"/>
          <w:numId w:val="6"/>
        </w:numPr>
        <w:rPr>
          <w:rFonts w:cs="Traditional Arabic"/>
          <w:color w:val="202020"/>
        </w:rPr>
      </w:pPr>
      <w:r w:rsidRPr="00271547">
        <w:rPr>
          <w:rFonts w:cs="Traditional Arabic"/>
          <w:color w:val="202020"/>
          <w:rtl/>
        </w:rPr>
        <w:lastRenderedPageBreak/>
        <w:t>النماذج الهجينة</w:t>
      </w:r>
      <w:r w:rsidRPr="00271547">
        <w:rPr>
          <w:rFonts w:cs="Traditional Arabic"/>
          <w:color w:val="202020"/>
        </w:rPr>
        <w:t xml:space="preserve"> (AlexNet/ResNet + SVM): </w:t>
      </w:r>
      <w:r w:rsidRPr="00271547">
        <w:rPr>
          <w:rFonts w:cs="Traditional Arabic"/>
          <w:color w:val="202020"/>
          <w:rtl/>
        </w:rPr>
        <w:t xml:space="preserve">تعتمد هذه المنهجية على استخدام نماذج تعلم عميق مدرّبة مسبقاً مثل </w:t>
      </w:r>
      <w:r w:rsidRPr="00271547">
        <w:rPr>
          <w:rFonts w:cs="Traditional Arabic"/>
          <w:color w:val="202020"/>
        </w:rPr>
        <w:t xml:space="preserve">AlexNet </w:t>
      </w:r>
      <w:r w:rsidR="005644D7" w:rsidRPr="00271547">
        <w:rPr>
          <w:rFonts w:cs="Traditional Arabic" w:hint="cs"/>
          <w:color w:val="202020"/>
          <w:rtl/>
        </w:rPr>
        <w:t>و</w:t>
      </w:r>
      <w:r w:rsidR="005644D7" w:rsidRPr="00271547">
        <w:rPr>
          <w:rFonts w:cs="Traditional Arabic" w:hint="cs"/>
          <w:color w:val="202020"/>
        </w:rPr>
        <w:t>ResNet</w:t>
      </w:r>
      <w:r w:rsidRPr="00271547">
        <w:rPr>
          <w:rFonts w:cs="Traditional Arabic"/>
          <w:color w:val="202020"/>
        </w:rPr>
        <w:t xml:space="preserve">-50 </w:t>
      </w:r>
      <w:r w:rsidRPr="00271547">
        <w:rPr>
          <w:rFonts w:cs="Traditional Arabic"/>
          <w:color w:val="202020"/>
          <w:rtl/>
        </w:rPr>
        <w:t>كأدوات لاستخراج الميزات، ثم استبدال طبقات التصنيف النهائية بمصنف آلة ناقلات الدعم</w:t>
      </w:r>
      <w:r w:rsidRPr="00271547">
        <w:rPr>
          <w:rFonts w:cs="Traditional Arabic"/>
          <w:color w:val="202020"/>
        </w:rPr>
        <w:t xml:space="preserve"> (SVM)</w:t>
      </w:r>
      <w:r w:rsidRPr="00271547">
        <w:rPr>
          <w:rFonts w:cs="Traditional Arabic"/>
          <w:color w:val="202020"/>
          <w:rtl/>
        </w:rPr>
        <w:t>، وقد أثبت هذا النهج الهجين تفوقاً في الدقة والنوعية مقارنة بالتعلم العميق الصرف</w:t>
      </w:r>
      <w:r w:rsidRPr="00271547">
        <w:rPr>
          <w:rFonts w:cs="Traditional Arabic"/>
          <w:color w:val="202020"/>
        </w:rPr>
        <w:t xml:space="preserve"> </w:t>
      </w:r>
      <w:sdt>
        <w:sdtPr>
          <w:rPr>
            <w:rtl/>
          </w:rPr>
          <w:id w:val="-640044055"/>
          <w:citation/>
        </w:sdtPr>
        <w:sdtContent>
          <w:r w:rsidR="00FA7CB3" w:rsidRPr="00271547">
            <w:rPr>
              <w:rFonts w:cs="Traditional Arabic"/>
              <w:color w:val="202020"/>
              <w:rtl/>
            </w:rPr>
            <w:fldChar w:fldCharType="begin"/>
          </w:r>
          <w:r w:rsidR="00F01266">
            <w:rPr>
              <w:rFonts w:cs="Traditional Arabic"/>
              <w:color w:val="202020"/>
            </w:rPr>
            <w:instrText>CITATION 2 \l 10241</w:instrText>
          </w:r>
          <w:r w:rsidR="00F01266">
            <w:rPr>
              <w:rFonts w:cs="Traditional Arabic"/>
              <w:color w:val="202020"/>
              <w:rtl/>
            </w:rPr>
            <w:instrText xml:space="preserve"> </w:instrText>
          </w:r>
          <w:r w:rsidR="00FA7CB3" w:rsidRPr="00271547">
            <w:rPr>
              <w:rFonts w:cs="Traditional Arabic"/>
              <w:color w:val="202020"/>
              <w:rtl/>
            </w:rPr>
            <w:fldChar w:fldCharType="separate"/>
          </w:r>
          <w:r w:rsidR="002819D6" w:rsidRPr="002819D6">
            <w:rPr>
              <w:rFonts w:cs="Traditional Arabic"/>
              <w:noProof/>
              <w:color w:val="202020"/>
            </w:rPr>
            <w:t>[3]</w:t>
          </w:r>
          <w:r w:rsidR="00FA7CB3" w:rsidRPr="00271547">
            <w:rPr>
              <w:rFonts w:cs="Traditional Arabic"/>
              <w:color w:val="202020"/>
              <w:rtl/>
            </w:rPr>
            <w:fldChar w:fldCharType="end"/>
          </w:r>
        </w:sdtContent>
      </w:sdt>
    </w:p>
    <w:p w14:paraId="6345F57E" w14:textId="43B2312E" w:rsidR="00105196" w:rsidRPr="00271547" w:rsidRDefault="00105196">
      <w:pPr>
        <w:pStyle w:val="ListParagraph"/>
        <w:numPr>
          <w:ilvl w:val="0"/>
          <w:numId w:val="6"/>
        </w:numPr>
        <w:rPr>
          <w:rFonts w:cs="Traditional Arabic"/>
          <w:color w:val="202020"/>
        </w:rPr>
      </w:pPr>
      <w:r w:rsidRPr="00271547">
        <w:rPr>
          <w:rFonts w:cs="Traditional Arabic"/>
          <w:color w:val="202020"/>
          <w:rtl/>
        </w:rPr>
        <w:t>بنية</w:t>
      </w:r>
      <w:r w:rsidRPr="00271547">
        <w:rPr>
          <w:rFonts w:cs="Traditional Arabic"/>
          <w:color w:val="202020"/>
        </w:rPr>
        <w:t xml:space="preserve"> Inception </w:t>
      </w:r>
      <w:r w:rsidRPr="00271547">
        <w:rPr>
          <w:rFonts w:cs="Traditional Arabic"/>
          <w:color w:val="202020"/>
          <w:rtl/>
        </w:rPr>
        <w:t>المعدلة</w:t>
      </w:r>
      <w:r w:rsidRPr="00271547">
        <w:rPr>
          <w:rFonts w:cs="Traditional Arabic"/>
          <w:color w:val="202020"/>
        </w:rPr>
        <w:t xml:space="preserve">: </w:t>
      </w:r>
      <w:r w:rsidRPr="00271547">
        <w:rPr>
          <w:rFonts w:cs="Traditional Arabic"/>
          <w:color w:val="202020"/>
          <w:rtl/>
        </w:rPr>
        <w:t xml:space="preserve">استُخدمت بنية مستوحاة من </w:t>
      </w:r>
      <w:r w:rsidRPr="00271547">
        <w:rPr>
          <w:rFonts w:cs="Traditional Arabic"/>
          <w:color w:val="202020"/>
        </w:rPr>
        <w:t>InceptionV4</w:t>
      </w:r>
      <w:r w:rsidRPr="00271547">
        <w:rPr>
          <w:rFonts w:cs="Traditional Arabic"/>
          <w:color w:val="202020"/>
          <w:rtl/>
        </w:rPr>
        <w:t>، جرى تعديلها لتتناسب مع صور الرنين المغناطيسي أحادية القناة، مع الاستفادة من المعاملات الفائقة المدرّبة مسبقاً على مجموعة</w:t>
      </w:r>
      <w:r w:rsidRPr="00271547">
        <w:rPr>
          <w:rFonts w:cs="Traditional Arabic"/>
          <w:color w:val="202020"/>
        </w:rPr>
        <w:t xml:space="preserve"> ImageNet </w:t>
      </w:r>
      <w:r w:rsidRPr="00271547">
        <w:rPr>
          <w:rFonts w:cs="Traditional Arabic"/>
          <w:color w:val="202020"/>
          <w:rtl/>
        </w:rPr>
        <w:t>لتحسين الأداء في ظل شح البيانات الطبية</w:t>
      </w:r>
      <w:r w:rsidRPr="00271547">
        <w:rPr>
          <w:rFonts w:cs="Traditional Arabic"/>
          <w:color w:val="202020"/>
        </w:rPr>
        <w:t xml:space="preserve"> </w:t>
      </w:r>
      <w:sdt>
        <w:sdtPr>
          <w:rPr>
            <w:rtl/>
          </w:rPr>
          <w:id w:val="-209265687"/>
          <w:citation/>
        </w:sdtPr>
        <w:sdtContent>
          <w:r w:rsidR="00867380" w:rsidRPr="00271547">
            <w:rPr>
              <w:rFonts w:cs="Traditional Arabic"/>
              <w:color w:val="202020"/>
              <w:rtl/>
            </w:rPr>
            <w:fldChar w:fldCharType="begin"/>
          </w:r>
          <w:r w:rsidR="002819D6">
            <w:rPr>
              <w:rFonts w:cs="Traditional Arabic"/>
              <w:color w:val="202020"/>
            </w:rPr>
            <w:instrText xml:space="preserve">CITATION Jyo17 \l 1033 </w:instrText>
          </w:r>
          <w:r w:rsidR="00867380" w:rsidRPr="00271547">
            <w:rPr>
              <w:rFonts w:cs="Traditional Arabic"/>
              <w:color w:val="202020"/>
              <w:rtl/>
            </w:rPr>
            <w:fldChar w:fldCharType="separate"/>
          </w:r>
          <w:r w:rsidR="002819D6" w:rsidRPr="002819D6">
            <w:rPr>
              <w:rFonts w:cs="Traditional Arabic"/>
              <w:noProof/>
              <w:color w:val="202020"/>
            </w:rPr>
            <w:t>[4]</w:t>
          </w:r>
          <w:r w:rsidR="00867380" w:rsidRPr="00271547">
            <w:rPr>
              <w:rFonts w:cs="Traditional Arabic"/>
              <w:color w:val="202020"/>
              <w:rtl/>
            </w:rPr>
            <w:fldChar w:fldCharType="end"/>
          </w:r>
        </w:sdtContent>
      </w:sdt>
    </w:p>
    <w:p w14:paraId="0DE7C2E9" w14:textId="79627482" w:rsidR="00105196" w:rsidRPr="00271547" w:rsidRDefault="00105196">
      <w:pPr>
        <w:pStyle w:val="ListParagraph"/>
        <w:numPr>
          <w:ilvl w:val="0"/>
          <w:numId w:val="6"/>
        </w:numPr>
        <w:rPr>
          <w:rFonts w:cs="Traditional Arabic"/>
          <w:color w:val="202020"/>
        </w:rPr>
      </w:pPr>
      <w:r w:rsidRPr="00271547">
        <w:rPr>
          <w:rFonts w:cs="Traditional Arabic"/>
          <w:color w:val="202020"/>
          <w:rtl/>
        </w:rPr>
        <w:t>منهجيات التدريب والتعاون الموزع</w:t>
      </w:r>
      <w:r w:rsidR="00867380" w:rsidRPr="00271547">
        <w:rPr>
          <w:rFonts w:cs="Traditional Arabic"/>
          <w:color w:val="202020"/>
        </w:rPr>
        <w:t>:</w:t>
      </w:r>
    </w:p>
    <w:p w14:paraId="3CACD27E" w14:textId="3E000D61" w:rsidR="00105196" w:rsidRPr="00271547" w:rsidRDefault="00105196">
      <w:pPr>
        <w:pStyle w:val="ListParagraph"/>
        <w:numPr>
          <w:ilvl w:val="0"/>
          <w:numId w:val="6"/>
        </w:numPr>
        <w:rPr>
          <w:rFonts w:cs="Traditional Arabic"/>
          <w:color w:val="202020"/>
        </w:rPr>
      </w:pPr>
      <w:r w:rsidRPr="00271547">
        <w:rPr>
          <w:rFonts w:cs="Traditional Arabic"/>
          <w:color w:val="202020"/>
          <w:rtl/>
        </w:rPr>
        <w:t>التعلم الاتحادي</w:t>
      </w:r>
      <w:r w:rsidRPr="00271547">
        <w:rPr>
          <w:rFonts w:cs="Traditional Arabic"/>
          <w:color w:val="202020"/>
        </w:rPr>
        <w:t xml:space="preserve"> (FL-DCNN): </w:t>
      </w:r>
      <w:r w:rsidRPr="00271547">
        <w:rPr>
          <w:rFonts w:cs="Traditional Arabic"/>
          <w:color w:val="202020"/>
          <w:rtl/>
        </w:rPr>
        <w:t>يُقترح نموذج يعتمد على التعلم الاتحادي</w:t>
      </w:r>
      <w:r w:rsidRPr="00271547">
        <w:rPr>
          <w:rFonts w:cs="Traditional Arabic"/>
          <w:color w:val="202020"/>
        </w:rPr>
        <w:t xml:space="preserve"> (Federated Learning)</w:t>
      </w:r>
      <w:r w:rsidRPr="00271547">
        <w:rPr>
          <w:rFonts w:cs="Traditional Arabic"/>
          <w:color w:val="202020"/>
          <w:rtl/>
        </w:rPr>
        <w:t xml:space="preserve">، حيث يتم تدريب نموذج عالمي عبر عدة "عملاء" (مؤسسات طبية) دون الحاجة لمشاركة البيانات الأصلية، مما يحافظ على الخصوصية. ويستخدم هذا النموذج خوارزمية </w:t>
      </w:r>
      <w:r w:rsidRPr="00271547">
        <w:rPr>
          <w:rFonts w:cs="Traditional Arabic"/>
          <w:color w:val="202020"/>
        </w:rPr>
        <w:t xml:space="preserve">FedAvg </w:t>
      </w:r>
      <w:r w:rsidRPr="00271547">
        <w:rPr>
          <w:rFonts w:cs="Traditional Arabic"/>
          <w:color w:val="202020"/>
          <w:rtl/>
        </w:rPr>
        <w:t>لتجميع تحديثات الأوزان من شبكات تلافيفية عميقة</w:t>
      </w:r>
      <w:r w:rsidRPr="00271547">
        <w:rPr>
          <w:rFonts w:cs="Traditional Arabic"/>
          <w:color w:val="202020"/>
        </w:rPr>
        <w:t xml:space="preserve"> (DCNN) </w:t>
      </w:r>
      <w:r w:rsidRPr="00271547">
        <w:rPr>
          <w:rFonts w:cs="Traditional Arabic"/>
          <w:color w:val="202020"/>
          <w:rtl/>
        </w:rPr>
        <w:t>مكونة من عدة طبقات</w:t>
      </w:r>
      <w:sdt>
        <w:sdtPr>
          <w:rPr>
            <w:rtl/>
          </w:rPr>
          <w:id w:val="2100595348"/>
          <w:citation/>
        </w:sdtPr>
        <w:sdtContent>
          <w:r w:rsidR="00867380" w:rsidRPr="00271547">
            <w:rPr>
              <w:rFonts w:cs="Traditional Arabic"/>
              <w:color w:val="202020"/>
              <w:rtl/>
            </w:rPr>
            <w:fldChar w:fldCharType="begin"/>
          </w:r>
          <w:r w:rsidR="002819D6">
            <w:rPr>
              <w:rFonts w:cs="Traditional Arabic"/>
              <w:color w:val="202020"/>
            </w:rPr>
            <w:instrText xml:space="preserve">CITATION Sye23 \l 1033 </w:instrText>
          </w:r>
          <w:r w:rsidR="00867380" w:rsidRPr="00271547">
            <w:rPr>
              <w:rFonts w:cs="Traditional Arabic"/>
              <w:color w:val="202020"/>
              <w:rtl/>
            </w:rPr>
            <w:fldChar w:fldCharType="separate"/>
          </w:r>
          <w:r w:rsidR="002819D6">
            <w:rPr>
              <w:rFonts w:cs="Traditional Arabic"/>
              <w:noProof/>
              <w:color w:val="202020"/>
              <w:rtl/>
            </w:rPr>
            <w:t xml:space="preserve"> </w:t>
          </w:r>
          <w:r w:rsidR="002819D6" w:rsidRPr="002819D6">
            <w:rPr>
              <w:rFonts w:cs="Traditional Arabic"/>
              <w:noProof/>
              <w:color w:val="202020"/>
            </w:rPr>
            <w:t>[6]</w:t>
          </w:r>
          <w:r w:rsidR="00867380" w:rsidRPr="00271547">
            <w:rPr>
              <w:rFonts w:cs="Traditional Arabic"/>
              <w:color w:val="202020"/>
              <w:rtl/>
            </w:rPr>
            <w:fldChar w:fldCharType="end"/>
          </w:r>
        </w:sdtContent>
      </w:sdt>
    </w:p>
    <w:p w14:paraId="4D1410B4" w14:textId="406A8FDF" w:rsidR="00105196" w:rsidRPr="00271547" w:rsidRDefault="00105196" w:rsidP="00DD04D4">
      <w:pPr>
        <w:pStyle w:val="Heading3"/>
        <w:numPr>
          <w:ilvl w:val="2"/>
          <w:numId w:val="13"/>
        </w:numPr>
      </w:pPr>
      <w:r w:rsidRPr="00271547">
        <w:rPr>
          <w:rtl/>
        </w:rPr>
        <w:t>بنى الشبكات المخصصة</w:t>
      </w:r>
      <w:r w:rsidR="00867380" w:rsidRPr="00271547">
        <w:t>:</w:t>
      </w:r>
      <w:r w:rsidRPr="00271547">
        <w:t xml:space="preserve"> (Custom Architectures)</w:t>
      </w:r>
    </w:p>
    <w:p w14:paraId="15D19692" w14:textId="60CB6D70" w:rsidR="00105196" w:rsidRPr="00105196" w:rsidRDefault="00105196" w:rsidP="007D0A64">
      <w:pPr>
        <w:spacing w:line="240" w:lineRule="auto"/>
        <w:ind w:left="720"/>
        <w:rPr>
          <w:rFonts w:cs="Traditional Arabic"/>
          <w:color w:val="202020"/>
        </w:rPr>
      </w:pPr>
      <w:r w:rsidRPr="00105196">
        <w:rPr>
          <w:rFonts w:cs="Traditional Arabic"/>
          <w:color w:val="202020"/>
          <w:rtl/>
        </w:rPr>
        <w:t>نموذج</w:t>
      </w:r>
      <w:r w:rsidRPr="00105196">
        <w:rPr>
          <w:rFonts w:cs="Traditional Arabic"/>
          <w:color w:val="202020"/>
        </w:rPr>
        <w:t xml:space="preserve"> CNN </w:t>
      </w:r>
      <w:r w:rsidRPr="00105196">
        <w:rPr>
          <w:rFonts w:cs="Traditional Arabic"/>
          <w:color w:val="202020"/>
          <w:rtl/>
        </w:rPr>
        <w:t>ذو الـ 12 طبقة</w:t>
      </w:r>
      <w:r w:rsidRPr="00105196">
        <w:rPr>
          <w:rFonts w:cs="Traditional Arabic"/>
          <w:color w:val="202020"/>
        </w:rPr>
        <w:t xml:space="preserve">: </w:t>
      </w:r>
      <w:r w:rsidRPr="00105196">
        <w:rPr>
          <w:rFonts w:cs="Traditional Arabic"/>
          <w:color w:val="202020"/>
          <w:rtl/>
        </w:rPr>
        <w:t>صُمم نموذج مخصص للتصنيف الثنائي يتكون من 4 طبقات تلافيفية و4 طبقات تجميع</w:t>
      </w:r>
      <w:r w:rsidRPr="00105196">
        <w:rPr>
          <w:rFonts w:cs="Traditional Arabic"/>
          <w:color w:val="202020"/>
        </w:rPr>
        <w:t xml:space="preserve"> (MaxPool2D) </w:t>
      </w:r>
      <w:r w:rsidRPr="00105196">
        <w:rPr>
          <w:rFonts w:cs="Traditional Arabic"/>
          <w:color w:val="202020"/>
          <w:rtl/>
        </w:rPr>
        <w:t>مع طبقات متصلة بالكامل</w:t>
      </w:r>
      <w:r w:rsidRPr="00105196">
        <w:rPr>
          <w:rFonts w:cs="Traditional Arabic"/>
          <w:color w:val="202020"/>
        </w:rPr>
        <w:t xml:space="preserve"> (Dense)</w:t>
      </w:r>
      <w:r w:rsidRPr="00105196">
        <w:rPr>
          <w:rFonts w:cs="Traditional Arabic"/>
          <w:color w:val="202020"/>
          <w:rtl/>
        </w:rPr>
        <w:t xml:space="preserve">، مستخدماً دالات تنشيط متنوعة مثل </w:t>
      </w:r>
      <w:r w:rsidRPr="00105196">
        <w:rPr>
          <w:rFonts w:cs="Traditional Arabic"/>
          <w:color w:val="202020"/>
        </w:rPr>
        <w:t xml:space="preserve">ReLU </w:t>
      </w:r>
      <w:r w:rsidR="005644D7" w:rsidRPr="00271547">
        <w:rPr>
          <w:rFonts w:cs="Traditional Arabic" w:hint="cs"/>
          <w:color w:val="202020"/>
          <w:rtl/>
        </w:rPr>
        <w:t>و</w:t>
      </w:r>
      <w:r w:rsidR="005644D7" w:rsidRPr="00271547">
        <w:rPr>
          <w:rFonts w:cs="Traditional Arabic" w:hint="cs"/>
          <w:color w:val="202020"/>
        </w:rPr>
        <w:t>Leaky</w:t>
      </w:r>
      <w:r w:rsidRPr="00105196">
        <w:rPr>
          <w:rFonts w:cs="Traditional Arabic"/>
          <w:color w:val="202020"/>
        </w:rPr>
        <w:t xml:space="preserve"> ReLU </w:t>
      </w:r>
      <w:r w:rsidR="005644D7" w:rsidRPr="00271547">
        <w:rPr>
          <w:rFonts w:cs="Traditional Arabic" w:hint="cs"/>
          <w:color w:val="202020"/>
          <w:rtl/>
        </w:rPr>
        <w:t>و</w:t>
      </w:r>
      <w:r w:rsidR="005644D7" w:rsidRPr="00271547">
        <w:rPr>
          <w:rFonts w:cs="Traditional Arabic" w:hint="cs"/>
          <w:color w:val="202020"/>
        </w:rPr>
        <w:t>Sigmoid</w:t>
      </w:r>
      <w:r w:rsidRPr="00105196">
        <w:rPr>
          <w:rFonts w:cs="Traditional Arabic"/>
          <w:color w:val="202020"/>
        </w:rPr>
        <w:t xml:space="preserve"> </w:t>
      </w:r>
      <w:r w:rsidRPr="00105196">
        <w:rPr>
          <w:rFonts w:cs="Traditional Arabic"/>
          <w:color w:val="202020"/>
          <w:rtl/>
        </w:rPr>
        <w:t>لتحقيق أداء يتفوق على النماذج الضخمة المدرّبة مسبقاً في مهام محددة</w:t>
      </w:r>
      <w:r w:rsidRPr="00105196">
        <w:rPr>
          <w:rFonts w:cs="Traditional Arabic"/>
          <w:color w:val="202020"/>
        </w:rPr>
        <w:t xml:space="preserve"> </w:t>
      </w:r>
      <w:sdt>
        <w:sdtPr>
          <w:rPr>
            <w:rFonts w:cs="Traditional Arabic"/>
            <w:color w:val="202020"/>
            <w:rtl/>
          </w:rPr>
          <w:id w:val="206761069"/>
          <w:citation/>
        </w:sdtPr>
        <w:sdtContent>
          <w:r w:rsidR="00867380" w:rsidRPr="00271547">
            <w:rPr>
              <w:rFonts w:cs="Traditional Arabic"/>
              <w:color w:val="202020"/>
              <w:rtl/>
            </w:rPr>
            <w:fldChar w:fldCharType="begin"/>
          </w:r>
          <w:r w:rsidR="002819D6">
            <w:rPr>
              <w:rFonts w:cs="Traditional Arabic"/>
              <w:color w:val="202020"/>
            </w:rPr>
            <w:instrText xml:space="preserve">CITATION Emt20 \l 1033 </w:instrText>
          </w:r>
          <w:r w:rsidR="00867380" w:rsidRPr="00271547">
            <w:rPr>
              <w:rFonts w:cs="Traditional Arabic"/>
              <w:color w:val="202020"/>
              <w:rtl/>
            </w:rPr>
            <w:fldChar w:fldCharType="separate"/>
          </w:r>
          <w:r w:rsidR="002819D6" w:rsidRPr="002819D6">
            <w:rPr>
              <w:rFonts w:cs="Traditional Arabic"/>
              <w:noProof/>
              <w:color w:val="202020"/>
            </w:rPr>
            <w:t>[5]</w:t>
          </w:r>
          <w:r w:rsidR="00867380" w:rsidRPr="00271547">
            <w:rPr>
              <w:rFonts w:cs="Traditional Arabic"/>
              <w:color w:val="202020"/>
              <w:rtl/>
            </w:rPr>
            <w:fldChar w:fldCharType="end"/>
          </w:r>
        </w:sdtContent>
      </w:sdt>
    </w:p>
    <w:p w14:paraId="248A15F7" w14:textId="3BD49E22" w:rsidR="00105196" w:rsidRPr="003F44CB" w:rsidRDefault="00105196" w:rsidP="007D0A64">
      <w:pPr>
        <w:spacing w:line="240" w:lineRule="auto"/>
        <w:ind w:left="720"/>
        <w:rPr>
          <w:rFonts w:cs="Traditional Arabic"/>
          <w:color w:val="202020"/>
          <w:rtl/>
        </w:rPr>
      </w:pPr>
      <w:r w:rsidRPr="003F44CB">
        <w:rPr>
          <w:rFonts w:cs="Traditional Arabic"/>
          <w:color w:val="202020"/>
          <w:rtl/>
        </w:rPr>
        <w:t xml:space="preserve">تُظهر النتائج أن هذه المنهجيات، وبالأخص تلك التي تدمج بين </w:t>
      </w:r>
      <w:r w:rsidRPr="003F44CB">
        <w:rPr>
          <w:rFonts w:cs="Traditional Arabic"/>
          <w:b/>
          <w:bCs/>
          <w:color w:val="202020"/>
          <w:rtl/>
        </w:rPr>
        <w:t>نقل المعرفة ومعالجة عدم التوازن</w:t>
      </w:r>
      <w:r w:rsidRPr="003F44CB">
        <w:rPr>
          <w:rFonts w:cs="Traditional Arabic"/>
          <w:color w:val="202020"/>
          <w:rtl/>
        </w:rPr>
        <w:t>، قد حققت طفرة في دقة التشخيص لتصل في بعض النماذج إلى 97.75</w:t>
      </w:r>
      <w:r w:rsidRPr="003F44CB">
        <w:rPr>
          <w:rFonts w:cs="Traditional Arabic"/>
          <w:color w:val="202020"/>
        </w:rPr>
        <w:t xml:space="preserve">% </w:t>
      </w:r>
    </w:p>
    <w:p w14:paraId="419E55BC" w14:textId="44524B52" w:rsidR="00790754" w:rsidRPr="00271547" w:rsidRDefault="00790754" w:rsidP="00DD04D4">
      <w:pPr>
        <w:pStyle w:val="Heading3"/>
        <w:numPr>
          <w:ilvl w:val="2"/>
          <w:numId w:val="13"/>
        </w:numPr>
        <w:rPr>
          <w:rtl/>
        </w:rPr>
      </w:pPr>
      <w:r w:rsidRPr="00271547">
        <w:rPr>
          <w:rtl/>
        </w:rPr>
        <w:t xml:space="preserve">معايير </w:t>
      </w:r>
      <w:r w:rsidR="00271547" w:rsidRPr="00271547">
        <w:rPr>
          <w:rtl/>
        </w:rPr>
        <w:t>التقييم</w:t>
      </w:r>
      <w:r w:rsidRPr="00271547">
        <w:rPr>
          <w:rtl/>
        </w:rPr>
        <w:t>:</w:t>
      </w:r>
    </w:p>
    <w:p w14:paraId="0AC59320" w14:textId="21CF78E8" w:rsidR="00790754" w:rsidRPr="00271547" w:rsidRDefault="00790754">
      <w:pPr>
        <w:pStyle w:val="ListParagraph"/>
        <w:numPr>
          <w:ilvl w:val="0"/>
          <w:numId w:val="7"/>
        </w:numPr>
        <w:spacing w:line="240" w:lineRule="auto"/>
        <w:rPr>
          <w:rFonts w:cs="Traditional Arabic"/>
          <w:color w:val="202020"/>
        </w:rPr>
      </w:pPr>
      <w:r w:rsidRPr="00271547">
        <w:rPr>
          <w:rFonts w:cs="Traditional Arabic" w:hint="cs"/>
          <w:color w:val="202020"/>
          <w:rtl/>
        </w:rPr>
        <w:t>ت</w:t>
      </w:r>
      <w:r w:rsidRPr="00271547">
        <w:rPr>
          <w:rFonts w:cs="Traditional Arabic"/>
          <w:color w:val="202020"/>
          <w:rtl/>
        </w:rPr>
        <w:t>عتمد الأبحاث المتخصصة في تشخيص مرض الزهايمر على مجموعة من المقاييس الإحصائية الموحدة لتقييم كفاءة النماذج المقترحة. وتتوزع هذه المقاييس لتشمل جوانب الدقة العامة، والقدرة على التمييز بين المصابين والأصحاء، وهي كالتالي</w:t>
      </w:r>
      <w:r w:rsidRPr="00271547">
        <w:rPr>
          <w:rFonts w:cs="Traditional Arabic"/>
          <w:color w:val="202020"/>
        </w:rPr>
        <w:t>:</w:t>
      </w:r>
    </w:p>
    <w:p w14:paraId="58A9F948" w14:textId="77777777" w:rsidR="00790754" w:rsidRPr="00271547" w:rsidRDefault="00790754">
      <w:pPr>
        <w:pStyle w:val="ListParagraph"/>
        <w:numPr>
          <w:ilvl w:val="0"/>
          <w:numId w:val="7"/>
        </w:numPr>
        <w:spacing w:line="240" w:lineRule="auto"/>
        <w:rPr>
          <w:rFonts w:cs="Traditional Arabic"/>
          <w:color w:val="202020"/>
        </w:rPr>
      </w:pPr>
      <w:r w:rsidRPr="00271547">
        <w:rPr>
          <w:rFonts w:cs="Traditional Arabic"/>
          <w:color w:val="202020"/>
          <w:rtl/>
        </w:rPr>
        <w:t>الدقة</w:t>
      </w:r>
      <w:r w:rsidRPr="00271547">
        <w:rPr>
          <w:rFonts w:cs="Traditional Arabic"/>
          <w:color w:val="202020"/>
        </w:rPr>
        <w:t xml:space="preserve"> (Accuracy): </w:t>
      </w:r>
      <w:r w:rsidRPr="00271547">
        <w:rPr>
          <w:rFonts w:cs="Traditional Arabic"/>
          <w:color w:val="202020"/>
          <w:rtl/>
        </w:rPr>
        <w:t>وتُعبر عن النسبة الإجمالية للتصنيفات الصحيحة التي قام بها النموذج مقارنة بجميع الحالات، وهي المقياس الأكثر شيوعاً لتقييم الأداء العام للنماذج</w:t>
      </w:r>
      <w:r w:rsidRPr="00271547">
        <w:rPr>
          <w:rFonts w:cs="Traditional Arabic"/>
          <w:color w:val="202020"/>
        </w:rPr>
        <w:t>.</w:t>
      </w:r>
    </w:p>
    <w:p w14:paraId="0BCD2403" w14:textId="77777777" w:rsidR="00790754" w:rsidRPr="00271547" w:rsidRDefault="00790754">
      <w:pPr>
        <w:pStyle w:val="ListParagraph"/>
        <w:numPr>
          <w:ilvl w:val="0"/>
          <w:numId w:val="7"/>
        </w:numPr>
        <w:spacing w:line="240" w:lineRule="auto"/>
        <w:rPr>
          <w:rFonts w:cs="Traditional Arabic"/>
          <w:color w:val="202020"/>
        </w:rPr>
      </w:pPr>
      <w:r w:rsidRPr="00271547">
        <w:rPr>
          <w:rFonts w:cs="Traditional Arabic"/>
          <w:color w:val="202020"/>
          <w:rtl/>
        </w:rPr>
        <w:t>الحساسية أو الاستدعاء</w:t>
      </w:r>
      <w:r w:rsidRPr="00271547">
        <w:rPr>
          <w:rFonts w:cs="Traditional Arabic"/>
          <w:color w:val="202020"/>
        </w:rPr>
        <w:t xml:space="preserve"> (Sensitivity / Recall): </w:t>
      </w:r>
      <w:r w:rsidRPr="00271547">
        <w:rPr>
          <w:rFonts w:cs="Traditional Arabic"/>
          <w:color w:val="202020"/>
          <w:rtl/>
        </w:rPr>
        <w:t>يقيس هذا المعيار قدرة النموذج على اكتشاف الحالات المصابة فعلياً من بين جميع المرضى، وهو ضروري جداً في التشخيص الطبي لضمان عدم تفويت أي إصابة محتملة</w:t>
      </w:r>
      <w:r w:rsidRPr="00271547">
        <w:rPr>
          <w:rFonts w:cs="Traditional Arabic"/>
          <w:color w:val="202020"/>
        </w:rPr>
        <w:t>.</w:t>
      </w:r>
    </w:p>
    <w:p w14:paraId="57EB4D4C" w14:textId="77777777" w:rsidR="00790754" w:rsidRPr="00271547" w:rsidRDefault="00790754">
      <w:pPr>
        <w:pStyle w:val="ListParagraph"/>
        <w:numPr>
          <w:ilvl w:val="0"/>
          <w:numId w:val="7"/>
        </w:numPr>
        <w:spacing w:line="240" w:lineRule="auto"/>
        <w:rPr>
          <w:rFonts w:cs="Traditional Arabic"/>
          <w:color w:val="202020"/>
        </w:rPr>
      </w:pPr>
      <w:r w:rsidRPr="00271547">
        <w:rPr>
          <w:rFonts w:cs="Traditional Arabic"/>
          <w:color w:val="202020"/>
          <w:rtl/>
        </w:rPr>
        <w:t>النوعية</w:t>
      </w:r>
      <w:r w:rsidRPr="00271547">
        <w:rPr>
          <w:rFonts w:cs="Traditional Arabic"/>
          <w:color w:val="202020"/>
        </w:rPr>
        <w:t xml:space="preserve"> (Specificity): </w:t>
      </w:r>
      <w:r w:rsidRPr="00271547">
        <w:rPr>
          <w:rFonts w:cs="Traditional Arabic"/>
          <w:color w:val="202020"/>
          <w:rtl/>
        </w:rPr>
        <w:t>يركز هذا المقياس على نسبة الرفض الصحيح، أي قدرة النموذج على تحديد الحالات السليمة بشكل دقيق وتجنب تشخيص الأصحاء كمرضى عن طريق الخطأ</w:t>
      </w:r>
      <w:r w:rsidRPr="00271547">
        <w:rPr>
          <w:rFonts w:cs="Traditional Arabic"/>
          <w:color w:val="202020"/>
        </w:rPr>
        <w:t>.</w:t>
      </w:r>
    </w:p>
    <w:p w14:paraId="79013E03" w14:textId="77777777" w:rsidR="00790754" w:rsidRPr="00271547" w:rsidRDefault="00790754">
      <w:pPr>
        <w:pStyle w:val="ListParagraph"/>
        <w:numPr>
          <w:ilvl w:val="0"/>
          <w:numId w:val="7"/>
        </w:numPr>
        <w:spacing w:line="240" w:lineRule="auto"/>
        <w:rPr>
          <w:rFonts w:cs="Traditional Arabic"/>
          <w:color w:val="202020"/>
        </w:rPr>
      </w:pPr>
      <w:r w:rsidRPr="00271547">
        <w:rPr>
          <w:rFonts w:cs="Traditional Arabic"/>
          <w:color w:val="202020"/>
          <w:rtl/>
        </w:rPr>
        <w:t>الضبط</w:t>
      </w:r>
      <w:r w:rsidRPr="00271547">
        <w:rPr>
          <w:rFonts w:cs="Traditional Arabic"/>
          <w:color w:val="202020"/>
        </w:rPr>
        <w:t xml:space="preserve"> (Precision): </w:t>
      </w:r>
      <w:r w:rsidRPr="00271547">
        <w:rPr>
          <w:rFonts w:cs="Traditional Arabic"/>
          <w:color w:val="202020"/>
          <w:rtl/>
        </w:rPr>
        <w:t>يمثل نسبة الإيجابيات الصحيحة من إجمالي الحالات التي توقع النموذج أنها مصابة، مما يعكس موثوقية التوقعات الإيجابية</w:t>
      </w:r>
      <w:r w:rsidRPr="00271547">
        <w:rPr>
          <w:rFonts w:cs="Traditional Arabic"/>
          <w:color w:val="202020"/>
        </w:rPr>
        <w:t>.</w:t>
      </w:r>
    </w:p>
    <w:p w14:paraId="3FB4FE63" w14:textId="77777777" w:rsidR="00790754" w:rsidRPr="00271547" w:rsidRDefault="00790754">
      <w:pPr>
        <w:pStyle w:val="ListParagraph"/>
        <w:numPr>
          <w:ilvl w:val="0"/>
          <w:numId w:val="7"/>
        </w:numPr>
        <w:spacing w:line="240" w:lineRule="auto"/>
        <w:rPr>
          <w:rFonts w:cs="Traditional Arabic"/>
          <w:color w:val="202020"/>
        </w:rPr>
      </w:pPr>
      <w:r w:rsidRPr="00271547">
        <w:rPr>
          <w:rFonts w:cs="Traditional Arabic"/>
          <w:color w:val="202020"/>
          <w:rtl/>
        </w:rPr>
        <w:t>مقياس</w:t>
      </w:r>
      <w:r w:rsidRPr="00271547">
        <w:rPr>
          <w:rFonts w:cs="Traditional Arabic"/>
          <w:color w:val="202020"/>
        </w:rPr>
        <w:t xml:space="preserve"> F1-Score: </w:t>
      </w:r>
      <w:r w:rsidRPr="00271547">
        <w:rPr>
          <w:rFonts w:cs="Traditional Arabic"/>
          <w:color w:val="202020"/>
          <w:rtl/>
        </w:rPr>
        <w:t>وهو وسط توافقي يوازن بين الضبط والاستدعاء، ويُستخدم بشكل مكثف في النماذج التي تتعامل مع تصنيفات متعددة أو عينات موزعة غير تساوياً لضمان تقييم عادل لأداء الفئات الأقل عدداً</w:t>
      </w:r>
      <w:r w:rsidRPr="00271547">
        <w:rPr>
          <w:rFonts w:cs="Traditional Arabic"/>
          <w:color w:val="202020"/>
        </w:rPr>
        <w:t>.</w:t>
      </w:r>
    </w:p>
    <w:p w14:paraId="43834047" w14:textId="0FDDDE63" w:rsidR="00790754" w:rsidRPr="00271547" w:rsidRDefault="00790754">
      <w:pPr>
        <w:pStyle w:val="ListParagraph"/>
        <w:numPr>
          <w:ilvl w:val="0"/>
          <w:numId w:val="7"/>
        </w:numPr>
        <w:rPr>
          <w:rFonts w:cs="Traditional Arabic"/>
          <w:color w:val="202020"/>
        </w:rPr>
      </w:pPr>
      <w:r w:rsidRPr="00271547">
        <w:rPr>
          <w:rFonts w:cs="Traditional Arabic"/>
          <w:color w:val="202020"/>
          <w:rtl/>
        </w:rPr>
        <w:t>المساحة تحت المنحنى</w:t>
      </w:r>
      <w:r w:rsidRPr="00271547">
        <w:rPr>
          <w:rFonts w:cs="Traditional Arabic"/>
          <w:color w:val="202020"/>
        </w:rPr>
        <w:t xml:space="preserve"> (AUC-ROC): </w:t>
      </w:r>
      <w:r w:rsidRPr="00271547">
        <w:rPr>
          <w:rFonts w:cs="Traditional Arabic"/>
          <w:color w:val="202020"/>
          <w:rtl/>
        </w:rPr>
        <w:t>يُستخدم لتقييم قدرة النموذج الكلية على التمييز بين الفئات المختلفة (مثل التمييز بين الخرف الخفيف والمتوسط)، حيث تشير القيم المرتفعة إلى قوة تمييز عالية بين المراحل الحرجة للمرض</w:t>
      </w:r>
      <w:r w:rsidRPr="00271547">
        <w:rPr>
          <w:rFonts w:cs="Traditional Arabic"/>
          <w:color w:val="202020"/>
        </w:rPr>
        <w:t>.</w:t>
      </w:r>
    </w:p>
    <w:p w14:paraId="6D490256" w14:textId="77777777" w:rsidR="00764907" w:rsidRPr="00271547" w:rsidRDefault="00764907" w:rsidP="00271547">
      <w:pPr>
        <w:ind w:left="720"/>
        <w:rPr>
          <w:rFonts w:cs="Traditional Arabic"/>
          <w:color w:val="202020"/>
          <w:rtl/>
        </w:rPr>
      </w:pPr>
    </w:p>
    <w:tbl>
      <w:tblPr>
        <w:tblW w:w="8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026"/>
      </w:tblGrid>
      <w:tr w:rsidR="00790754" w14:paraId="67E3F023" w14:textId="77777777" w:rsidTr="00A858F8">
        <w:trPr>
          <w:tblHeader/>
        </w:trPr>
        <w:tc>
          <w:tcPr>
            <w:tcW w:w="2200" w:type="dxa"/>
            <w:tcBorders>
              <w:top w:val="single" w:sz="0" w:space="0" w:color="1F5C99"/>
              <w:left w:val="single" w:sz="0" w:space="0" w:color="1F5C99"/>
              <w:bottom w:val="single" w:sz="0" w:space="0" w:color="1F5C99"/>
              <w:right w:val="single" w:sz="0" w:space="0" w:color="1F5C99"/>
            </w:tcBorders>
            <w:shd w:val="clear" w:color="auto" w:fill="1F5C99"/>
            <w:tcMar>
              <w:top w:w="80" w:type="dxa"/>
              <w:left w:w="120" w:type="dxa"/>
              <w:bottom w:w="80" w:type="dxa"/>
              <w:right w:w="120" w:type="dxa"/>
            </w:tcMar>
            <w:vAlign w:val="center"/>
          </w:tcPr>
          <w:p w14:paraId="726F09E5" w14:textId="77777777" w:rsidR="00790754" w:rsidRDefault="00790754" w:rsidP="00A858F8">
            <w:pPr>
              <w:jc w:val="center"/>
              <w:rPr>
                <w:rFonts w:eastAsia="Arial" w:cs="Traditional Arabic"/>
                <w:b/>
                <w:bCs/>
                <w:color w:val="FFFFFF"/>
                <w:sz w:val="28"/>
                <w:szCs w:val="28"/>
              </w:rPr>
            </w:pPr>
            <w:r>
              <w:rPr>
                <w:rFonts w:eastAsia="Arial" w:cs="Traditional Arabic" w:hint="cs"/>
                <w:b/>
                <w:bCs/>
                <w:color w:val="FFFFFF"/>
                <w:sz w:val="28"/>
                <w:szCs w:val="28"/>
                <w:rtl/>
              </w:rPr>
              <w:t>المقياس</w:t>
            </w:r>
          </w:p>
        </w:tc>
        <w:tc>
          <w:tcPr>
            <w:tcW w:w="3000" w:type="dxa"/>
            <w:tcBorders>
              <w:top w:val="single" w:sz="0" w:space="0" w:color="1F5C99"/>
              <w:left w:val="single" w:sz="0" w:space="0" w:color="1F5C99"/>
              <w:bottom w:val="single" w:sz="0" w:space="0" w:color="1F5C99"/>
              <w:right w:val="single" w:sz="0" w:space="0" w:color="1F5C99"/>
            </w:tcBorders>
            <w:shd w:val="clear" w:color="auto" w:fill="1F5C99"/>
            <w:tcMar>
              <w:top w:w="80" w:type="dxa"/>
              <w:left w:w="120" w:type="dxa"/>
              <w:bottom w:w="80" w:type="dxa"/>
              <w:right w:w="120" w:type="dxa"/>
            </w:tcMar>
            <w:vAlign w:val="center"/>
          </w:tcPr>
          <w:p w14:paraId="28DB95A5" w14:textId="77777777" w:rsidR="00790754" w:rsidRDefault="00790754" w:rsidP="00A858F8">
            <w:pPr>
              <w:jc w:val="center"/>
              <w:rPr>
                <w:rFonts w:eastAsia="Arial" w:cs="Traditional Arabic"/>
                <w:b/>
                <w:bCs/>
                <w:color w:val="FFFFFF"/>
                <w:sz w:val="28"/>
                <w:szCs w:val="28"/>
              </w:rPr>
            </w:pPr>
            <w:r>
              <w:rPr>
                <w:rFonts w:eastAsia="Arial" w:cs="Traditional Arabic" w:hint="cs"/>
                <w:b/>
                <w:bCs/>
                <w:color w:val="FFFFFF"/>
                <w:sz w:val="28"/>
                <w:szCs w:val="28"/>
                <w:rtl/>
              </w:rPr>
              <w:t>الصيغة الرياضية</w:t>
            </w:r>
          </w:p>
        </w:tc>
        <w:tc>
          <w:tcPr>
            <w:tcW w:w="3026" w:type="dxa"/>
            <w:tcBorders>
              <w:top w:val="single" w:sz="0" w:space="0" w:color="1F5C99"/>
              <w:left w:val="single" w:sz="0" w:space="0" w:color="1F5C99"/>
              <w:bottom w:val="single" w:sz="0" w:space="0" w:color="1F5C99"/>
              <w:right w:val="single" w:sz="0" w:space="0" w:color="1F5C99"/>
            </w:tcBorders>
            <w:shd w:val="clear" w:color="auto" w:fill="1F5C99"/>
            <w:tcMar>
              <w:top w:w="80" w:type="dxa"/>
              <w:left w:w="120" w:type="dxa"/>
              <w:bottom w:w="80" w:type="dxa"/>
              <w:right w:w="120" w:type="dxa"/>
            </w:tcMar>
            <w:vAlign w:val="center"/>
          </w:tcPr>
          <w:p w14:paraId="0B08B3BC" w14:textId="77777777" w:rsidR="00790754" w:rsidRDefault="00790754" w:rsidP="00A858F8">
            <w:pPr>
              <w:jc w:val="center"/>
              <w:rPr>
                <w:rFonts w:eastAsia="Arial" w:cs="Traditional Arabic"/>
                <w:b/>
                <w:bCs/>
                <w:color w:val="FFFFFF"/>
                <w:sz w:val="28"/>
                <w:szCs w:val="28"/>
              </w:rPr>
            </w:pPr>
            <w:r>
              <w:rPr>
                <w:rFonts w:eastAsia="Arial" w:cs="Traditional Arabic" w:hint="cs"/>
                <w:b/>
                <w:bCs/>
                <w:color w:val="FFFFFF"/>
                <w:sz w:val="28"/>
                <w:szCs w:val="28"/>
                <w:rtl/>
              </w:rPr>
              <w:t>الدلالة</w:t>
            </w:r>
          </w:p>
        </w:tc>
      </w:tr>
      <w:tr w:rsidR="00790754" w14:paraId="6354AD9D" w14:textId="77777777" w:rsidTr="00A858F8">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2E805B70" w14:textId="77777777" w:rsidR="00790754" w:rsidRPr="00271547" w:rsidRDefault="00790754" w:rsidP="00A858F8">
            <w:pPr>
              <w:jc w:val="center"/>
              <w:rPr>
                <w:rFonts w:cs="Traditional Arabic"/>
                <w:color w:val="202020"/>
                <w:rtl/>
              </w:rPr>
            </w:pPr>
            <w:r w:rsidRPr="00271547">
              <w:rPr>
                <w:rFonts w:cs="Traditional Arabic"/>
                <w:color w:val="202020"/>
              </w:rPr>
              <w:t xml:space="preserve">Accuracy </w:t>
            </w:r>
          </w:p>
          <w:p w14:paraId="0D40A0AC" w14:textId="77777777" w:rsidR="00790754" w:rsidRPr="00271547" w:rsidRDefault="00790754" w:rsidP="00A858F8">
            <w:pPr>
              <w:jc w:val="center"/>
              <w:rPr>
                <w:rFonts w:cs="Traditional Arabic"/>
                <w:color w:val="202020"/>
              </w:rPr>
            </w:pPr>
            <w:r w:rsidRPr="00271547">
              <w:rPr>
                <w:rFonts w:cs="Traditional Arabic" w:hint="cs"/>
                <w:color w:val="202020"/>
                <w:rtl/>
              </w:rPr>
              <w:t>(الدقة)</w:t>
            </w:r>
          </w:p>
        </w:tc>
        <w:tc>
          <w:tcPr>
            <w:tcW w:w="3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036096D1" w14:textId="77777777" w:rsidR="00790754" w:rsidRPr="00271547" w:rsidRDefault="00790754" w:rsidP="00A858F8">
            <w:pPr>
              <w:jc w:val="center"/>
              <w:rPr>
                <w:rFonts w:cs="Traditional Arabic"/>
                <w:color w:val="202020"/>
              </w:rPr>
            </w:pPr>
            <w:r w:rsidRPr="00271547">
              <w:rPr>
                <w:rFonts w:cs="Traditional Arabic"/>
                <w:color w:val="202020"/>
              </w:rPr>
              <w:t>(TP + TN) / (TP + TN + FP + FN)</w:t>
            </w:r>
          </w:p>
        </w:tc>
        <w:tc>
          <w:tcPr>
            <w:tcW w:w="3026"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2B868979" w14:textId="77777777" w:rsidR="00790754" w:rsidRPr="00271547" w:rsidRDefault="00790754" w:rsidP="00A858F8">
            <w:pPr>
              <w:jc w:val="center"/>
              <w:rPr>
                <w:rFonts w:cs="Traditional Arabic"/>
                <w:color w:val="202020"/>
              </w:rPr>
            </w:pPr>
            <w:r w:rsidRPr="00271547">
              <w:rPr>
                <w:rFonts w:cs="Traditional Arabic" w:hint="cs"/>
                <w:color w:val="202020"/>
                <w:rtl/>
              </w:rPr>
              <w:t>نسبة</w:t>
            </w:r>
            <w:r w:rsidRPr="00271547">
              <w:rPr>
                <w:rFonts w:cs="Traditional Arabic"/>
                <w:color w:val="202020"/>
                <w:rtl/>
              </w:rPr>
              <w:t xml:space="preserve"> </w:t>
            </w:r>
            <w:r w:rsidRPr="00271547">
              <w:rPr>
                <w:rFonts w:cs="Traditional Arabic" w:hint="cs"/>
                <w:color w:val="202020"/>
                <w:rtl/>
              </w:rPr>
              <w:t>التصنيفات</w:t>
            </w:r>
            <w:r w:rsidRPr="00271547">
              <w:rPr>
                <w:rFonts w:cs="Traditional Arabic"/>
                <w:color w:val="202020"/>
                <w:rtl/>
              </w:rPr>
              <w:t xml:space="preserve"> </w:t>
            </w:r>
            <w:r w:rsidRPr="00271547">
              <w:rPr>
                <w:rFonts w:cs="Traditional Arabic" w:hint="cs"/>
                <w:color w:val="202020"/>
                <w:rtl/>
              </w:rPr>
              <w:t>الصحيحة</w:t>
            </w:r>
            <w:r w:rsidRPr="00271547">
              <w:rPr>
                <w:rFonts w:cs="Traditional Arabic"/>
                <w:color w:val="202020"/>
                <w:rtl/>
              </w:rPr>
              <w:t xml:space="preserve"> </w:t>
            </w:r>
            <w:r w:rsidRPr="00271547">
              <w:rPr>
                <w:rFonts w:cs="Traditional Arabic" w:hint="cs"/>
                <w:color w:val="202020"/>
                <w:rtl/>
              </w:rPr>
              <w:t>الإجمالية</w:t>
            </w:r>
          </w:p>
        </w:tc>
      </w:tr>
      <w:tr w:rsidR="00790754" w14:paraId="50C06AC8" w14:textId="77777777" w:rsidTr="00A858F8">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429544E4" w14:textId="77777777" w:rsidR="00790754" w:rsidRPr="00271547" w:rsidRDefault="00790754" w:rsidP="00A858F8">
            <w:pPr>
              <w:jc w:val="center"/>
              <w:rPr>
                <w:rFonts w:cs="Traditional Arabic"/>
                <w:color w:val="202020"/>
              </w:rPr>
            </w:pPr>
            <w:r w:rsidRPr="00271547">
              <w:rPr>
                <w:rFonts w:cs="Traditional Arabic"/>
                <w:color w:val="202020"/>
              </w:rPr>
              <w:t xml:space="preserve">Precision </w:t>
            </w:r>
            <w:r w:rsidRPr="00271547">
              <w:rPr>
                <w:rFonts w:cs="Traditional Arabic"/>
                <w:color w:val="202020"/>
                <w:rtl/>
              </w:rPr>
              <w:br/>
            </w:r>
            <w:r w:rsidRPr="00271547">
              <w:rPr>
                <w:rFonts w:cs="Traditional Arabic" w:hint="cs"/>
                <w:color w:val="202020"/>
                <w:rtl/>
              </w:rPr>
              <w:t>(الضبط)</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7380A508" w14:textId="77777777" w:rsidR="00790754" w:rsidRPr="00271547" w:rsidRDefault="00790754" w:rsidP="00A858F8">
            <w:pPr>
              <w:jc w:val="center"/>
              <w:rPr>
                <w:rFonts w:cs="Traditional Arabic"/>
                <w:color w:val="202020"/>
              </w:rPr>
            </w:pPr>
            <w:r w:rsidRPr="00271547">
              <w:rPr>
                <w:rFonts w:cs="Traditional Arabic"/>
                <w:color w:val="202020"/>
              </w:rPr>
              <w:t>TP / (TP + FP)</w:t>
            </w:r>
          </w:p>
        </w:tc>
        <w:tc>
          <w:tcPr>
            <w:tcW w:w="30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29482BAE" w14:textId="77777777" w:rsidR="00790754" w:rsidRPr="00271547" w:rsidRDefault="00790754" w:rsidP="00A858F8">
            <w:pPr>
              <w:jc w:val="center"/>
              <w:rPr>
                <w:rFonts w:cs="Traditional Arabic"/>
                <w:color w:val="202020"/>
              </w:rPr>
            </w:pPr>
            <w:r w:rsidRPr="00271547">
              <w:rPr>
                <w:rFonts w:cs="Traditional Arabic" w:hint="cs"/>
                <w:color w:val="202020"/>
                <w:rtl/>
              </w:rPr>
              <w:t>نسبة</w:t>
            </w:r>
            <w:r w:rsidRPr="00271547">
              <w:rPr>
                <w:rFonts w:cs="Traditional Arabic"/>
                <w:color w:val="202020"/>
                <w:rtl/>
              </w:rPr>
              <w:t xml:space="preserve"> </w:t>
            </w:r>
            <w:r w:rsidRPr="00271547">
              <w:rPr>
                <w:rFonts w:cs="Traditional Arabic" w:hint="cs"/>
                <w:color w:val="202020"/>
                <w:rtl/>
              </w:rPr>
              <w:t>الإيجابيات</w:t>
            </w:r>
            <w:r w:rsidRPr="00271547">
              <w:rPr>
                <w:rFonts w:cs="Traditional Arabic"/>
                <w:color w:val="202020"/>
                <w:rtl/>
              </w:rPr>
              <w:t xml:space="preserve"> </w:t>
            </w:r>
            <w:r w:rsidRPr="00271547">
              <w:rPr>
                <w:rFonts w:cs="Traditional Arabic" w:hint="cs"/>
                <w:color w:val="202020"/>
                <w:rtl/>
              </w:rPr>
              <w:t>الصحيحة</w:t>
            </w:r>
            <w:r w:rsidRPr="00271547">
              <w:rPr>
                <w:rFonts w:cs="Traditional Arabic"/>
                <w:color w:val="202020"/>
                <w:rtl/>
              </w:rPr>
              <w:t xml:space="preserve"> </w:t>
            </w:r>
            <w:r w:rsidRPr="00271547">
              <w:rPr>
                <w:rFonts w:cs="Traditional Arabic" w:hint="cs"/>
                <w:color w:val="202020"/>
                <w:rtl/>
              </w:rPr>
              <w:t>من</w:t>
            </w:r>
            <w:r w:rsidRPr="00271547">
              <w:rPr>
                <w:rFonts w:cs="Traditional Arabic"/>
                <w:color w:val="202020"/>
                <w:rtl/>
              </w:rPr>
              <w:t xml:space="preserve"> </w:t>
            </w:r>
            <w:r w:rsidRPr="00271547">
              <w:rPr>
                <w:rFonts w:cs="Traditional Arabic" w:hint="cs"/>
                <w:color w:val="202020"/>
                <w:rtl/>
              </w:rPr>
              <w:t>المتوقَّعة</w:t>
            </w:r>
          </w:p>
        </w:tc>
      </w:tr>
      <w:tr w:rsidR="00790754" w14:paraId="470A63F1" w14:textId="77777777" w:rsidTr="00A858F8">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00CD59D2" w14:textId="77777777" w:rsidR="00790754" w:rsidRPr="00271547" w:rsidRDefault="00790754" w:rsidP="00A858F8">
            <w:pPr>
              <w:jc w:val="center"/>
              <w:rPr>
                <w:rFonts w:cs="Traditional Arabic"/>
                <w:color w:val="202020"/>
              </w:rPr>
            </w:pPr>
            <w:r w:rsidRPr="00271547">
              <w:rPr>
                <w:rFonts w:cs="Traditional Arabic"/>
                <w:color w:val="202020"/>
              </w:rPr>
              <w:t>Recall / Sensitivity</w:t>
            </w:r>
          </w:p>
        </w:tc>
        <w:tc>
          <w:tcPr>
            <w:tcW w:w="3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60FB74A0" w14:textId="77777777" w:rsidR="00790754" w:rsidRPr="00271547" w:rsidRDefault="00790754" w:rsidP="00A858F8">
            <w:pPr>
              <w:jc w:val="center"/>
              <w:rPr>
                <w:rFonts w:cs="Traditional Arabic"/>
                <w:color w:val="202020"/>
              </w:rPr>
            </w:pPr>
            <w:r w:rsidRPr="00271547">
              <w:rPr>
                <w:rFonts w:cs="Traditional Arabic"/>
                <w:color w:val="202020"/>
              </w:rPr>
              <w:t>TP / (TP + FN)</w:t>
            </w:r>
          </w:p>
        </w:tc>
        <w:tc>
          <w:tcPr>
            <w:tcW w:w="3026"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29B605D4" w14:textId="77777777" w:rsidR="00790754" w:rsidRPr="00271547" w:rsidRDefault="00790754" w:rsidP="00A858F8">
            <w:pPr>
              <w:jc w:val="center"/>
              <w:rPr>
                <w:rFonts w:cs="Traditional Arabic"/>
                <w:color w:val="202020"/>
              </w:rPr>
            </w:pPr>
            <w:r w:rsidRPr="00271547">
              <w:rPr>
                <w:rFonts w:cs="Traditional Arabic" w:hint="cs"/>
                <w:color w:val="202020"/>
                <w:rtl/>
              </w:rPr>
              <w:t>نسبة</w:t>
            </w:r>
            <w:r w:rsidRPr="00271547">
              <w:rPr>
                <w:rFonts w:cs="Traditional Arabic"/>
                <w:color w:val="202020"/>
                <w:rtl/>
              </w:rPr>
              <w:t xml:space="preserve"> </w:t>
            </w:r>
            <w:r w:rsidRPr="00271547">
              <w:rPr>
                <w:rFonts w:cs="Traditional Arabic" w:hint="cs"/>
                <w:color w:val="202020"/>
                <w:rtl/>
              </w:rPr>
              <w:t>اكتشاف</w:t>
            </w:r>
            <w:r w:rsidRPr="00271547">
              <w:rPr>
                <w:rFonts w:cs="Traditional Arabic"/>
                <w:color w:val="202020"/>
                <w:rtl/>
              </w:rPr>
              <w:t xml:space="preserve"> </w:t>
            </w:r>
            <w:r w:rsidRPr="00271547">
              <w:rPr>
                <w:rFonts w:cs="Traditional Arabic" w:hint="cs"/>
                <w:color w:val="202020"/>
                <w:rtl/>
              </w:rPr>
              <w:t>الحالات</w:t>
            </w:r>
            <w:r w:rsidRPr="00271547">
              <w:rPr>
                <w:rFonts w:cs="Traditional Arabic"/>
                <w:color w:val="202020"/>
                <w:rtl/>
              </w:rPr>
              <w:t xml:space="preserve"> </w:t>
            </w:r>
            <w:r w:rsidRPr="00271547">
              <w:rPr>
                <w:rFonts w:cs="Traditional Arabic" w:hint="cs"/>
                <w:color w:val="202020"/>
                <w:rtl/>
              </w:rPr>
              <w:t>الفعلية</w:t>
            </w:r>
          </w:p>
        </w:tc>
      </w:tr>
      <w:tr w:rsidR="00790754" w14:paraId="25DAB990" w14:textId="77777777" w:rsidTr="00A858F8">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74A8EACA" w14:textId="77777777" w:rsidR="00790754" w:rsidRPr="00271547" w:rsidRDefault="00790754" w:rsidP="00A858F8">
            <w:pPr>
              <w:jc w:val="center"/>
              <w:rPr>
                <w:rFonts w:cs="Traditional Arabic"/>
                <w:color w:val="202020"/>
              </w:rPr>
            </w:pPr>
            <w:r w:rsidRPr="00271547">
              <w:rPr>
                <w:rFonts w:cs="Traditional Arabic"/>
                <w:color w:val="202020"/>
              </w:rPr>
              <w:t xml:space="preserve">Specificity </w:t>
            </w:r>
            <w:r w:rsidRPr="00271547">
              <w:rPr>
                <w:rFonts w:cs="Traditional Arabic"/>
                <w:color w:val="202020"/>
                <w:rtl/>
              </w:rPr>
              <w:br/>
            </w:r>
            <w:r w:rsidRPr="00271547">
              <w:rPr>
                <w:rFonts w:cs="Traditional Arabic" w:hint="cs"/>
                <w:color w:val="202020"/>
                <w:rtl/>
              </w:rPr>
              <w:t>(النوعية)</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0F444A36" w14:textId="77777777" w:rsidR="00790754" w:rsidRPr="00271547" w:rsidRDefault="00790754" w:rsidP="00A858F8">
            <w:pPr>
              <w:jc w:val="center"/>
              <w:rPr>
                <w:rFonts w:cs="Traditional Arabic"/>
                <w:color w:val="202020"/>
              </w:rPr>
            </w:pPr>
            <w:r w:rsidRPr="00271547">
              <w:rPr>
                <w:rFonts w:cs="Traditional Arabic"/>
                <w:color w:val="202020"/>
              </w:rPr>
              <w:t>TN / (TN + FP)</w:t>
            </w:r>
          </w:p>
        </w:tc>
        <w:tc>
          <w:tcPr>
            <w:tcW w:w="30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49DFB2CA" w14:textId="40191463" w:rsidR="00790754" w:rsidRPr="00271547" w:rsidRDefault="00790754" w:rsidP="00A858F8">
            <w:pPr>
              <w:jc w:val="center"/>
              <w:rPr>
                <w:rFonts w:cs="Traditional Arabic"/>
                <w:color w:val="202020"/>
              </w:rPr>
            </w:pPr>
            <w:r w:rsidRPr="00271547">
              <w:rPr>
                <w:rFonts w:cs="Traditional Arabic" w:hint="cs"/>
                <w:color w:val="202020"/>
                <w:rtl/>
              </w:rPr>
              <w:t>نسبة</w:t>
            </w:r>
            <w:r w:rsidRPr="00271547">
              <w:rPr>
                <w:rFonts w:cs="Traditional Arabic"/>
                <w:color w:val="202020"/>
                <w:rtl/>
              </w:rPr>
              <w:t xml:space="preserve"> </w:t>
            </w:r>
            <w:r w:rsidRPr="00271547">
              <w:rPr>
                <w:rFonts w:cs="Traditional Arabic" w:hint="cs"/>
                <w:color w:val="202020"/>
                <w:rtl/>
              </w:rPr>
              <w:t>الرفض</w:t>
            </w:r>
            <w:r w:rsidRPr="00271547">
              <w:rPr>
                <w:rFonts w:cs="Traditional Arabic"/>
                <w:color w:val="202020"/>
                <w:rtl/>
              </w:rPr>
              <w:t xml:space="preserve"> </w:t>
            </w:r>
            <w:r w:rsidRPr="00271547">
              <w:rPr>
                <w:rFonts w:cs="Traditional Arabic" w:hint="cs"/>
                <w:color w:val="202020"/>
                <w:rtl/>
              </w:rPr>
              <w:t>(الحالات السالبة) الصحي</w:t>
            </w:r>
            <w:r w:rsidRPr="00271547">
              <w:rPr>
                <w:rFonts w:cs="Traditional Arabic" w:hint="eastAsia"/>
                <w:color w:val="202020"/>
                <w:rtl/>
              </w:rPr>
              <w:t>ح</w:t>
            </w:r>
          </w:p>
        </w:tc>
      </w:tr>
      <w:tr w:rsidR="00790754" w14:paraId="4138B11D" w14:textId="77777777" w:rsidTr="00A858F8">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530D9C68" w14:textId="77777777" w:rsidR="00790754" w:rsidRPr="00271547" w:rsidRDefault="00790754" w:rsidP="00A858F8">
            <w:pPr>
              <w:jc w:val="center"/>
              <w:rPr>
                <w:rFonts w:cs="Traditional Arabic"/>
                <w:color w:val="202020"/>
              </w:rPr>
            </w:pPr>
            <w:r w:rsidRPr="00271547">
              <w:rPr>
                <w:rFonts w:cs="Traditional Arabic"/>
                <w:color w:val="202020"/>
              </w:rPr>
              <w:t>F1-Score</w:t>
            </w:r>
          </w:p>
        </w:tc>
        <w:tc>
          <w:tcPr>
            <w:tcW w:w="3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4C362C7B" w14:textId="77777777" w:rsidR="00790754" w:rsidRPr="00271547" w:rsidRDefault="00790754" w:rsidP="00A858F8">
            <w:pPr>
              <w:jc w:val="center"/>
              <w:rPr>
                <w:rFonts w:cs="Traditional Arabic"/>
                <w:color w:val="202020"/>
              </w:rPr>
            </w:pPr>
            <w:r w:rsidRPr="00271547">
              <w:rPr>
                <w:rFonts w:cs="Traditional Arabic"/>
                <w:color w:val="202020"/>
              </w:rPr>
              <w:t>2 × (Precision × Recall) / (Precision + Recall)</w:t>
            </w:r>
          </w:p>
        </w:tc>
        <w:tc>
          <w:tcPr>
            <w:tcW w:w="3026" w:type="dxa"/>
            <w:tcBorders>
              <w:top w:val="single" w:sz="0" w:space="0" w:color="CCCCCC"/>
              <w:left w:val="single" w:sz="0" w:space="0" w:color="CCCCCC"/>
              <w:bottom w:val="single" w:sz="0" w:space="0" w:color="CCCCCC"/>
              <w:right w:val="single" w:sz="0" w:space="0" w:color="CCCCCC"/>
            </w:tcBorders>
            <w:shd w:val="clear" w:color="auto" w:fill="EBF3FB"/>
            <w:tcMar>
              <w:top w:w="80" w:type="dxa"/>
              <w:left w:w="120" w:type="dxa"/>
              <w:bottom w:w="80" w:type="dxa"/>
              <w:right w:w="120" w:type="dxa"/>
            </w:tcMar>
            <w:vAlign w:val="center"/>
          </w:tcPr>
          <w:p w14:paraId="55553756" w14:textId="77777777" w:rsidR="00790754" w:rsidRPr="00271547" w:rsidRDefault="00790754" w:rsidP="00A858F8">
            <w:pPr>
              <w:jc w:val="center"/>
              <w:rPr>
                <w:rFonts w:cs="Traditional Arabic"/>
                <w:color w:val="202020"/>
              </w:rPr>
            </w:pPr>
            <w:r w:rsidRPr="00271547">
              <w:rPr>
                <w:rFonts w:cs="Traditional Arabic" w:hint="cs"/>
                <w:color w:val="202020"/>
                <w:rtl/>
              </w:rPr>
              <w:t>وسط</w:t>
            </w:r>
            <w:r w:rsidRPr="00271547">
              <w:rPr>
                <w:rFonts w:cs="Traditional Arabic"/>
                <w:color w:val="202020"/>
                <w:rtl/>
              </w:rPr>
              <w:t xml:space="preserve"> </w:t>
            </w:r>
            <w:r w:rsidRPr="00271547">
              <w:rPr>
                <w:rFonts w:cs="Traditional Arabic" w:hint="cs"/>
                <w:color w:val="202020"/>
                <w:rtl/>
              </w:rPr>
              <w:t>توافقي</w:t>
            </w:r>
            <w:r w:rsidRPr="00271547">
              <w:rPr>
                <w:rFonts w:cs="Traditional Arabic"/>
                <w:color w:val="202020"/>
                <w:rtl/>
              </w:rPr>
              <w:t xml:space="preserve"> </w:t>
            </w:r>
            <w:r w:rsidRPr="00271547">
              <w:rPr>
                <w:rFonts w:cs="Traditional Arabic" w:hint="cs"/>
                <w:color w:val="202020"/>
                <w:rtl/>
              </w:rPr>
              <w:t>يوازن</w:t>
            </w:r>
            <w:r w:rsidRPr="00271547">
              <w:rPr>
                <w:rFonts w:cs="Traditional Arabic"/>
                <w:color w:val="202020"/>
                <w:rtl/>
              </w:rPr>
              <w:t xml:space="preserve"> </w:t>
            </w:r>
            <w:r w:rsidRPr="00271547">
              <w:rPr>
                <w:rFonts w:cs="Traditional Arabic" w:hint="cs"/>
                <w:color w:val="202020"/>
                <w:rtl/>
              </w:rPr>
              <w:t>الضبط</w:t>
            </w:r>
            <w:r w:rsidRPr="00271547">
              <w:rPr>
                <w:rFonts w:cs="Traditional Arabic"/>
                <w:color w:val="202020"/>
                <w:rtl/>
              </w:rPr>
              <w:t xml:space="preserve"> </w:t>
            </w:r>
            <w:r w:rsidRPr="00271547">
              <w:rPr>
                <w:rFonts w:cs="Traditional Arabic" w:hint="cs"/>
                <w:color w:val="202020"/>
                <w:rtl/>
              </w:rPr>
              <w:t>والاستدعاء</w:t>
            </w:r>
          </w:p>
        </w:tc>
      </w:tr>
      <w:tr w:rsidR="00790754" w14:paraId="4E64CD86" w14:textId="77777777" w:rsidTr="00A858F8">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36EF7B54" w14:textId="77777777" w:rsidR="00790754" w:rsidRPr="00271547" w:rsidRDefault="00790754" w:rsidP="00A858F8">
            <w:pPr>
              <w:jc w:val="center"/>
              <w:rPr>
                <w:rFonts w:cs="Traditional Arabic"/>
                <w:color w:val="202020"/>
              </w:rPr>
            </w:pPr>
            <w:r w:rsidRPr="00271547">
              <w:rPr>
                <w:rFonts w:cs="Traditional Arabic"/>
                <w:color w:val="202020"/>
              </w:rPr>
              <w:t>AUC-ROC</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1C5B1E88" w14:textId="77777777" w:rsidR="00790754" w:rsidRPr="00271547" w:rsidRDefault="00790754" w:rsidP="00A858F8">
            <w:pPr>
              <w:jc w:val="center"/>
              <w:rPr>
                <w:rFonts w:cs="Traditional Arabic"/>
                <w:color w:val="202020"/>
              </w:rPr>
            </w:pPr>
            <w:r w:rsidRPr="00271547">
              <w:rPr>
                <w:rFonts w:ascii="Cambria Math" w:hAnsi="Cambria Math" w:cs="Cambria Math"/>
                <w:color w:val="202020"/>
              </w:rPr>
              <w:t>∫</w:t>
            </w:r>
            <w:r w:rsidRPr="00271547">
              <w:rPr>
                <w:rFonts w:cs="Traditional Arabic"/>
                <w:color w:val="202020"/>
              </w:rPr>
              <w:t>TPR d(FPR)</w:t>
            </w:r>
          </w:p>
        </w:tc>
        <w:tc>
          <w:tcPr>
            <w:tcW w:w="30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6EAF1927" w14:textId="77777777" w:rsidR="00790754" w:rsidRPr="00271547" w:rsidRDefault="00790754" w:rsidP="00A858F8">
            <w:pPr>
              <w:jc w:val="center"/>
              <w:rPr>
                <w:rFonts w:cs="Traditional Arabic"/>
                <w:color w:val="202020"/>
              </w:rPr>
            </w:pPr>
            <w:r w:rsidRPr="00271547">
              <w:rPr>
                <w:rFonts w:cs="Traditional Arabic" w:hint="cs"/>
                <w:color w:val="202020"/>
                <w:rtl/>
              </w:rPr>
              <w:t>قدرة</w:t>
            </w:r>
            <w:r w:rsidRPr="00271547">
              <w:rPr>
                <w:rFonts w:cs="Traditional Arabic"/>
                <w:color w:val="202020"/>
                <w:rtl/>
              </w:rPr>
              <w:t xml:space="preserve"> </w:t>
            </w:r>
            <w:r w:rsidRPr="00271547">
              <w:rPr>
                <w:rFonts w:cs="Traditional Arabic" w:hint="cs"/>
                <w:color w:val="202020"/>
                <w:rtl/>
              </w:rPr>
              <w:t>النموذج</w:t>
            </w:r>
            <w:r w:rsidRPr="00271547">
              <w:rPr>
                <w:rFonts w:cs="Traditional Arabic"/>
                <w:color w:val="202020"/>
                <w:rtl/>
              </w:rPr>
              <w:t xml:space="preserve"> </w:t>
            </w:r>
            <w:r w:rsidRPr="00271547">
              <w:rPr>
                <w:rFonts w:cs="Traditional Arabic" w:hint="cs"/>
                <w:color w:val="202020"/>
                <w:rtl/>
              </w:rPr>
              <w:t>على</w:t>
            </w:r>
            <w:r w:rsidRPr="00271547">
              <w:rPr>
                <w:rFonts w:cs="Traditional Arabic"/>
                <w:color w:val="202020"/>
                <w:rtl/>
              </w:rPr>
              <w:t xml:space="preserve"> </w:t>
            </w:r>
            <w:r w:rsidRPr="00271547">
              <w:rPr>
                <w:rFonts w:cs="Traditional Arabic" w:hint="cs"/>
                <w:color w:val="202020"/>
                <w:rtl/>
              </w:rPr>
              <w:t>التمييز</w:t>
            </w:r>
            <w:r w:rsidRPr="00271547">
              <w:rPr>
                <w:rFonts w:cs="Traditional Arabic"/>
                <w:color w:val="202020"/>
                <w:rtl/>
              </w:rPr>
              <w:t xml:space="preserve"> </w:t>
            </w:r>
            <w:r w:rsidRPr="00271547">
              <w:rPr>
                <w:rFonts w:cs="Traditional Arabic" w:hint="cs"/>
                <w:color w:val="202020"/>
                <w:rtl/>
              </w:rPr>
              <w:t>بين</w:t>
            </w:r>
            <w:r w:rsidRPr="00271547">
              <w:rPr>
                <w:rFonts w:cs="Traditional Arabic"/>
                <w:color w:val="202020"/>
                <w:rtl/>
              </w:rPr>
              <w:t xml:space="preserve"> </w:t>
            </w:r>
            <w:r w:rsidRPr="00271547">
              <w:rPr>
                <w:rFonts w:cs="Traditional Arabic" w:hint="cs"/>
                <w:color w:val="202020"/>
                <w:rtl/>
              </w:rPr>
              <w:t>الفئات</w:t>
            </w:r>
          </w:p>
        </w:tc>
      </w:tr>
    </w:tbl>
    <w:p w14:paraId="17DC1DC7" w14:textId="77777777" w:rsidR="00790754" w:rsidRPr="00790754" w:rsidRDefault="00790754" w:rsidP="00790754">
      <w:pPr>
        <w:ind w:left="360"/>
      </w:pPr>
    </w:p>
    <w:p w14:paraId="54D93E71" w14:textId="77777777" w:rsidR="00105196" w:rsidRPr="00105196" w:rsidRDefault="00105196" w:rsidP="00790754">
      <w:pPr>
        <w:ind w:left="360"/>
        <w:rPr>
          <w:rtl/>
        </w:rPr>
      </w:pPr>
    </w:p>
    <w:p w14:paraId="3F3EE196" w14:textId="29E6C875" w:rsidR="002C5A4E" w:rsidRDefault="002C5A4E">
      <w:pPr>
        <w:rPr>
          <w:rtl/>
        </w:rPr>
      </w:pPr>
      <w:r>
        <w:rPr>
          <w:rtl/>
        </w:rPr>
        <w:br w:type="page"/>
      </w:r>
    </w:p>
    <w:p w14:paraId="07C8D745" w14:textId="023DDED6" w:rsidR="002C5A4E" w:rsidRPr="002C5A4E" w:rsidRDefault="002C5A4E" w:rsidP="002C5A4E">
      <w:pPr>
        <w:spacing w:before="0"/>
        <w:jc w:val="center"/>
        <w:rPr>
          <w:rFonts w:cs="Traditional Arabic"/>
          <w:b/>
          <w:bCs/>
          <w:sz w:val="48"/>
          <w:szCs w:val="48"/>
          <w:rtl/>
          <w:lang w:bidi="ar-SY"/>
        </w:rPr>
      </w:pPr>
      <w:r>
        <w:rPr>
          <w:rFonts w:cs="Traditional Arabic" w:hint="cs"/>
          <w:b/>
          <w:bCs/>
          <w:sz w:val="48"/>
          <w:szCs w:val="48"/>
          <w:rtl/>
          <w:lang w:bidi="ar-SY"/>
        </w:rPr>
        <w:lastRenderedPageBreak/>
        <w:t xml:space="preserve"> </w:t>
      </w:r>
      <w:r w:rsidRPr="002C5A4E">
        <w:rPr>
          <w:rFonts w:cs="Traditional Arabic"/>
          <w:b/>
          <w:bCs/>
          <w:sz w:val="48"/>
          <w:szCs w:val="48"/>
          <w:rtl/>
          <w:lang w:bidi="ar-SY"/>
        </w:rPr>
        <w:t>الفصل الرابع</w:t>
      </w:r>
    </w:p>
    <w:p w14:paraId="15A4ECAD" w14:textId="4FD6B744" w:rsidR="002C5A4E" w:rsidRDefault="002C5A4E" w:rsidP="002C5A4E">
      <w:pPr>
        <w:pStyle w:val="TOCHeading"/>
        <w:rPr>
          <w:rFonts w:cs="Traditional Arabic"/>
          <w:rtl/>
        </w:rPr>
      </w:pPr>
      <w:r w:rsidRPr="002C5A4E">
        <w:rPr>
          <w:rFonts w:cs="Traditional Arabic"/>
          <w:rtl/>
        </w:rPr>
        <w:t>النظام الذكي ومنهجية العمل</w:t>
      </w:r>
    </w:p>
    <w:p w14:paraId="6A02B874" w14:textId="77777777" w:rsidR="002C5A4E" w:rsidRPr="00D04D46" w:rsidRDefault="002C5A4E" w:rsidP="002C5A4E">
      <w:pPr>
        <w:pStyle w:val="NormalWeb"/>
        <w:bidi/>
        <w:spacing w:before="0" w:beforeAutospacing="0" w:after="0" w:afterAutospacing="0"/>
        <w:jc w:val="center"/>
        <w:rPr>
          <w:rFonts w:ascii="Traditional Arabic" w:eastAsiaTheme="minorHAnsi" w:hAnsi="Traditional Arabic" w:cs="Traditional Arabic"/>
          <w:b/>
          <w:bCs/>
          <w:i/>
          <w:iCs/>
          <w:color w:val="000000"/>
          <w:sz w:val="26"/>
          <w:szCs w:val="26"/>
          <w:rtl/>
          <w:lang w:bidi="ar-SY"/>
          <w14:textFill>
            <w14:solidFill>
              <w14:srgbClr w14:val="000000">
                <w14:alpha w14:val="30000"/>
              </w14:srgbClr>
            </w14:solidFill>
          </w14:textFill>
        </w:rPr>
      </w:pPr>
      <w:r w:rsidRPr="00D04D46">
        <w:rPr>
          <w:rFonts w:ascii="Traditional Arabic" w:eastAsiaTheme="minorHAnsi" w:hAnsi="Traditional Arabic" w:cs="Traditional Arabic" w:hint="cs"/>
          <w:b/>
          <w:bCs/>
          <w:i/>
          <w:iCs/>
          <w:color w:val="000000"/>
          <w:sz w:val="26"/>
          <w:szCs w:val="26"/>
          <w:rtl/>
          <w:lang w:bidi="ar-SY"/>
          <w14:textFill>
            <w14:solidFill>
              <w14:srgbClr w14:val="000000">
                <w14:alpha w14:val="30000"/>
              </w14:srgbClr>
            </w14:solidFill>
          </w14:textFill>
        </w:rPr>
        <w:t>ي</w:t>
      </w:r>
      <w:r w:rsidRPr="00D04D46">
        <w:rPr>
          <w:rFonts w:ascii="Traditional Arabic" w:eastAsiaTheme="minorHAnsi" w:hAnsi="Traditional Arabic" w:cs="Traditional Arabic"/>
          <w:b/>
          <w:bCs/>
          <w:i/>
          <w:iCs/>
          <w:color w:val="000000"/>
          <w:sz w:val="26"/>
          <w:szCs w:val="26"/>
          <w:rtl/>
          <w:lang w:bidi="ar-SY"/>
          <w14:textFill>
            <w14:solidFill>
              <w14:srgbClr w14:val="000000">
                <w14:alpha w14:val="30000"/>
              </w14:srgbClr>
            </w14:solidFill>
          </w14:textFill>
        </w:rPr>
        <w:t>شكل هذا الفصل الركيزة التطبيقية والمنهجية لهذا البحث، حيث يستعرض تفاصيل تصميم وبناء واختبار النظام الذكي المُقترح لتشخيص مرض الزهايمر وتصنيف مراحله المتعددة اعتماداً على صور الرنين المغناطيسي الدماغي (</w:t>
      </w:r>
      <w:r w:rsidRPr="00D04D46">
        <w:rPr>
          <w:rFonts w:ascii="Traditional Arabic" w:eastAsiaTheme="minorHAnsi" w:hAnsi="Traditional Arabic" w:cs="Traditional Arabic"/>
          <w:b/>
          <w:bCs/>
          <w:i/>
          <w:iCs/>
          <w:color w:val="000000"/>
          <w:sz w:val="26"/>
          <w:szCs w:val="26"/>
          <w:lang w:bidi="ar-SY"/>
          <w14:textFill>
            <w14:solidFill>
              <w14:srgbClr w14:val="000000">
                <w14:alpha w14:val="30000"/>
              </w14:srgbClr>
            </w14:solidFill>
          </w14:textFill>
        </w:rPr>
        <w:t>Brain MRI Scan</w:t>
      </w:r>
      <w:r w:rsidRPr="00D04D46">
        <w:rPr>
          <w:rFonts w:ascii="Traditional Arabic" w:eastAsiaTheme="minorHAnsi" w:hAnsi="Traditional Arabic" w:cs="Traditional Arabic"/>
          <w:b/>
          <w:bCs/>
          <w:i/>
          <w:iCs/>
          <w:color w:val="000000"/>
          <w:sz w:val="26"/>
          <w:szCs w:val="26"/>
          <w:rtl/>
          <w:lang w:bidi="ar-SY"/>
          <w14:textFill>
            <w14:solidFill>
              <w14:srgbClr w14:val="000000">
                <w14:alpha w14:val="30000"/>
              </w14:srgbClr>
            </w14:solidFill>
          </w14:textFill>
        </w:rPr>
        <w:t>).</w:t>
      </w:r>
    </w:p>
    <w:p w14:paraId="056B31A8" w14:textId="77777777" w:rsidR="002C5A4E" w:rsidRPr="00D04D46" w:rsidRDefault="002C5A4E" w:rsidP="002C5A4E">
      <w:pPr>
        <w:pStyle w:val="NormalWeb"/>
        <w:bidi/>
        <w:spacing w:before="0" w:beforeAutospacing="0" w:after="0" w:afterAutospacing="0"/>
        <w:jc w:val="center"/>
        <w:rPr>
          <w:rFonts w:ascii="Traditional Arabic" w:eastAsiaTheme="minorHAnsi" w:hAnsi="Traditional Arabic" w:cs="Traditional Arabic"/>
          <w:b/>
          <w:bCs/>
          <w:color w:val="000000"/>
          <w:sz w:val="26"/>
          <w:szCs w:val="26"/>
          <w:lang w:bidi="ar-SY"/>
          <w14:textFill>
            <w14:solidFill>
              <w14:srgbClr w14:val="000000">
                <w14:alpha w14:val="30000"/>
              </w14:srgbClr>
            </w14:solidFill>
          </w14:textFill>
        </w:rPr>
      </w:pPr>
    </w:p>
    <w:p w14:paraId="7C5CA2A4" w14:textId="77777777" w:rsidR="002C5A4E" w:rsidRPr="00C20CFB" w:rsidRDefault="002C5A4E" w:rsidP="002C5A4E">
      <w:pPr>
        <w:pStyle w:val="NormalWeb"/>
        <w:bidi/>
        <w:spacing w:before="0" w:beforeAutospacing="0" w:after="0" w:afterAutospacing="0"/>
        <w:rPr>
          <w:rFonts w:ascii="Traditional Arabic" w:eastAsiaTheme="minorHAnsi" w:hAnsi="Traditional Arabic" w:cs="Traditional Arabic"/>
          <w:color w:val="000000" w:themeColor="text1"/>
          <w:rtl/>
          <w:lang w:bidi="ar-SY"/>
          <w14:textFill>
            <w14:solidFill>
              <w14:schemeClr w14:val="tx1">
                <w14:alpha w14:val="30000"/>
              </w14:schemeClr>
            </w14:solidFill>
          </w14:textFill>
        </w:rPr>
      </w:pPr>
      <w:r w:rsidRPr="00C20CFB">
        <w:rPr>
          <w:rFonts w:ascii="Traditional Arabic" w:eastAsiaTheme="minorHAnsi" w:hAnsi="Traditional Arabic" w:cs="Traditional Arabic"/>
          <w:color w:val="000000" w:themeColor="text1"/>
          <w:rtl/>
          <w:lang w:bidi="ar-SY"/>
          <w14:textFill>
            <w14:solidFill>
              <w14:schemeClr w14:val="tx1">
                <w14:alpha w14:val="30000"/>
              </w14:schemeClr>
            </w14:solidFill>
          </w14:textFill>
        </w:rPr>
        <w:t xml:space="preserve">تكمن أهمية هذه المنهجية في تقديم مسار عملي متكامل يبدأ من مرحلة معالجة البيانات الأولية وتنظيفها، مروراً بإعادة تشكيل المعمارية البرمجية لشبكة التلافيف العميقة </w:t>
      </w:r>
      <w:r w:rsidRPr="00C20CFB">
        <w:rPr>
          <w:rFonts w:ascii="Traditional Arabic" w:eastAsiaTheme="minorHAnsi" w:hAnsi="Traditional Arabic" w:cs="Traditional Arabic"/>
          <w:color w:val="000000" w:themeColor="text1"/>
          <w:lang w:bidi="ar-SY"/>
          <w14:textFill>
            <w14:solidFill>
              <w14:schemeClr w14:val="tx1">
                <w14:alpha w14:val="30000"/>
              </w14:schemeClr>
            </w14:solidFill>
          </w14:textFill>
        </w:rPr>
        <w:t>ResNet-50</w:t>
      </w:r>
      <w:r w:rsidRPr="00C20CFB">
        <w:rPr>
          <w:rFonts w:ascii="Traditional Arabic" w:eastAsiaTheme="minorHAnsi" w:hAnsi="Traditional Arabic" w:cs="Traditional Arabic"/>
          <w:color w:val="000000" w:themeColor="text1"/>
          <w:rtl/>
          <w:lang w:bidi="ar-SY"/>
          <w14:textFill>
            <w14:solidFill>
              <w14:schemeClr w14:val="tx1">
                <w14:alpha w14:val="30000"/>
              </w14:schemeClr>
            </w14:solidFill>
          </w14:textFill>
        </w:rPr>
        <w:t xml:space="preserve"> وتطبيق استراتيجيات التعلم المنقول (</w:t>
      </w:r>
      <w:r w:rsidRPr="00C20CFB">
        <w:rPr>
          <w:rFonts w:ascii="Traditional Arabic" w:eastAsiaTheme="minorHAnsi" w:hAnsi="Traditional Arabic" w:cs="Traditional Arabic"/>
          <w:color w:val="000000" w:themeColor="text1"/>
          <w:lang w:bidi="ar-SY"/>
          <w14:textFill>
            <w14:solidFill>
              <w14:schemeClr w14:val="tx1">
                <w14:alpha w14:val="30000"/>
              </w14:schemeClr>
            </w14:solidFill>
          </w14:textFill>
        </w:rPr>
        <w:t>Transfer Learning</w:t>
      </w:r>
      <w:r w:rsidRPr="00C20CFB">
        <w:rPr>
          <w:rFonts w:ascii="Traditional Arabic" w:eastAsiaTheme="minorHAnsi" w:hAnsi="Traditional Arabic" w:cs="Traditional Arabic"/>
          <w:color w:val="000000" w:themeColor="text1"/>
          <w:rtl/>
          <w:lang w:bidi="ar-SY"/>
          <w14:textFill>
            <w14:solidFill>
              <w14:schemeClr w14:val="tx1">
                <w14:alpha w14:val="30000"/>
              </w14:schemeClr>
            </w14:solidFill>
          </w14:textFill>
        </w:rPr>
        <w:t>)، وصولاً إلى آليات التدريب وضبط الفائقات الحسابية (</w:t>
      </w:r>
      <w:r w:rsidRPr="00C20CFB">
        <w:rPr>
          <w:rFonts w:ascii="Traditional Arabic" w:eastAsiaTheme="minorHAnsi" w:hAnsi="Traditional Arabic" w:cs="Traditional Arabic"/>
          <w:color w:val="000000" w:themeColor="text1"/>
          <w:lang w:bidi="ar-SY"/>
          <w14:textFill>
            <w14:solidFill>
              <w14:schemeClr w14:val="tx1">
                <w14:alpha w14:val="30000"/>
              </w14:schemeClr>
            </w14:solidFill>
          </w14:textFill>
        </w:rPr>
        <w:t>Hyperparameters</w:t>
      </w:r>
      <w:r w:rsidRPr="00C20CFB">
        <w:rPr>
          <w:rFonts w:ascii="Traditional Arabic" w:eastAsiaTheme="minorHAnsi" w:hAnsi="Traditional Arabic" w:cs="Traditional Arabic"/>
          <w:color w:val="000000" w:themeColor="text1"/>
          <w:rtl/>
          <w:lang w:bidi="ar-SY"/>
          <w14:textFill>
            <w14:solidFill>
              <w14:schemeClr w14:val="tx1">
                <w14:alpha w14:val="30000"/>
              </w14:schemeClr>
            </w14:solidFill>
          </w14:textFill>
        </w:rPr>
        <w:t>).</w:t>
      </w:r>
    </w:p>
    <w:p w14:paraId="08D858A8" w14:textId="77777777" w:rsidR="002C5A4E" w:rsidRPr="00C20CFB" w:rsidRDefault="002C5A4E" w:rsidP="002C5A4E">
      <w:pPr>
        <w:rPr>
          <w:rtl/>
          <w14:textFill>
            <w14:solidFill>
              <w14:schemeClr w14:val="tx1">
                <w14:alpha w14:val="30000"/>
              </w14:schemeClr>
            </w14:solidFill>
          </w14:textFill>
        </w:rPr>
      </w:pPr>
    </w:p>
    <w:p w14:paraId="6ECDC7DF" w14:textId="77777777" w:rsidR="002C5A4E" w:rsidRPr="00A71E65" w:rsidRDefault="002C5A4E" w:rsidP="002C5A4E">
      <w:pPr>
        <w:pStyle w:val="Heading2"/>
        <w:rPr>
          <w:rFonts w:cs="Traditional Arabic"/>
          <w:b/>
          <w:bCs/>
          <w:caps w:val="0"/>
          <w14:textFill>
            <w14:solidFill>
              <w14:schemeClr w14:val="tx1">
                <w14:alpha w14:val="30000"/>
              </w14:schemeClr>
            </w14:solidFill>
          </w14:textFill>
        </w:rPr>
      </w:pPr>
      <w:r w:rsidRPr="00A71E65">
        <w:rPr>
          <w:rFonts w:cs="Traditional Arabic" w:hint="cs"/>
          <w:b/>
          <w:bCs/>
          <w:caps w:val="0"/>
          <w:rtl/>
          <w14:textFill>
            <w14:solidFill>
              <w14:schemeClr w14:val="tx1">
                <w14:alpha w14:val="30000"/>
              </w14:schemeClr>
            </w14:solidFill>
          </w14:textFill>
        </w:rPr>
        <w:t xml:space="preserve">المعالجة السبقية </w:t>
      </w:r>
      <w:r w:rsidRPr="00A71E65">
        <w:rPr>
          <w:rFonts w:cs="Traditional Arabic"/>
          <w:b/>
          <w:bCs/>
          <w:caps w:val="0"/>
          <w:rtl/>
          <w14:textFill>
            <w14:solidFill>
              <w14:schemeClr w14:val="tx1">
                <w14:alpha w14:val="30000"/>
              </w14:schemeClr>
            </w14:solidFill>
          </w14:textFill>
        </w:rPr>
        <w:t>(</w:t>
      </w:r>
      <w:r w:rsidRPr="00A71E65">
        <w:rPr>
          <w:rFonts w:cs="Traditional Arabic"/>
          <w:b/>
          <w:bCs/>
          <w:caps w:val="0"/>
          <w14:textFill>
            <w14:solidFill>
              <w14:schemeClr w14:val="tx1">
                <w14:alpha w14:val="30000"/>
              </w14:schemeClr>
            </w14:solidFill>
          </w14:textFill>
        </w:rPr>
        <w:t>preprocessing</w:t>
      </w:r>
      <w:r w:rsidRPr="00A71E65">
        <w:rPr>
          <w:rFonts w:cs="Traditional Arabic" w:hint="cs"/>
          <w:b/>
          <w:bCs/>
          <w:caps w:val="0"/>
          <w:rtl/>
          <w14:textFill>
            <w14:solidFill>
              <w14:schemeClr w14:val="tx1">
                <w14:alpha w14:val="30000"/>
              </w14:schemeClr>
            </w14:solidFill>
          </w14:textFill>
        </w:rPr>
        <w:t>):</w:t>
      </w:r>
    </w:p>
    <w:p w14:paraId="6779A19B" w14:textId="77777777" w:rsidR="002C5A4E" w:rsidRPr="00C20CFB" w:rsidRDefault="002C5A4E" w:rsidP="002C5A4E">
      <w:pPr>
        <w:rPr>
          <w:rFonts w:cs="Traditional Arabic"/>
          <w:lang w:bidi="ar-SY"/>
          <w14:textFill>
            <w14:solidFill>
              <w14:schemeClr w14:val="tx1">
                <w14:alpha w14:val="30000"/>
              </w14:schemeClr>
            </w14:solidFill>
          </w14:textFill>
        </w:rPr>
      </w:pPr>
      <w:r w:rsidRPr="00C20CFB">
        <w:rPr>
          <w:rFonts w:cs="Traditional Arabic"/>
          <w:rtl/>
          <w:lang w:bidi="ar-SY"/>
          <w14:textFill>
            <w14:solidFill>
              <w14:schemeClr w14:val="tx1">
                <w14:alpha w14:val="30000"/>
              </w14:schemeClr>
            </w14:solidFill>
          </w14:textFill>
        </w:rPr>
        <w:t>تُعد المعالجة المسبقة للصور الطبية خطوة جوهرية لرفع جودة البيانات المدخلة وتوجيه نموذج التعلم العميق نحو الخصائص التشريحية ذات الصلة المباشرة بالتشخيص السريري. اشتملت هذه المرحلة على ثلاث خطوات متتالية</w:t>
      </w:r>
      <w:r w:rsidRPr="00C20CFB">
        <w:rPr>
          <w:rFonts w:cs="Traditional Arabic"/>
          <w:lang w:bidi="ar-SY"/>
          <w14:textFill>
            <w14:solidFill>
              <w14:schemeClr w14:val="tx1">
                <w14:alpha w14:val="30000"/>
              </w14:schemeClr>
            </w14:solidFill>
          </w14:textFill>
        </w:rPr>
        <w:t>:</w:t>
      </w:r>
    </w:p>
    <w:p w14:paraId="4039B138" w14:textId="77777777" w:rsidR="002C5A4E" w:rsidRPr="00C20CFB" w:rsidRDefault="002C5A4E" w:rsidP="002C5A4E">
      <w:pPr>
        <w:pStyle w:val="Heading3"/>
        <w:rPr>
          <w:rtl/>
          <w14:textFill>
            <w14:solidFill>
              <w14:schemeClr w14:val="tx1">
                <w14:alpha w14:val="30000"/>
              </w14:schemeClr>
            </w14:solidFill>
          </w14:textFill>
        </w:rPr>
      </w:pPr>
      <w:r w:rsidRPr="00C20CFB">
        <w:rPr>
          <w:rtl/>
          <w14:textFill>
            <w14:solidFill>
              <w14:schemeClr w14:val="tx1">
                <w14:alpha w14:val="30000"/>
              </w14:schemeClr>
            </w14:solidFill>
          </w14:textFill>
        </w:rPr>
        <w:t xml:space="preserve">إزالة عظام الجمجمة والأنسجة </w:t>
      </w:r>
      <w:r w:rsidRPr="00C20CFB">
        <w:rPr>
          <w:rFonts w:hint="cs"/>
          <w:rtl/>
          <w14:textFill>
            <w14:solidFill>
              <w14:schemeClr w14:val="tx1">
                <w14:alpha w14:val="30000"/>
              </w14:schemeClr>
            </w14:solidFill>
          </w14:textFill>
        </w:rPr>
        <w:t xml:space="preserve">الخارجية </w:t>
      </w:r>
      <w:r w:rsidRPr="00C20CFB">
        <w:rPr>
          <w14:textFill>
            <w14:solidFill>
              <w14:schemeClr w14:val="tx1">
                <w14:alpha w14:val="30000"/>
              </w14:schemeClr>
            </w14:solidFill>
          </w14:textFill>
        </w:rPr>
        <w:t>(Skull Stripping)</w:t>
      </w:r>
      <w:r w:rsidRPr="00C20CFB">
        <w:rPr>
          <w:rFonts w:hint="cs"/>
          <w:rtl/>
          <w14:textFill>
            <w14:solidFill>
              <w14:schemeClr w14:val="tx1">
                <w14:alpha w14:val="30000"/>
              </w14:schemeClr>
            </w14:solidFill>
          </w14:textFill>
        </w:rPr>
        <w:t>:</w:t>
      </w:r>
      <w:r w:rsidRPr="00C20CFB">
        <w:rPr>
          <w14:textFill>
            <w14:solidFill>
              <w14:schemeClr w14:val="tx1">
                <w14:alpha w14:val="30000"/>
              </w14:schemeClr>
            </w14:solidFill>
          </w14:textFill>
        </w:rPr>
        <w:t xml:space="preserve"> </w:t>
      </w:r>
    </w:p>
    <w:p w14:paraId="00507921" w14:textId="77777777" w:rsidR="002C5A4E" w:rsidRPr="00C20CFB" w:rsidRDefault="002C5A4E" w:rsidP="002C5A4E">
      <w:pPr>
        <w:spacing w:line="240" w:lineRule="auto"/>
        <w:rPr>
          <w:rFonts w:cs="Traditional Arabic"/>
          <w:rtl/>
          <w:lang w:bidi="ar-SY"/>
          <w14:textFill>
            <w14:solidFill>
              <w14:schemeClr w14:val="tx1">
                <w14:alpha w14:val="30000"/>
              </w14:schemeClr>
            </w14:solidFill>
          </w14:textFill>
        </w:rPr>
      </w:pPr>
      <w:r w:rsidRPr="00C20CFB">
        <w:rPr>
          <w:rFonts w:cs="Traditional Arabic" w:hint="cs"/>
          <w:rtl/>
          <w:lang w:bidi="ar-SY"/>
          <w14:textFill>
            <w14:solidFill>
              <w14:schemeClr w14:val="tx1">
                <w14:alpha w14:val="30000"/>
              </w14:schemeClr>
            </w14:solidFill>
          </w14:textFill>
        </w:rPr>
        <w:t>ت</w:t>
      </w:r>
      <w:r w:rsidRPr="00C20CFB">
        <w:rPr>
          <w:rFonts w:cs="Traditional Arabic"/>
          <w:rtl/>
          <w:lang w:bidi="ar-SY"/>
          <w14:textFill>
            <w14:solidFill>
              <w14:schemeClr w14:val="tx1">
                <w14:alpha w14:val="30000"/>
              </w14:schemeClr>
            </w14:solidFill>
          </w14:textFill>
        </w:rPr>
        <w:t>هدف هذه الخطوة إلى تقليل الضوضاء</w:t>
      </w:r>
      <w:r w:rsidRPr="00C20CFB">
        <w:rPr>
          <w:rFonts w:cs="Traditional Arabic"/>
          <w:lang w:bidi="ar-SY"/>
          <w14:textFill>
            <w14:solidFill>
              <w14:schemeClr w14:val="tx1">
                <w14:alpha w14:val="30000"/>
              </w14:schemeClr>
            </w14:solidFill>
          </w14:textFill>
        </w:rPr>
        <w:t xml:space="preserve"> (Noise Reduction) </w:t>
      </w:r>
      <w:r w:rsidRPr="00C20CFB">
        <w:rPr>
          <w:rFonts w:cs="Traditional Arabic"/>
          <w:rtl/>
          <w:lang w:bidi="ar-SY"/>
          <w14:textFill>
            <w14:solidFill>
              <w14:schemeClr w14:val="tx1">
                <w14:alpha w14:val="30000"/>
              </w14:schemeClr>
            </w14:solidFill>
          </w14:textFill>
        </w:rPr>
        <w:t>وإلغاء التفاصيل غير الضرورية، مما يضمن توجيه تركيز المرشحات التلافيفية</w:t>
      </w:r>
      <w:r w:rsidRPr="00C20CFB">
        <w:rPr>
          <w:rFonts w:cs="Traditional Arabic"/>
          <w:lang w:bidi="ar-SY"/>
          <w14:textFill>
            <w14:solidFill>
              <w14:schemeClr w14:val="tx1">
                <w14:alpha w14:val="30000"/>
              </w14:schemeClr>
            </w14:solidFill>
          </w14:textFill>
        </w:rPr>
        <w:t xml:space="preserve"> (Convolutional Filters) </w:t>
      </w:r>
      <w:r w:rsidRPr="00C20CFB">
        <w:rPr>
          <w:rFonts w:cs="Traditional Arabic"/>
          <w:rtl/>
          <w:lang w:bidi="ar-SY"/>
          <w14:textFill>
            <w14:solidFill>
              <w14:schemeClr w14:val="tx1">
                <w14:alpha w14:val="30000"/>
              </w14:schemeClr>
            </w14:solidFill>
          </w14:textFill>
        </w:rPr>
        <w:t>حصراً نحو مناطق الضمور العصبي والتغيرات الهيكلية في الدماغ، مثل الحصين</w:t>
      </w:r>
      <w:r w:rsidRPr="00C20CFB">
        <w:rPr>
          <w:rFonts w:cs="Traditional Arabic"/>
          <w:lang w:bidi="ar-SY"/>
          <w14:textFill>
            <w14:solidFill>
              <w14:schemeClr w14:val="tx1">
                <w14:alpha w14:val="30000"/>
              </w14:schemeClr>
            </w14:solidFill>
          </w14:textFill>
        </w:rPr>
        <w:t xml:space="preserve"> (Hippocampus) </w:t>
      </w:r>
      <w:r w:rsidRPr="00C20CFB">
        <w:rPr>
          <w:rFonts w:cs="Traditional Arabic" w:hint="cs"/>
          <w:rtl/>
          <w:lang w:bidi="ar-SY"/>
          <w14:textFill>
            <w14:solidFill>
              <w14:schemeClr w14:val="tx1">
                <w14:alpha w14:val="30000"/>
              </w14:schemeClr>
            </w14:solidFill>
          </w14:textFill>
        </w:rPr>
        <w:t xml:space="preserve">والبطينات </w:t>
      </w:r>
      <w:r w:rsidRPr="00C20CFB">
        <w:rPr>
          <w:rFonts w:cs="Traditional Arabic"/>
          <w:lang w:bidi="ar-SY"/>
          <w14:textFill>
            <w14:solidFill>
              <w14:schemeClr w14:val="tx1">
                <w14:alpha w14:val="30000"/>
              </w14:schemeClr>
            </w14:solidFill>
          </w14:textFill>
        </w:rPr>
        <w:t>(Ventricles)</w:t>
      </w:r>
      <w:r w:rsidRPr="00C20CFB">
        <w:rPr>
          <w:rFonts w:cs="Traditional Arabic" w:hint="cs"/>
          <w:rtl/>
          <w:lang w:bidi="ar-SY"/>
          <w14:textFill>
            <w14:solidFill>
              <w14:schemeClr w14:val="tx1">
                <w14:alpha w14:val="30000"/>
              </w14:schemeClr>
            </w14:solidFill>
          </w14:textFill>
        </w:rPr>
        <w:t>.</w:t>
      </w:r>
    </w:p>
    <w:p w14:paraId="2A439AEA" w14:textId="77777777" w:rsidR="002C5A4E" w:rsidRPr="00C20CFB" w:rsidRDefault="002C5A4E" w:rsidP="002C5A4E">
      <w:pPr>
        <w:pStyle w:val="Heading3"/>
        <w:rPr>
          <w:rtl/>
          <w14:textFill>
            <w14:solidFill>
              <w14:schemeClr w14:val="tx1">
                <w14:alpha w14:val="30000"/>
              </w14:schemeClr>
            </w14:solidFill>
          </w14:textFill>
        </w:rPr>
      </w:pPr>
      <w:r w:rsidRPr="00C20CFB">
        <w:rPr>
          <w:rtl/>
          <w14:textFill>
            <w14:solidFill>
              <w14:schemeClr w14:val="tx1">
                <w14:alpha w14:val="30000"/>
              </w14:schemeClr>
            </w14:solidFill>
          </w14:textFill>
        </w:rPr>
        <w:t>توحيد الأبعاد والتسوية</w:t>
      </w:r>
      <w:r w:rsidRPr="00C20CFB">
        <w:rPr>
          <w14:textFill>
            <w14:solidFill>
              <w14:schemeClr w14:val="tx1">
                <w14:alpha w14:val="30000"/>
              </w14:schemeClr>
            </w14:solidFill>
          </w14:textFill>
        </w:rPr>
        <w:t xml:space="preserve"> (Resizing &amp; Normalization)</w:t>
      </w:r>
      <w:r w:rsidRPr="00C20CFB">
        <w:rPr>
          <w:rFonts w:hint="cs"/>
          <w:rtl/>
          <w14:textFill>
            <w14:solidFill>
              <w14:schemeClr w14:val="tx1">
                <w14:alpha w14:val="30000"/>
              </w14:schemeClr>
            </w14:solidFill>
          </w14:textFill>
        </w:rPr>
        <w:t>:</w:t>
      </w:r>
    </w:p>
    <w:p w14:paraId="7E9AD820" w14:textId="77777777" w:rsidR="002C5A4E" w:rsidRPr="00C20CFB" w:rsidRDefault="002C5A4E" w:rsidP="002C5A4E">
      <w:pPr>
        <w:spacing w:before="0" w:line="276" w:lineRule="auto"/>
        <w:rPr>
          <w:rFonts w:cs="Traditional Arabic"/>
          <w:rtl/>
          <w:lang w:bidi="ar-SY"/>
          <w14:textFill>
            <w14:solidFill>
              <w14:schemeClr w14:val="tx1">
                <w14:alpha w14:val="30000"/>
              </w14:schemeClr>
            </w14:solidFill>
          </w14:textFill>
        </w:rPr>
      </w:pPr>
      <w:r w:rsidRPr="00C20CFB">
        <w:rPr>
          <w:rFonts w:cs="Traditional Arabic" w:hint="cs"/>
          <w:rtl/>
          <w:lang w:bidi="ar-SY"/>
          <w14:textFill>
            <w14:solidFill>
              <w14:schemeClr w14:val="tx1">
                <w14:alpha w14:val="30000"/>
              </w14:schemeClr>
            </w14:solidFill>
          </w14:textFill>
        </w:rPr>
        <w:t xml:space="preserve">يتم </w:t>
      </w:r>
      <w:r w:rsidRPr="00C20CFB">
        <w:rPr>
          <w:rFonts w:cs="Traditional Arabic"/>
          <w:rtl/>
          <w:lang w:bidi="ar-SY"/>
          <w14:textFill>
            <w14:solidFill>
              <w14:schemeClr w14:val="tx1">
                <w14:alpha w14:val="30000"/>
              </w14:schemeClr>
            </w14:solidFill>
          </w14:textFill>
        </w:rPr>
        <w:t xml:space="preserve">إعادة ضبط حجم جميع صور الرنين المغناطيسي لتصبح بمقاس قياسي </w:t>
      </w:r>
      <w:r w:rsidRPr="00C20CFB">
        <w:rPr>
          <w:rFonts w:cs="Traditional Arabic" w:hint="cs"/>
          <w:rtl/>
          <w:lang w:bidi="ar-SY"/>
          <w14:textFill>
            <w14:solidFill>
              <w14:schemeClr w14:val="tx1">
                <w14:alpha w14:val="30000"/>
              </w14:schemeClr>
            </w14:solidFill>
          </w14:textFill>
        </w:rPr>
        <w:t>(224</w:t>
      </w:r>
      <w:r w:rsidRPr="00C20CFB">
        <w:rPr>
          <w:rFonts w:cs="Traditional Arabic"/>
          <w:rtl/>
          <w:lang w:bidi="ar-SY"/>
          <w14:textFill>
            <w14:solidFill>
              <w14:schemeClr w14:val="tx1">
                <w14:alpha w14:val="30000"/>
              </w14:schemeClr>
            </w14:solidFill>
          </w14:textFill>
        </w:rPr>
        <w:t>×</w:t>
      </w:r>
      <w:r w:rsidRPr="00C20CFB">
        <w:rPr>
          <w:rFonts w:cs="Traditional Arabic" w:hint="cs"/>
          <w:rtl/>
          <w:lang w:bidi="ar-SY"/>
          <w14:textFill>
            <w14:solidFill>
              <w14:schemeClr w14:val="tx1">
                <w14:alpha w14:val="30000"/>
              </w14:schemeClr>
            </w14:solidFill>
          </w14:textFill>
        </w:rPr>
        <w:t xml:space="preserve">224) </w:t>
      </w:r>
      <w:r w:rsidRPr="00C20CFB">
        <w:rPr>
          <w:rFonts w:cs="Traditional Arabic"/>
          <w:rtl/>
          <w:lang w:bidi="ar-SY"/>
          <w14:textFill>
            <w14:solidFill>
              <w14:schemeClr w14:val="tx1">
                <w14:alpha w14:val="30000"/>
              </w14:schemeClr>
            </w14:solidFill>
          </w14:textFill>
        </w:rPr>
        <w:t xml:space="preserve">لتلائم الحجم المعتمد لمداخل معمارية </w:t>
      </w:r>
      <w:r w:rsidRPr="00C20CFB">
        <w:rPr>
          <w:rFonts w:cs="Traditional Arabic"/>
          <w:lang w:bidi="ar-SY"/>
          <w14:textFill>
            <w14:solidFill>
              <w14:schemeClr w14:val="tx1">
                <w14:alpha w14:val="30000"/>
              </w14:schemeClr>
            </w14:solidFill>
          </w14:textFill>
        </w:rPr>
        <w:t>ResNet-50</w:t>
      </w:r>
      <w:r w:rsidRPr="00C20CFB">
        <w:rPr>
          <w:rFonts w:cs="Traditional Arabic" w:hint="cs"/>
          <w:rtl/>
          <w:lang w:bidi="ar-SY"/>
          <w14:textFill>
            <w14:solidFill>
              <w14:schemeClr w14:val="tx1">
                <w14:alpha w14:val="30000"/>
              </w14:schemeClr>
            </w14:solidFill>
          </w14:textFill>
        </w:rPr>
        <w:t xml:space="preserve"> ومن ثم </w:t>
      </w:r>
      <w:r w:rsidRPr="00C20CFB">
        <w:rPr>
          <w:rFonts w:cs="Traditional Arabic"/>
          <w:rtl/>
          <w:lang w:bidi="ar-SY"/>
          <w14:textFill>
            <w14:solidFill>
              <w14:schemeClr w14:val="tx1">
                <w14:alpha w14:val="30000"/>
              </w14:schemeClr>
            </w14:solidFill>
          </w14:textFill>
        </w:rPr>
        <w:t xml:space="preserve">تحويل القيم الممتدة بين </w:t>
      </w:r>
      <w:r w:rsidRPr="00C20CFB">
        <w:rPr>
          <w:rFonts w:cs="Traditional Arabic"/>
          <w:lang w:bidi="ar-SY"/>
          <w14:textFill>
            <w14:solidFill>
              <w14:schemeClr w14:val="tx1">
                <w14:alpha w14:val="30000"/>
              </w14:schemeClr>
            </w14:solidFill>
          </w14:textFill>
        </w:rPr>
        <w:t>[0,255]</w:t>
      </w:r>
      <w:r w:rsidRPr="00C20CFB">
        <w:rPr>
          <w:rFonts w:cs="Traditional Arabic"/>
          <w:rtl/>
          <w:lang w:bidi="ar-SY"/>
          <w14:textFill>
            <w14:solidFill>
              <w14:schemeClr w14:val="tx1">
                <w14:alpha w14:val="30000"/>
              </w14:schemeClr>
            </w14:solidFill>
          </w14:textFill>
        </w:rPr>
        <w:t xml:space="preserve"> إلى النطاق المعياري</w:t>
      </w:r>
      <w:r w:rsidRPr="00C20CFB">
        <w:rPr>
          <w:rFonts w:cs="Traditional Arabic"/>
          <w:lang w:bidi="ar-SY"/>
          <w14:textFill>
            <w14:solidFill>
              <w14:schemeClr w14:val="tx1">
                <w14:alpha w14:val="30000"/>
              </w14:schemeClr>
            </w14:solidFill>
          </w14:textFill>
        </w:rPr>
        <w:t xml:space="preserve"> </w:t>
      </w:r>
      <w:r w:rsidRPr="00C20CFB">
        <w:rPr>
          <w:rFonts w:cs="Traditional Arabic"/>
          <w:rtl/>
          <w:lang w:bidi="ar-SY"/>
          <w14:textFill>
            <w14:solidFill>
              <w14:schemeClr w14:val="tx1">
                <w14:alpha w14:val="30000"/>
              </w14:schemeClr>
            </w14:solidFill>
          </w14:textFill>
        </w:rPr>
        <w:t>[</w:t>
      </w:r>
      <w:r w:rsidRPr="00C20CFB">
        <w:rPr>
          <w:rFonts w:cs="Traditional Arabic"/>
          <w:lang w:bidi="ar-SY"/>
          <w14:textFill>
            <w14:solidFill>
              <w14:schemeClr w14:val="tx1">
                <w14:alpha w14:val="30000"/>
              </w14:schemeClr>
            </w14:solidFill>
          </w14:textFill>
        </w:rPr>
        <w:t>0,1</w:t>
      </w:r>
      <w:r w:rsidRPr="00C20CFB">
        <w:rPr>
          <w:rFonts w:cs="Traditional Arabic"/>
          <w:rtl/>
          <w:lang w:bidi="ar-SY"/>
          <w14:textFill>
            <w14:solidFill>
              <w14:schemeClr w14:val="tx1">
                <w14:alpha w14:val="30000"/>
              </w14:schemeClr>
            </w14:solidFill>
          </w14:textFill>
        </w:rPr>
        <w:t xml:space="preserve">] مع تطبيق التقييس المعتمد في أوزان </w:t>
      </w:r>
      <w:r w:rsidRPr="00C20CFB">
        <w:rPr>
          <w:rFonts w:cs="Traditional Arabic"/>
          <w:lang w:bidi="ar-SY"/>
          <w14:textFill>
            <w14:solidFill>
              <w14:schemeClr w14:val="tx1">
                <w14:alpha w14:val="30000"/>
              </w14:schemeClr>
            </w14:solidFill>
          </w14:textFill>
        </w:rPr>
        <w:t>ImageNet</w:t>
      </w:r>
      <w:r w:rsidRPr="00C20CFB">
        <w:rPr>
          <w:rFonts w:cs="Traditional Arabic"/>
          <w:rtl/>
          <w:lang w:bidi="ar-SY"/>
          <w14:textFill>
            <w14:solidFill>
              <w14:schemeClr w14:val="tx1">
                <w14:alpha w14:val="30000"/>
              </w14:schemeClr>
            </w14:solidFill>
          </w14:textFill>
        </w:rPr>
        <w:t xml:space="preserve"> لضمان استقرار وسرعة التقارب أثناء عملية التدرج الهابط (</w:t>
      </w:r>
      <w:r w:rsidRPr="00C20CFB">
        <w:rPr>
          <w:rFonts w:cs="Traditional Arabic"/>
          <w:lang w:bidi="ar-SY"/>
          <w14:textFill>
            <w14:solidFill>
              <w14:schemeClr w14:val="tx1">
                <w14:alpha w14:val="30000"/>
              </w14:schemeClr>
            </w14:solidFill>
          </w14:textFill>
        </w:rPr>
        <w:t>Gradient Descent</w:t>
      </w:r>
      <w:r w:rsidRPr="00C20CFB">
        <w:rPr>
          <w:rFonts w:cs="Traditional Arabic"/>
          <w:rtl/>
          <w:lang w:bidi="ar-SY"/>
          <w14:textFill>
            <w14:solidFill>
              <w14:schemeClr w14:val="tx1">
                <w14:alpha w14:val="30000"/>
              </w14:schemeClr>
            </w14:solidFill>
          </w14:textFill>
        </w:rPr>
        <w:t>).</w:t>
      </w:r>
    </w:p>
    <w:p w14:paraId="1562390A" w14:textId="77777777" w:rsidR="002C5A4E" w:rsidRPr="00C20CFB" w:rsidRDefault="002C5A4E" w:rsidP="002C5A4E">
      <w:pPr>
        <w:rPr>
          <w:rFonts w:cs="Traditional Arabic"/>
          <w:lang w:bidi="ar-SY"/>
          <w14:textFill>
            <w14:solidFill>
              <w14:schemeClr w14:val="tx1">
                <w14:alpha w14:val="30000"/>
              </w14:schemeClr>
            </w14:solidFill>
          </w14:textFill>
        </w:rPr>
      </w:pPr>
      <w:r w:rsidRPr="00C20CFB">
        <w:rPr>
          <w:rFonts w:cs="Traditional Arabic"/>
          <w:rtl/>
          <w:lang w:bidi="ar-SY"/>
          <w14:textFill>
            <w14:solidFill>
              <w14:schemeClr w14:val="tx1">
                <w14:alpha w14:val="30000"/>
              </w14:schemeClr>
            </w14:solidFill>
          </w14:textFill>
        </w:rPr>
        <w:br w:type="page"/>
      </w:r>
    </w:p>
    <w:p w14:paraId="74330062" w14:textId="77777777" w:rsidR="002C5A4E" w:rsidRPr="00C20CFB" w:rsidRDefault="002C5A4E" w:rsidP="002C5A4E">
      <w:pPr>
        <w:pStyle w:val="Heading3"/>
        <w:rPr>
          <w:rtl/>
          <w14:textFill>
            <w14:solidFill>
              <w14:schemeClr w14:val="tx1">
                <w14:alpha w14:val="30000"/>
              </w14:schemeClr>
            </w14:solidFill>
          </w14:textFill>
        </w:rPr>
      </w:pPr>
      <w:r w:rsidRPr="00C20CFB">
        <w:rPr>
          <w:rtl/>
          <w14:textFill>
            <w14:solidFill>
              <w14:schemeClr w14:val="tx1">
                <w14:alpha w14:val="30000"/>
              </w14:schemeClr>
            </w14:solidFill>
          </w14:textFill>
        </w:rPr>
        <w:lastRenderedPageBreak/>
        <w:t>معالجة اختلال الفئات وزيادة البيانات</w:t>
      </w:r>
      <w:r w:rsidRPr="00C20CFB">
        <w:rPr>
          <w14:textFill>
            <w14:solidFill>
              <w14:schemeClr w14:val="tx1">
                <w14:alpha w14:val="30000"/>
              </w14:schemeClr>
            </w14:solidFill>
          </w14:textFill>
        </w:rPr>
        <w:t xml:space="preserve"> (Data Augmentation)</w:t>
      </w:r>
      <w:r w:rsidRPr="00C20CFB">
        <w:rPr>
          <w:rFonts w:hint="cs"/>
          <w:rtl/>
          <w14:textFill>
            <w14:solidFill>
              <w14:schemeClr w14:val="tx1">
                <w14:alpha w14:val="30000"/>
              </w14:schemeClr>
            </w14:solidFill>
          </w14:textFill>
        </w:rPr>
        <w:t>:</w:t>
      </w:r>
    </w:p>
    <w:p w14:paraId="63A2A1F1" w14:textId="77777777" w:rsidR="002C5A4E" w:rsidRPr="00C20CFB" w:rsidRDefault="002C5A4E" w:rsidP="002C5A4E">
      <w:pPr>
        <w:spacing w:line="240" w:lineRule="auto"/>
        <w:rPr>
          <w:rFonts w:cs="Traditional Arabic"/>
          <w:rtl/>
          <w:lang w:bidi="ar-SY"/>
          <w14:textFill>
            <w14:solidFill>
              <w14:schemeClr w14:val="tx1">
                <w14:alpha w14:val="30000"/>
              </w14:schemeClr>
            </w14:solidFill>
          </w14:textFill>
        </w:rPr>
      </w:pPr>
      <w:r w:rsidRPr="00C20CFB">
        <w:rPr>
          <w:rFonts w:cs="Traditional Arabic"/>
          <w:rtl/>
          <w:lang w:bidi="ar-SY"/>
          <w14:textFill>
            <w14:solidFill>
              <w14:schemeClr w14:val="tx1">
                <w14:alpha w14:val="30000"/>
              </w14:schemeClr>
            </w14:solidFill>
          </w14:textFill>
        </w:rPr>
        <w:t>تم التعامل مع التفاوت العددي بين فئات الزهايمر الأربع</w:t>
      </w:r>
      <w:r w:rsidRPr="00C20CFB">
        <w:rPr>
          <w:rFonts w:cs="Traditional Arabic"/>
          <w:lang w:bidi="ar-SY"/>
          <w14:textFill>
            <w14:solidFill>
              <w14:schemeClr w14:val="tx1">
                <w14:alpha w14:val="30000"/>
              </w14:schemeClr>
            </w14:solidFill>
          </w14:textFill>
        </w:rPr>
        <w:t xml:space="preserve"> (Non-Demented, Very Mild, Mild, Moderate) </w:t>
      </w:r>
      <w:r w:rsidRPr="00C20CFB">
        <w:rPr>
          <w:rFonts w:cs="Traditional Arabic"/>
          <w:rtl/>
          <w:lang w:bidi="ar-SY"/>
          <w14:textFill>
            <w14:solidFill>
              <w14:schemeClr w14:val="tx1">
                <w14:alpha w14:val="30000"/>
              </w14:schemeClr>
            </w14:solidFill>
          </w14:textFill>
        </w:rPr>
        <w:t>بتعزيز الفئات الأقل تمثيلاً لتجنب انحياز النموذج</w:t>
      </w:r>
      <w:r w:rsidRPr="00C20CFB">
        <w:rPr>
          <w:rFonts w:cs="Traditional Arabic"/>
          <w:lang w:bidi="ar-SY"/>
          <w14:textFill>
            <w14:solidFill>
              <w14:schemeClr w14:val="tx1">
                <w14:alpha w14:val="30000"/>
              </w14:schemeClr>
            </w14:solidFill>
          </w14:textFill>
        </w:rPr>
        <w:t xml:space="preserve"> (Model Bias) </w:t>
      </w:r>
      <w:r w:rsidRPr="00C20CFB">
        <w:rPr>
          <w:rFonts w:cs="Traditional Arabic"/>
          <w:rtl/>
          <w:lang w:bidi="ar-SY"/>
          <w14:textFill>
            <w14:solidFill>
              <w14:schemeClr w14:val="tx1">
                <w14:alpha w14:val="30000"/>
              </w14:schemeClr>
            </w14:solidFill>
          </w14:textFill>
        </w:rPr>
        <w:t xml:space="preserve">نحو الفئات الأكثر </w:t>
      </w:r>
      <w:r w:rsidRPr="00C20CFB">
        <w:rPr>
          <w:rFonts w:cs="Traditional Arabic" w:hint="cs"/>
          <w:rtl/>
          <w:lang w:bidi="ar-SY"/>
          <w14:textFill>
            <w14:solidFill>
              <w14:schemeClr w14:val="tx1">
                <w14:alpha w14:val="30000"/>
              </w14:schemeClr>
            </w14:solidFill>
          </w14:textFill>
        </w:rPr>
        <w:t xml:space="preserve">عدداً وذلك من خلال </w:t>
      </w:r>
      <w:r w:rsidRPr="00C20CFB">
        <w:rPr>
          <w:rFonts w:cs="Traditional Arabic"/>
          <w:rtl/>
          <w:lang w:bidi="ar-SY"/>
          <w14:textFill>
            <w14:solidFill>
              <w14:schemeClr w14:val="tx1">
                <w14:alpha w14:val="30000"/>
              </w14:schemeClr>
            </w14:solidFill>
          </w14:textFill>
        </w:rPr>
        <w:t>تقنيات التكثيف الاصطناعي</w:t>
      </w:r>
      <w:r w:rsidRPr="00C20CFB">
        <w:rPr>
          <w:rFonts w:cs="Traditional Arabic" w:hint="cs"/>
          <w:rtl/>
          <w:lang w:bidi="ar-SY"/>
          <w14:textFill>
            <w14:solidFill>
              <w14:schemeClr w14:val="tx1">
                <w14:alpha w14:val="30000"/>
              </w14:schemeClr>
            </w14:solidFill>
          </w14:textFill>
        </w:rPr>
        <w:t>، أهمها:</w:t>
      </w:r>
      <w:r w:rsidRPr="00C20CFB">
        <w:rPr>
          <w:rFonts w:cs="Traditional Arabic"/>
          <w:rtl/>
          <w:lang w:bidi="ar-SY"/>
          <w14:textFill>
            <w14:solidFill>
              <w14:schemeClr w14:val="tx1">
                <w14:alpha w14:val="30000"/>
              </w14:schemeClr>
            </w14:solidFill>
          </w14:textFill>
        </w:rPr>
        <w:t xml:space="preserve"> </w:t>
      </w:r>
      <w:r w:rsidRPr="00C20CFB">
        <w:rPr>
          <w:rFonts w:cs="Traditional Arabic" w:hint="cs"/>
          <w:rtl/>
          <w:lang w:bidi="ar-SY"/>
          <w14:textFill>
            <w14:solidFill>
              <w14:schemeClr w14:val="tx1">
                <w14:alpha w14:val="30000"/>
              </w14:schemeClr>
            </w14:solidFill>
          </w14:textFill>
        </w:rPr>
        <w:t>ال</w:t>
      </w:r>
      <w:r w:rsidRPr="00C20CFB">
        <w:rPr>
          <w:rFonts w:cs="Traditional Arabic"/>
          <w:rtl/>
          <w:lang w:bidi="ar-SY"/>
          <w14:textFill>
            <w14:solidFill>
              <w14:schemeClr w14:val="tx1">
                <w14:alpha w14:val="30000"/>
              </w14:schemeClr>
            </w14:solidFill>
          </w14:textFill>
        </w:rPr>
        <w:t xml:space="preserve">تحويلات </w:t>
      </w:r>
      <w:r w:rsidRPr="00C20CFB">
        <w:rPr>
          <w:rFonts w:cs="Traditional Arabic" w:hint="cs"/>
          <w:rtl/>
          <w:lang w:bidi="ar-SY"/>
          <w14:textFill>
            <w14:solidFill>
              <w14:schemeClr w14:val="tx1">
                <w14:alpha w14:val="30000"/>
              </w14:schemeClr>
            </w14:solidFill>
          </w14:textFill>
        </w:rPr>
        <w:t>ال</w:t>
      </w:r>
      <w:r w:rsidRPr="00C20CFB">
        <w:rPr>
          <w:rFonts w:cs="Traditional Arabic"/>
          <w:rtl/>
          <w:lang w:bidi="ar-SY"/>
          <w14:textFill>
            <w14:solidFill>
              <w14:schemeClr w14:val="tx1">
                <w14:alpha w14:val="30000"/>
              </w14:schemeClr>
            </w14:solidFill>
          </w14:textFill>
        </w:rPr>
        <w:t xml:space="preserve">هندسية </w:t>
      </w:r>
      <w:r w:rsidRPr="00C20CFB">
        <w:rPr>
          <w:rFonts w:cs="Traditional Arabic" w:hint="cs"/>
          <w:rtl/>
          <w:lang w:bidi="ar-SY"/>
          <w14:textFill>
            <w14:solidFill>
              <w14:schemeClr w14:val="tx1">
                <w14:alpha w14:val="30000"/>
              </w14:schemeClr>
            </w14:solidFill>
          </w14:textFill>
        </w:rPr>
        <w:t>ال</w:t>
      </w:r>
      <w:r w:rsidRPr="00C20CFB">
        <w:rPr>
          <w:rFonts w:cs="Traditional Arabic"/>
          <w:rtl/>
          <w:lang w:bidi="ar-SY"/>
          <w14:textFill>
            <w14:solidFill>
              <w14:schemeClr w14:val="tx1">
                <w14:alpha w14:val="30000"/>
              </w14:schemeClr>
            </w14:solidFill>
          </w14:textFill>
        </w:rPr>
        <w:t>مدروسة</w:t>
      </w:r>
      <w:r w:rsidRPr="00C20CFB">
        <w:rPr>
          <w:rFonts w:cs="Traditional Arabic" w:hint="cs"/>
          <w:rtl/>
          <w:lang w:bidi="ar-SY"/>
          <w14:textFill>
            <w14:solidFill>
              <w14:schemeClr w14:val="tx1">
                <w14:alpha w14:val="30000"/>
              </w14:schemeClr>
            </w14:solidFill>
          </w14:textFill>
        </w:rPr>
        <w:t xml:space="preserve"> التي</w:t>
      </w:r>
      <w:r w:rsidRPr="00C20CFB">
        <w:rPr>
          <w:rFonts w:cs="Traditional Arabic"/>
          <w:rtl/>
          <w:lang w:bidi="ar-SY"/>
          <w14:textFill>
            <w14:solidFill>
              <w14:schemeClr w14:val="tx1">
                <w14:alpha w14:val="30000"/>
              </w14:schemeClr>
            </w14:solidFill>
          </w14:textFill>
        </w:rPr>
        <w:t xml:space="preserve"> لا تؤثر على الطبيعة التشريحية للصورة، مثل التدوير العشوائي بنسب محددة</w:t>
      </w:r>
      <w:r w:rsidRPr="00C20CFB">
        <w:rPr>
          <w:rFonts w:cs="Traditional Arabic"/>
          <w:lang w:bidi="ar-SY"/>
          <w14:textFill>
            <w14:solidFill>
              <w14:schemeClr w14:val="tx1">
                <w14:alpha w14:val="30000"/>
              </w14:schemeClr>
            </w14:solidFill>
          </w14:textFill>
        </w:rPr>
        <w:t xml:space="preserve"> (Random Rotation)</w:t>
      </w:r>
      <w:r w:rsidRPr="00C20CFB">
        <w:rPr>
          <w:rFonts w:cs="Traditional Arabic"/>
          <w:rtl/>
          <w:lang w:bidi="ar-SY"/>
          <w14:textFill>
            <w14:solidFill>
              <w14:schemeClr w14:val="tx1">
                <w14:alpha w14:val="30000"/>
              </w14:schemeClr>
            </w14:solidFill>
          </w14:textFill>
        </w:rPr>
        <w:t>، الانعكاس الأفقي</w:t>
      </w:r>
      <w:r w:rsidRPr="00C20CFB">
        <w:rPr>
          <w:rFonts w:cs="Traditional Arabic"/>
          <w:lang w:bidi="ar-SY"/>
          <w14:textFill>
            <w14:solidFill>
              <w14:schemeClr w14:val="tx1">
                <w14:alpha w14:val="30000"/>
              </w14:schemeClr>
            </w14:solidFill>
          </w14:textFill>
        </w:rPr>
        <w:t xml:space="preserve"> (Horizontal Flip)</w:t>
      </w:r>
      <w:r w:rsidRPr="00C20CFB">
        <w:rPr>
          <w:rFonts w:cs="Traditional Arabic"/>
          <w:rtl/>
          <w:lang w:bidi="ar-SY"/>
          <w14:textFill>
            <w14:solidFill>
              <w14:schemeClr w14:val="tx1">
                <w14:alpha w14:val="30000"/>
              </w14:schemeClr>
            </w14:solidFill>
          </w14:textFill>
        </w:rPr>
        <w:t>، التكبير/التصغير</w:t>
      </w:r>
      <w:r w:rsidRPr="00C20CFB">
        <w:rPr>
          <w:rFonts w:cs="Traditional Arabic"/>
          <w:lang w:bidi="ar-SY"/>
          <w14:textFill>
            <w14:solidFill>
              <w14:schemeClr w14:val="tx1">
                <w14:alpha w14:val="30000"/>
              </w14:schemeClr>
            </w14:solidFill>
          </w14:textFill>
        </w:rPr>
        <w:t xml:space="preserve"> (Zooming)</w:t>
      </w:r>
      <w:r w:rsidRPr="00C20CFB">
        <w:rPr>
          <w:rFonts w:cs="Traditional Arabic"/>
          <w:rtl/>
          <w:lang w:bidi="ar-SY"/>
          <w14:textFill>
            <w14:solidFill>
              <w14:schemeClr w14:val="tx1">
                <w14:alpha w14:val="30000"/>
              </w14:schemeClr>
            </w14:solidFill>
          </w14:textFill>
        </w:rPr>
        <w:t>، وتعديل التباين والسطوع</w:t>
      </w:r>
      <w:r w:rsidRPr="00C20CFB">
        <w:rPr>
          <w:rFonts w:cs="Traditional Arabic"/>
          <w:lang w:bidi="ar-SY"/>
          <w14:textFill>
            <w14:solidFill>
              <w14:schemeClr w14:val="tx1">
                <w14:alpha w14:val="30000"/>
              </w14:schemeClr>
            </w14:solidFill>
          </w14:textFill>
        </w:rPr>
        <w:t>.</w:t>
      </w:r>
    </w:p>
    <w:p w14:paraId="712B7B95" w14:textId="77777777" w:rsidR="002C5A4E" w:rsidRPr="00C20CFB" w:rsidRDefault="002C5A4E" w:rsidP="002C5A4E">
      <w:pPr>
        <w:spacing w:line="240" w:lineRule="auto"/>
        <w:rPr>
          <w:rFonts w:cs="Traditional Arabic"/>
          <w:b/>
          <w:bCs/>
          <w:rtl/>
          <w:lang w:bidi="ar-SY"/>
          <w14:textFill>
            <w14:solidFill>
              <w14:schemeClr w14:val="tx1">
                <w14:alpha w14:val="30000"/>
              </w14:schemeClr>
            </w14:solidFill>
          </w14:textFill>
        </w:rPr>
      </w:pPr>
      <w:r w:rsidRPr="00C20CFB">
        <w:rPr>
          <w:rFonts w:cs="Traditional Arabic" w:hint="cs"/>
          <w:rtl/>
          <w:lang w:bidi="ar-SY"/>
          <w14:textFill>
            <w14:solidFill>
              <w14:schemeClr w14:val="tx1">
                <w14:alpha w14:val="30000"/>
              </w14:schemeClr>
            </w14:solidFill>
          </w14:textFill>
        </w:rPr>
        <w:t xml:space="preserve">تكمن أهمية هذه المرحلة في رفع </w:t>
      </w:r>
      <w:r w:rsidRPr="00C20CFB">
        <w:rPr>
          <w:rFonts w:cs="Traditional Arabic"/>
          <w:rtl/>
          <w14:textFill>
            <w14:solidFill>
              <w14:schemeClr w14:val="tx1">
                <w14:alpha w14:val="30000"/>
              </w14:schemeClr>
            </w14:solidFill>
          </w14:textFill>
        </w:rPr>
        <w:t>قدرة النموذج على التعميم</w:t>
      </w:r>
      <w:r w:rsidRPr="00C20CFB">
        <w:rPr>
          <w:rFonts w:cs="Traditional Arabic"/>
          <w:lang w:bidi="ar-SY"/>
          <w14:textFill>
            <w14:solidFill>
              <w14:schemeClr w14:val="tx1">
                <w14:alpha w14:val="30000"/>
              </w14:schemeClr>
            </w14:solidFill>
          </w14:textFill>
        </w:rPr>
        <w:t xml:space="preserve"> (Generalization) </w:t>
      </w:r>
      <w:r w:rsidRPr="00C20CFB">
        <w:rPr>
          <w:rFonts w:cs="Traditional Arabic"/>
          <w:rtl/>
          <w14:textFill>
            <w14:solidFill>
              <w14:schemeClr w14:val="tx1">
                <w14:alpha w14:val="30000"/>
              </w14:schemeClr>
            </w14:solidFill>
          </w14:textFill>
        </w:rPr>
        <w:t>وتقليل مخاطر فرط التكيف</w:t>
      </w:r>
      <w:r w:rsidRPr="00C20CFB">
        <w:rPr>
          <w:rFonts w:cs="Traditional Arabic"/>
          <w:lang w:bidi="ar-SY"/>
          <w14:textFill>
            <w14:solidFill>
              <w14:schemeClr w14:val="tx1">
                <w14:alpha w14:val="30000"/>
              </w14:schemeClr>
            </w14:solidFill>
          </w14:textFill>
        </w:rPr>
        <w:t xml:space="preserve"> (Overfitting) </w:t>
      </w:r>
      <w:r w:rsidRPr="00C20CFB">
        <w:rPr>
          <w:rFonts w:cs="Traditional Arabic"/>
          <w:rtl/>
          <w14:textFill>
            <w14:solidFill>
              <w14:schemeClr w14:val="tx1">
                <w14:alpha w14:val="30000"/>
              </w14:schemeClr>
            </w14:solidFill>
          </w14:textFill>
        </w:rPr>
        <w:t>عند التعامل مع صور مرجعية جديدة</w:t>
      </w:r>
      <w:r w:rsidRPr="00C20CFB">
        <w:rPr>
          <w:rFonts w:cs="Traditional Arabic"/>
          <w:lang w:bidi="ar-SY"/>
          <w14:textFill>
            <w14:solidFill>
              <w14:schemeClr w14:val="tx1">
                <w14:alpha w14:val="30000"/>
              </w14:schemeClr>
            </w14:solidFill>
          </w14:textFill>
        </w:rPr>
        <w:t>.</w:t>
      </w:r>
    </w:p>
    <w:p w14:paraId="0F4E6731" w14:textId="12E3ACA3" w:rsidR="008E1C09" w:rsidRPr="00A71E65" w:rsidRDefault="008E1C09" w:rsidP="002F6D02">
      <w:pPr>
        <w:pStyle w:val="Heading2"/>
        <w:rPr>
          <w:rFonts w:cs="Traditional Arabic"/>
          <w:b/>
          <w:bCs/>
          <w:caps w:val="0"/>
          <w:rtl/>
          <w14:textFill>
            <w14:solidFill>
              <w14:schemeClr w14:val="tx1">
                <w14:alpha w14:val="30000"/>
              </w14:schemeClr>
            </w14:solidFill>
          </w14:textFill>
        </w:rPr>
      </w:pPr>
      <w:r w:rsidRPr="00A71E65">
        <w:rPr>
          <w:rFonts w:cs="Traditional Arabic" w:hint="cs"/>
          <w:b/>
          <w:bCs/>
          <w:caps w:val="0"/>
          <w:rtl/>
          <w14:textFill>
            <w14:solidFill>
              <w14:schemeClr w14:val="tx1">
                <w14:alpha w14:val="30000"/>
              </w14:schemeClr>
            </w14:solidFill>
          </w14:textFill>
        </w:rPr>
        <w:t>المشاكل والعقبات:</w:t>
      </w:r>
    </w:p>
    <w:p w14:paraId="65516E2D" w14:textId="027127ED" w:rsidR="00723B23" w:rsidRPr="00C20CFB" w:rsidRDefault="00723B23" w:rsidP="00723B23">
      <w:pPr>
        <w:pStyle w:val="ListParagraph"/>
        <w:numPr>
          <w:ilvl w:val="0"/>
          <w:numId w:val="107"/>
        </w:numPr>
        <w:rPr>
          <w:rFonts w:cs="Traditional Arabic"/>
          <w:b/>
          <w:bCs/>
          <w:color w:val="000000"/>
          <w14:textFill>
            <w14:solidFill>
              <w14:srgbClr w14:val="000000">
                <w14:alpha w14:val="30000"/>
              </w14:srgbClr>
            </w14:solidFill>
          </w14:textFill>
        </w:rPr>
      </w:pPr>
      <w:r w:rsidRPr="00C20CFB">
        <w:rPr>
          <w:rFonts w:cs="Traditional Arabic" w:hint="cs"/>
          <w:b/>
          <w:bCs/>
          <w:color w:val="000000"/>
          <w:rtl/>
          <w14:textFill>
            <w14:solidFill>
              <w14:srgbClr w14:val="000000">
                <w14:alpha w14:val="30000"/>
              </w14:srgbClr>
            </w14:solidFill>
          </w14:textFill>
        </w:rPr>
        <w:t>ضخامة البيانات الطبية وصعوبة معالجة صيغها ثلاثية الأبعاد:</w:t>
      </w:r>
    </w:p>
    <w:p w14:paraId="583D1BF6" w14:textId="1650F6C9" w:rsidR="00774A2A" w:rsidRPr="00C20CFB" w:rsidRDefault="00564595" w:rsidP="003C39A1">
      <w:pPr>
        <w:pStyle w:val="ListParagraph"/>
        <w:rPr>
          <w:rFonts w:cs="Traditional Arabic"/>
          <w:color w:val="000000"/>
          <w:rtl/>
          <w14:textFill>
            <w14:solidFill>
              <w14:srgbClr w14:val="000000">
                <w14:alpha w14:val="30000"/>
              </w14:srgbClr>
            </w14:solidFill>
          </w14:textFill>
        </w:rPr>
      </w:pPr>
      <w:r w:rsidRPr="00C20CFB">
        <w:rPr>
          <w:rFonts w:cs="Traditional Arabic"/>
          <w:color w:val="000000"/>
          <w:rtl/>
          <w14:textFill>
            <w14:solidFill>
              <w14:srgbClr w14:val="000000">
                <w14:alpha w14:val="30000"/>
              </w14:srgbClr>
            </w14:solidFill>
          </w14:textFill>
        </w:rPr>
        <w:t xml:space="preserve">تتمثل العقبة الرئيسية في الحجم الهائل لمجموعة البيانات </w:t>
      </w:r>
      <w:r w:rsidRPr="00C20CFB">
        <w:rPr>
          <w:rFonts w:cs="Traditional Arabic" w:hint="cs"/>
          <w:color w:val="000000"/>
          <w:rtl/>
          <w14:textFill>
            <w14:solidFill>
              <w14:srgbClr w14:val="000000">
                <w14:alpha w14:val="30000"/>
              </w14:srgbClr>
            </w14:solidFill>
          </w14:textFill>
        </w:rPr>
        <w:t xml:space="preserve">الخام </w:t>
      </w:r>
      <w:r w:rsidRPr="00C20CFB">
        <w:rPr>
          <w:rFonts w:cs="Traditional Arabic" w:hint="cs"/>
          <w:color w:val="000000"/>
          <w14:textFill>
            <w14:solidFill>
              <w14:srgbClr w14:val="000000">
                <w14:alpha w14:val="30000"/>
              </w14:srgbClr>
            </w14:solidFill>
          </w14:textFill>
        </w:rPr>
        <w:t>OASIS</w:t>
      </w:r>
      <w:r w:rsidRPr="00C20CFB">
        <w:rPr>
          <w:rFonts w:cs="Traditional Arabic"/>
          <w:color w:val="000000"/>
          <w14:textFill>
            <w14:solidFill>
              <w14:srgbClr w14:val="000000">
                <w14:alpha w14:val="30000"/>
              </w14:srgbClr>
            </w14:solidFill>
          </w14:textFill>
        </w:rPr>
        <w:t>-1</w:t>
      </w:r>
      <w:r w:rsidR="003C39A1" w:rsidRPr="00C20CFB">
        <w:rPr>
          <w:rFonts w:cs="Traditional Arabic" w:hint="cs"/>
          <w:color w:val="000000"/>
          <w:rtl/>
          <w14:textFill>
            <w14:solidFill>
              <w14:srgbClr w14:val="000000">
                <w14:alpha w14:val="30000"/>
              </w14:srgbClr>
            </w14:solidFill>
          </w14:textFill>
        </w:rPr>
        <w:t xml:space="preserve"> </w:t>
      </w:r>
      <w:r w:rsidRPr="00C20CFB">
        <w:rPr>
          <w:rFonts w:cs="Traditional Arabic"/>
          <w:color w:val="000000"/>
          <w:rtl/>
          <w14:textFill>
            <w14:solidFill>
              <w14:srgbClr w14:val="000000">
                <w14:alpha w14:val="30000"/>
              </w14:srgbClr>
            </w14:solidFill>
          </w14:textFill>
        </w:rPr>
        <w:t>(حوالي 22 جيجابايت) بصيغها ثلاثية الأبعاد</w:t>
      </w:r>
      <w:r w:rsidRPr="00C20CFB">
        <w:rPr>
          <w:rFonts w:cs="Traditional Arabic" w:hint="cs"/>
          <w:color w:val="000000"/>
          <w:rtl/>
          <w14:textFill>
            <w14:solidFill>
              <w14:srgbClr w14:val="000000">
                <w14:alpha w14:val="30000"/>
              </w14:srgbClr>
            </w14:solidFill>
          </w14:textFill>
        </w:rPr>
        <w:t>.</w:t>
      </w:r>
      <w:r w:rsidRPr="00C20CFB">
        <w:rPr>
          <w:rFonts w:cs="Traditional Arabic"/>
          <w:color w:val="000000"/>
          <w:rtl/>
          <w14:textFill>
            <w14:solidFill>
              <w14:srgbClr w14:val="000000">
                <w14:alpha w14:val="30000"/>
              </w14:srgbClr>
            </w14:solidFill>
          </w14:textFill>
        </w:rPr>
        <w:t xml:space="preserve"> مما يجعل تحميلها، تنظيفها، واقتطاع الشرائح منها عملية استثنائية </w:t>
      </w:r>
      <w:r w:rsidRPr="00C20CFB">
        <w:rPr>
          <w:rFonts w:cs="Traditional Arabic" w:hint="cs"/>
          <w:color w:val="000000"/>
          <w:rtl/>
          <w14:textFill>
            <w14:solidFill>
              <w14:srgbClr w14:val="000000">
                <w14:alpha w14:val="30000"/>
              </w14:srgbClr>
            </w14:solidFill>
          </w14:textFill>
        </w:rPr>
        <w:t xml:space="preserve">وصعبة في الإطار الزمني للمشروع. </w:t>
      </w:r>
      <w:r w:rsidRPr="00C20CFB">
        <w:rPr>
          <w:rFonts w:cs="Traditional Arabic"/>
          <w:color w:val="000000"/>
          <w:rtl/>
          <w14:textFill>
            <w14:solidFill>
              <w14:srgbClr w14:val="000000">
                <w14:alpha w14:val="30000"/>
              </w14:srgbClr>
            </w14:solidFill>
          </w14:textFill>
        </w:rPr>
        <w:t>يزداد هذا العائق تعقيداً بسبب عدم الإلمام بالجانب الطبي المتخصص، مما يحول دون القدرة على اختيار الشرائح التشخيصية الهامة يدوياً أو اقتطاع الحجم الفضائي دون المخاطرة بحذف معالم تشريحية حاس</w:t>
      </w:r>
      <w:r w:rsidRPr="00C20CFB">
        <w:rPr>
          <w:rFonts w:cs="Traditional Arabic" w:hint="cs"/>
          <w:color w:val="000000"/>
          <w:rtl/>
          <w14:textFill>
            <w14:solidFill>
              <w14:srgbClr w14:val="000000">
                <w14:alpha w14:val="30000"/>
              </w14:srgbClr>
            </w14:solidFill>
          </w14:textFill>
        </w:rPr>
        <w:t>مة.</w:t>
      </w:r>
      <w:r w:rsidR="00774A2A" w:rsidRPr="00C20CFB">
        <w:rPr>
          <w:rFonts w:cs="Traditional Arabic"/>
          <w:color w:val="000000"/>
          <w14:textFill>
            <w14:solidFill>
              <w14:srgbClr w14:val="000000">
                <w14:alpha w14:val="30000"/>
              </w14:srgbClr>
            </w14:solidFill>
          </w14:textFill>
        </w:rPr>
        <w:t xml:space="preserve"> </w:t>
      </w:r>
    </w:p>
    <w:p w14:paraId="1E8C78C6" w14:textId="77777777" w:rsidR="00723B23" w:rsidRPr="00C20CFB" w:rsidRDefault="00723B23" w:rsidP="00723B23">
      <w:pPr>
        <w:pStyle w:val="ListParagraph"/>
        <w:numPr>
          <w:ilvl w:val="0"/>
          <w:numId w:val="107"/>
        </w:numPr>
        <w:rPr>
          <w:rFonts w:cs="Traditional Arabic"/>
          <w:b/>
          <w:bCs/>
          <w:color w:val="000000"/>
          <w14:textFill>
            <w14:solidFill>
              <w14:srgbClr w14:val="000000">
                <w14:alpha w14:val="30000"/>
              </w14:srgbClr>
            </w14:solidFill>
          </w14:textFill>
        </w:rPr>
      </w:pPr>
      <w:r w:rsidRPr="00C20CFB">
        <w:rPr>
          <w:rFonts w:cs="Traditional Arabic" w:hint="cs"/>
          <w:b/>
          <w:bCs/>
          <w:color w:val="000000"/>
          <w:rtl/>
          <w14:textFill>
            <w14:solidFill>
              <w14:srgbClr w14:val="000000">
                <w14:alpha w14:val="30000"/>
              </w14:srgbClr>
            </w14:solidFill>
          </w14:textFill>
        </w:rPr>
        <w:t>صعوبة الوصول للبيانات الطبية:</w:t>
      </w:r>
    </w:p>
    <w:p w14:paraId="01EBE447" w14:textId="41596E9B" w:rsidR="00564595" w:rsidRPr="00C20CFB" w:rsidRDefault="00564595" w:rsidP="00564595">
      <w:pPr>
        <w:pStyle w:val="ListParagraph"/>
        <w:rPr>
          <w:rFonts w:cs="Traditional Arabic"/>
          <w:color w:val="000000"/>
          <w:rtl/>
          <w14:textFill>
            <w14:solidFill>
              <w14:srgbClr w14:val="000000">
                <w14:alpha w14:val="30000"/>
              </w14:srgbClr>
            </w14:solidFill>
          </w14:textFill>
        </w:rPr>
      </w:pPr>
      <w:r w:rsidRPr="00C20CFB">
        <w:rPr>
          <w:rFonts w:cs="Traditional Arabic"/>
          <w:color w:val="000000"/>
          <w:rtl/>
          <w14:textFill>
            <w14:solidFill>
              <w14:srgbClr w14:val="000000">
                <w14:alpha w14:val="30000"/>
              </w14:srgbClr>
            </w14:solidFill>
          </w14:textFill>
        </w:rPr>
        <w:t>على الرغم من وجود كميات ضخمة من الصور الطبية في المستشفيات، إلا أن القليل منها فقط يكون متاحًا بشكل مفتوح المصدر</w:t>
      </w:r>
      <w:r w:rsidRPr="00C20CFB">
        <w:rPr>
          <w:rFonts w:cs="Traditional Arabic"/>
          <w:color w:val="000000"/>
          <w14:textFill>
            <w14:solidFill>
              <w14:srgbClr w14:val="000000">
                <w14:alpha w14:val="30000"/>
              </w14:srgbClr>
            </w14:solidFill>
          </w14:textFill>
        </w:rPr>
        <w:t xml:space="preserve"> (Open-Access) </w:t>
      </w:r>
      <w:r w:rsidRPr="00C20CFB">
        <w:rPr>
          <w:rFonts w:cs="Traditional Arabic"/>
          <w:color w:val="000000"/>
          <w:rtl/>
          <w14:textFill>
            <w14:solidFill>
              <w14:srgbClr w14:val="000000">
                <w14:alpha w14:val="30000"/>
              </w14:srgbClr>
            </w14:solidFill>
          </w14:textFill>
        </w:rPr>
        <w:t xml:space="preserve">ومصنفًا بدقة. </w:t>
      </w:r>
      <w:r w:rsidRPr="00C20CFB">
        <w:rPr>
          <w:rFonts w:cs="Traditional Arabic" w:hint="cs"/>
          <w:color w:val="000000"/>
          <w:rtl/>
          <w14:textFill>
            <w14:solidFill>
              <w14:srgbClr w14:val="000000">
                <w14:alpha w14:val="30000"/>
              </w14:srgbClr>
            </w14:solidFill>
          </w14:textFill>
        </w:rPr>
        <w:t xml:space="preserve">كما </w:t>
      </w:r>
      <w:r w:rsidRPr="00C20CFB">
        <w:rPr>
          <w:rFonts w:cs="Traditional Arabic"/>
          <w:color w:val="000000"/>
          <w:rtl/>
          <w14:textFill>
            <w14:solidFill>
              <w14:srgbClr w14:val="000000">
                <w14:alpha w14:val="30000"/>
              </w14:srgbClr>
            </w14:solidFill>
          </w14:textFill>
        </w:rPr>
        <w:t>يستلزم الحصول على البيانات من المؤسسات الصحية أو المراكز البحثية المراجعة</w:t>
      </w:r>
      <w:r w:rsidRPr="00C20CFB">
        <w:rPr>
          <w:rFonts w:cs="Traditional Arabic" w:hint="cs"/>
          <w:color w:val="000000"/>
          <w:rtl/>
          <w14:textFill>
            <w14:solidFill>
              <w14:srgbClr w14:val="000000">
                <w14:alpha w14:val="30000"/>
              </w14:srgbClr>
            </w14:solidFill>
          </w14:textFill>
        </w:rPr>
        <w:t xml:space="preserve"> والحصول</w:t>
      </w:r>
      <w:r w:rsidRPr="00C20CFB">
        <w:rPr>
          <w:rFonts w:cs="Traditional Arabic"/>
          <w:color w:val="000000"/>
          <w:rtl/>
          <w14:textFill>
            <w14:solidFill>
              <w14:srgbClr w14:val="000000">
                <w14:alpha w14:val="30000"/>
              </w14:srgbClr>
            </w14:solidFill>
          </w14:textFill>
        </w:rPr>
        <w:t xml:space="preserve"> </w:t>
      </w:r>
      <w:r w:rsidRPr="00C20CFB">
        <w:rPr>
          <w:rFonts w:cs="Traditional Arabic" w:hint="cs"/>
          <w:color w:val="000000"/>
          <w:rtl/>
          <w14:textFill>
            <w14:solidFill>
              <w14:srgbClr w14:val="000000">
                <w14:alpha w14:val="30000"/>
              </w14:srgbClr>
            </w14:solidFill>
          </w14:textFill>
        </w:rPr>
        <w:t>على</w:t>
      </w:r>
      <w:r w:rsidRPr="00C20CFB">
        <w:rPr>
          <w:rFonts w:cs="Traditional Arabic"/>
          <w:color w:val="000000"/>
          <w:rtl/>
          <w14:textFill>
            <w14:solidFill>
              <w14:srgbClr w14:val="000000">
                <w14:alpha w14:val="30000"/>
              </w14:srgbClr>
            </w14:solidFill>
          </w14:textFill>
        </w:rPr>
        <w:t xml:space="preserve"> الموافقات الرسمية</w:t>
      </w:r>
      <w:r w:rsidRPr="00C20CFB">
        <w:rPr>
          <w:rFonts w:cs="Traditional Arabic" w:hint="cs"/>
          <w:color w:val="000000"/>
          <w:rtl/>
          <w14:textFill>
            <w14:solidFill>
              <w14:srgbClr w14:val="000000">
                <w14:alpha w14:val="30000"/>
              </w14:srgbClr>
            </w14:solidFill>
          </w14:textFill>
        </w:rPr>
        <w:t>.</w:t>
      </w:r>
    </w:p>
    <w:p w14:paraId="5D0CE7CB" w14:textId="4374D5D9" w:rsidR="00564595" w:rsidRPr="00C20CFB" w:rsidRDefault="00723B23" w:rsidP="00564595">
      <w:pPr>
        <w:pStyle w:val="ListParagraph"/>
        <w:numPr>
          <w:ilvl w:val="0"/>
          <w:numId w:val="107"/>
        </w:numPr>
        <w:rPr>
          <w:rFonts w:cs="Traditional Arabic"/>
          <w:b/>
          <w:bCs/>
          <w:color w:val="000000"/>
          <w14:textFill>
            <w14:solidFill>
              <w14:srgbClr w14:val="000000">
                <w14:alpha w14:val="30000"/>
              </w14:srgbClr>
            </w14:solidFill>
          </w14:textFill>
        </w:rPr>
      </w:pPr>
      <w:r w:rsidRPr="00C20CFB">
        <w:rPr>
          <w:rFonts w:cs="Traditional Arabic" w:hint="cs"/>
          <w:b/>
          <w:bCs/>
          <w:color w:val="000000"/>
          <w:rtl/>
          <w14:textFill>
            <w14:solidFill>
              <w14:srgbClr w14:val="000000">
                <w14:alpha w14:val="30000"/>
              </w14:srgbClr>
            </w14:solidFill>
          </w14:textFill>
        </w:rPr>
        <w:t xml:space="preserve">مشاكل تسرب البيانات بين مرحلتي ال </w:t>
      </w:r>
      <w:r w:rsidRPr="00C20CFB">
        <w:rPr>
          <w:rFonts w:cs="Traditional Arabic"/>
          <w:b/>
          <w:bCs/>
          <w:color w:val="000000"/>
          <w14:textFill>
            <w14:solidFill>
              <w14:srgbClr w14:val="000000">
                <w14:alpha w14:val="30000"/>
              </w14:srgbClr>
            </w14:solidFill>
          </w14:textFill>
        </w:rPr>
        <w:t>train/validation</w:t>
      </w:r>
      <w:r w:rsidRPr="00C20CFB">
        <w:rPr>
          <w:rFonts w:cs="Traditional Arabic" w:hint="cs"/>
          <w:b/>
          <w:bCs/>
          <w:color w:val="000000"/>
          <w:rtl/>
          <w14:textFill>
            <w14:solidFill>
              <w14:srgbClr w14:val="000000">
                <w14:alpha w14:val="30000"/>
              </w14:srgbClr>
            </w14:solidFill>
          </w14:textFill>
        </w:rPr>
        <w:t>:</w:t>
      </w:r>
    </w:p>
    <w:p w14:paraId="7D64C513" w14:textId="28CE5D2B" w:rsidR="003C39A1" w:rsidRPr="003C39A1" w:rsidRDefault="003C39A1" w:rsidP="003C39A1">
      <w:pPr>
        <w:pStyle w:val="ListParagraph"/>
        <w:rPr>
          <w:rFonts w:cs="Traditional Arabic"/>
        </w:rPr>
      </w:pPr>
      <w:r w:rsidRPr="00C20CFB">
        <w:rPr>
          <w:rFonts w:cs="Traditional Arabic"/>
          <w:color w:val="000000"/>
          <w:rtl/>
          <w14:textFill>
            <w14:solidFill>
              <w14:srgbClr w14:val="000000">
                <w14:alpha w14:val="30000"/>
              </w14:srgbClr>
            </w14:solidFill>
          </w14:textFill>
        </w:rPr>
        <w:t xml:space="preserve">نظراً لأن مجموعة البيانات المصدرية المُعتمدة </w:t>
      </w:r>
      <w:r w:rsidRPr="00C20CFB">
        <w:rPr>
          <w:rFonts w:cs="Traditional Arabic" w:hint="cs"/>
          <w:color w:val="000000"/>
          <w:rtl/>
          <w14:textFill>
            <w14:solidFill>
              <w14:srgbClr w14:val="000000">
                <w14:alpha w14:val="30000"/>
              </w14:srgbClr>
            </w14:solidFill>
          </w14:textFill>
        </w:rPr>
        <w:t>خضعت</w:t>
      </w:r>
      <w:r w:rsidRPr="00C20CFB">
        <w:rPr>
          <w:rFonts w:cs="Traditional Arabic"/>
          <w:color w:val="000000"/>
          <w:rtl/>
          <w14:textFill>
            <w14:solidFill>
              <w14:srgbClr w14:val="000000">
                <w14:alpha w14:val="30000"/>
              </w14:srgbClr>
            </w14:solidFill>
          </w14:textFill>
        </w:rPr>
        <w:t xml:space="preserve"> </w:t>
      </w:r>
      <w:r w:rsidRPr="00C20CFB">
        <w:rPr>
          <w:rFonts w:cs="Traditional Arabic" w:hint="cs"/>
          <w:color w:val="000000"/>
          <w:rtl/>
          <w14:textFill>
            <w14:solidFill>
              <w14:srgbClr w14:val="000000">
                <w14:alpha w14:val="30000"/>
              </w14:srgbClr>
            </w14:solidFill>
          </w14:textFill>
        </w:rPr>
        <w:t>ل</w:t>
      </w:r>
      <w:r w:rsidRPr="00C20CFB">
        <w:rPr>
          <w:rFonts w:cs="Traditional Arabic"/>
          <w:color w:val="000000"/>
          <w:rtl/>
          <w14:textFill>
            <w14:solidFill>
              <w14:srgbClr w14:val="000000">
                <w14:alpha w14:val="30000"/>
              </w14:srgbClr>
            </w14:solidFill>
          </w14:textFill>
        </w:rPr>
        <w:t>تحسينات وتوليد بيانات إضافية عليها</w:t>
      </w:r>
      <w:r w:rsidRPr="00C20CFB">
        <w:rPr>
          <w:rFonts w:cs="Traditional Arabic"/>
          <w:color w:val="000000"/>
          <w14:textFill>
            <w14:solidFill>
              <w14:srgbClr w14:val="000000">
                <w14:alpha w14:val="30000"/>
              </w14:srgbClr>
            </w14:solidFill>
          </w14:textFill>
        </w:rPr>
        <w:t xml:space="preserve"> (Data Augmentation) </w:t>
      </w:r>
      <w:r w:rsidRPr="00C20CFB">
        <w:rPr>
          <w:rFonts w:cs="Traditional Arabic"/>
          <w:color w:val="000000"/>
          <w:rtl/>
          <w14:textFill>
            <w14:solidFill>
              <w14:srgbClr w14:val="000000">
                <w14:alpha w14:val="30000"/>
              </w14:srgbClr>
            </w14:solidFill>
          </w14:textFill>
        </w:rPr>
        <w:t>مسبقاً</w:t>
      </w:r>
      <w:r w:rsidRPr="00C20CFB">
        <w:rPr>
          <w:rFonts w:cs="Traditional Arabic" w:hint="cs"/>
          <w:color w:val="000000"/>
          <w:rtl/>
          <w14:textFill>
            <w14:solidFill>
              <w14:srgbClr w14:val="000000">
                <w14:alpha w14:val="30000"/>
              </w14:srgbClr>
            </w14:solidFill>
          </w14:textFill>
        </w:rPr>
        <w:t xml:space="preserve"> مع غياب معرف المريض عنها.</w:t>
      </w:r>
      <w:r w:rsidRPr="00C20CFB">
        <w:rPr>
          <w:rFonts w:cs="Traditional Arabic"/>
          <w:color w:val="000000"/>
          <w:rtl/>
          <w14:textFill>
            <w14:solidFill>
              <w14:srgbClr w14:val="000000">
                <w14:alpha w14:val="30000"/>
              </w14:srgbClr>
            </w14:solidFill>
          </w14:textFill>
        </w:rPr>
        <w:t xml:space="preserve"> أدى استخدام التقسيم العشوائي التقليدي للصور إلى وقوع تداخل غير مقصود؛ حيث توزعت النسخ والشرائح المتعددة التابعة للمريض نفسه بين مجموعتي التدريب والتحقق</w:t>
      </w:r>
      <w:r w:rsidRPr="00C20CFB">
        <w:rPr>
          <w:rFonts w:cs="Traditional Arabic"/>
          <w:color w:val="000000"/>
          <w14:textFill>
            <w14:solidFill>
              <w14:srgbClr w14:val="000000">
                <w14:alpha w14:val="30000"/>
              </w14:srgbClr>
            </w14:solidFill>
          </w14:textFill>
        </w:rPr>
        <w:t xml:space="preserve"> (Train/Validation). </w:t>
      </w:r>
      <w:r w:rsidRPr="00C20CFB">
        <w:rPr>
          <w:rFonts w:cs="Traditional Arabic"/>
          <w:color w:val="000000"/>
          <w:rtl/>
          <w14:textFill>
            <w14:solidFill>
              <w14:srgbClr w14:val="000000">
                <w14:alpha w14:val="30000"/>
              </w14:srgbClr>
            </w14:solidFill>
          </w14:textFill>
        </w:rPr>
        <w:t>تسبب ذلك في إعطاء نتائج دقة جيدة ظاهرياً ولكنها غير دقيقة واقعياً</w:t>
      </w:r>
      <w:r>
        <w:rPr>
          <w:rFonts w:cs="Traditional Arabic" w:hint="cs"/>
          <w:rtl/>
        </w:rPr>
        <w:t>.</w:t>
      </w:r>
    </w:p>
    <w:p w14:paraId="5A0474C2" w14:textId="77777777" w:rsidR="002C5A4E" w:rsidRPr="00A71E65" w:rsidRDefault="002C5A4E" w:rsidP="002F6D02">
      <w:pPr>
        <w:pStyle w:val="Heading2"/>
        <w:rPr>
          <w:rFonts w:cs="Traditional Arabic"/>
          <w:b/>
          <w:bCs/>
          <w:caps w:val="0"/>
          <w:rtl/>
          <w14:textFill>
            <w14:solidFill>
              <w14:schemeClr w14:val="tx1">
                <w14:alpha w14:val="30000"/>
              </w14:schemeClr>
            </w14:solidFill>
          </w14:textFill>
        </w:rPr>
      </w:pPr>
      <w:r w:rsidRPr="00A71E65">
        <w:rPr>
          <w:rFonts w:cs="Traditional Arabic"/>
          <w:b/>
          <w:bCs/>
          <w:caps w:val="0"/>
          <w:rtl/>
          <w14:textFill>
            <w14:solidFill>
              <w14:schemeClr w14:val="tx1">
                <w14:alpha w14:val="30000"/>
              </w14:schemeClr>
            </w14:solidFill>
          </w14:textFill>
        </w:rPr>
        <w:t>النموذج المعتمد وآلية تقسيم البيانات:</w:t>
      </w:r>
    </w:p>
    <w:p w14:paraId="5CD3981C" w14:textId="2ADB7D4A" w:rsidR="003C39A1" w:rsidRPr="003C39A1" w:rsidRDefault="003C39A1" w:rsidP="00F91A9E">
      <w:pPr>
        <w:ind w:left="90"/>
        <w:rPr>
          <w:lang w:bidi="ar-SY"/>
        </w:rPr>
      </w:pPr>
      <w:r w:rsidRPr="001B10C5">
        <w:rPr>
          <w:rFonts w:cs="Traditional Arabic" w:hint="cs"/>
          <w:color w:val="000000"/>
          <w:rtl/>
          <w14:textFill>
            <w14:solidFill>
              <w14:srgbClr w14:val="000000">
                <w14:alpha w14:val="30000"/>
              </w14:srgbClr>
            </w14:solidFill>
          </w14:textFill>
        </w:rPr>
        <w:t xml:space="preserve">تم تقسيم البيانات كالتالي: </w:t>
      </w:r>
      <w:r w:rsidRPr="002F1473">
        <w:rPr>
          <w:rFonts w:cs="Traditional Arabic" w:hint="cs"/>
          <w:b/>
          <w:bCs/>
          <w:color w:val="000000"/>
          <w:rtl/>
          <w14:textFill>
            <w14:solidFill>
              <w14:srgbClr w14:val="000000">
                <w14:alpha w14:val="30000"/>
              </w14:srgbClr>
            </w14:solidFill>
          </w14:textFill>
        </w:rPr>
        <w:t>20% لمرحلة التحقق و80% لمرحلة التدريب</w:t>
      </w:r>
      <w:r>
        <w:rPr>
          <w:rFonts w:cs="Traditional Arabic"/>
          <w:color w:val="000000"/>
          <w:lang w:val="de-DE"/>
          <w14:textFill>
            <w14:solidFill>
              <w14:srgbClr w14:val="000000">
                <w14:alpha w14:val="30000"/>
              </w14:srgbClr>
            </w14:solidFill>
          </w14:textFill>
        </w:rPr>
        <w:t>.</w:t>
      </w:r>
      <w:r w:rsidRPr="001B10C5">
        <w:rPr>
          <w:rFonts w:cs="Traditional Arabic" w:hint="cs"/>
          <w:color w:val="000000"/>
          <w:rtl/>
          <w14:textFill>
            <w14:solidFill>
              <w14:srgbClr w14:val="000000">
                <w14:alpha w14:val="30000"/>
              </w14:srgbClr>
            </w14:solidFill>
          </w14:textFill>
        </w:rPr>
        <w:t xml:space="preserve"> </w:t>
      </w:r>
      <w:r>
        <w:rPr>
          <w:rFonts w:cs="Traditional Arabic" w:hint="cs"/>
          <w:color w:val="000000"/>
          <w:rtl/>
          <w14:textFill>
            <w14:solidFill>
              <w14:srgbClr w14:val="000000">
                <w14:alpha w14:val="30000"/>
              </w14:srgbClr>
            </w14:solidFill>
          </w14:textFill>
        </w:rPr>
        <w:t>أ</w:t>
      </w:r>
      <w:r w:rsidRPr="001B10C5">
        <w:rPr>
          <w:rFonts w:cs="Traditional Arabic" w:hint="cs"/>
          <w:color w:val="000000"/>
          <w:rtl/>
          <w14:textFill>
            <w14:solidFill>
              <w14:srgbClr w14:val="000000">
                <w14:alpha w14:val="30000"/>
              </w14:srgbClr>
            </w14:solidFill>
          </w14:textFill>
        </w:rPr>
        <w:t>ما مرحلة الاختبار</w:t>
      </w:r>
      <w:r>
        <w:rPr>
          <w:rFonts w:cs="Traditional Arabic" w:hint="cs"/>
          <w:color w:val="000000"/>
          <w:rtl/>
          <w:lang w:bidi="ar-SY"/>
          <w14:textFill>
            <w14:solidFill>
              <w14:srgbClr w14:val="000000">
                <w14:alpha w14:val="30000"/>
              </w14:srgbClr>
            </w14:solidFill>
          </w14:textFill>
        </w:rPr>
        <w:t>،</w:t>
      </w:r>
      <w:r w:rsidRPr="001B10C5">
        <w:rPr>
          <w:rFonts w:cs="Traditional Arabic" w:hint="cs"/>
          <w:color w:val="000000"/>
          <w:rtl/>
          <w14:textFill>
            <w14:solidFill>
              <w14:srgbClr w14:val="000000">
                <w14:alpha w14:val="30000"/>
              </w14:srgbClr>
            </w14:solidFill>
          </w14:textFill>
        </w:rPr>
        <w:t xml:space="preserve"> فقد تم استخدام مجموعة بيانات منفصلة (</w:t>
      </w:r>
      <w:r w:rsidRPr="001B10C5">
        <w:rPr>
          <w:rFonts w:cs="Traditional Arabic"/>
          <w:color w:val="000000"/>
          <w14:textFill>
            <w14:solidFill>
              <w14:srgbClr w14:val="000000">
                <w14:alpha w14:val="30000"/>
              </w14:srgbClr>
            </w14:solidFill>
          </w14:textFill>
        </w:rPr>
        <w:t>ADNI dataset</w:t>
      </w:r>
      <w:r w:rsidRPr="001B10C5">
        <w:rPr>
          <w:rFonts w:cs="Traditional Arabic" w:hint="cs"/>
          <w:color w:val="000000"/>
          <w:rtl/>
          <w14:textFill>
            <w14:solidFill>
              <w14:srgbClr w14:val="000000">
                <w14:alpha w14:val="30000"/>
              </w14:srgbClr>
            </w14:solidFill>
          </w14:textFill>
        </w:rPr>
        <w:t>)</w:t>
      </w:r>
    </w:p>
    <w:p w14:paraId="412D3782" w14:textId="1B9F9400" w:rsidR="002C5A4E" w:rsidRDefault="00AE5B9E" w:rsidP="002C5532">
      <w:pPr>
        <w:ind w:left="90"/>
        <w:rPr>
          <w:rFonts w:cs="Traditional Arabic"/>
          <w:color w:val="000000"/>
          <w:rtl/>
          <w14:textFill>
            <w14:solidFill>
              <w14:srgbClr w14:val="000000">
                <w14:alpha w14:val="30000"/>
              </w14:srgbClr>
            </w14:solidFill>
          </w14:textFill>
        </w:rPr>
      </w:pPr>
      <w:r w:rsidRPr="00AE5B9E">
        <w:rPr>
          <w:rFonts w:cs="Traditional Arabic" w:hint="cs"/>
          <w:color w:val="000000"/>
          <w:rtl/>
          <w14:textFill>
            <w14:solidFill>
              <w14:srgbClr w14:val="000000">
                <w14:alpha w14:val="30000"/>
              </w14:srgbClr>
            </w14:solidFill>
          </w14:textFill>
        </w:rPr>
        <w:t>بنا</w:t>
      </w:r>
      <w:r w:rsidR="008F36B5">
        <w:rPr>
          <w:rFonts w:cs="Traditional Arabic" w:hint="cs"/>
          <w:color w:val="000000"/>
          <w:rtl/>
          <w14:textFill>
            <w14:solidFill>
              <w14:srgbClr w14:val="000000">
                <w14:alpha w14:val="30000"/>
              </w14:srgbClr>
            </w14:solidFill>
          </w14:textFill>
        </w:rPr>
        <w:t>ءً</w:t>
      </w:r>
      <w:r w:rsidRPr="00AE5B9E">
        <w:rPr>
          <w:rFonts w:cs="Traditional Arabic" w:hint="cs"/>
          <w:color w:val="000000"/>
          <w:rtl/>
          <w14:textFill>
            <w14:solidFill>
              <w14:srgbClr w14:val="000000">
                <w14:alpha w14:val="30000"/>
              </w14:srgbClr>
            </w14:solidFill>
          </w14:textFill>
        </w:rPr>
        <w:t xml:space="preserve"> على نتائج التدريب الأولية للنماذج المقترحة </w:t>
      </w:r>
      <w:r>
        <w:rPr>
          <w:rFonts w:cs="Traditional Arabic" w:hint="cs"/>
          <w:color w:val="000000"/>
          <w:rtl/>
          <w14:textFill>
            <w14:solidFill>
              <w14:srgbClr w14:val="000000">
                <w14:alpha w14:val="30000"/>
              </w14:srgbClr>
            </w14:solidFill>
          </w14:textFill>
        </w:rPr>
        <w:t xml:space="preserve">في الدراسة المرجعية، أظهر نموذج </w:t>
      </w:r>
      <w:r>
        <w:rPr>
          <w:rFonts w:cs="Traditional Arabic"/>
          <w:color w:val="000000"/>
          <w:lang w:val="de-DE"/>
          <w14:textFill>
            <w14:solidFill>
              <w14:srgbClr w14:val="000000">
                <w14:alpha w14:val="30000"/>
              </w14:srgbClr>
            </w14:solidFill>
          </w14:textFill>
        </w:rPr>
        <w:t>Resne</w:t>
      </w:r>
      <w:r w:rsidR="008E1C09">
        <w:rPr>
          <w:rFonts w:cs="Traditional Arabic"/>
          <w:color w:val="000000"/>
          <w:lang w:val="de-DE"/>
          <w14:textFill>
            <w14:solidFill>
              <w14:srgbClr w14:val="000000">
                <w14:alpha w14:val="30000"/>
              </w14:srgbClr>
            </w14:solidFill>
          </w14:textFill>
        </w:rPr>
        <w:t>t</w:t>
      </w:r>
      <w:r w:rsidR="008E1C09">
        <w:rPr>
          <w:rFonts w:cs="Traditional Arabic"/>
          <w:color w:val="000000"/>
          <w14:textFill>
            <w14:solidFill>
              <w14:srgbClr w14:val="000000">
                <w14:alpha w14:val="30000"/>
              </w14:srgbClr>
            </w14:solidFill>
          </w14:textFill>
        </w:rPr>
        <w:t>-</w:t>
      </w:r>
      <w:r w:rsidR="008F36B5">
        <w:rPr>
          <w:rFonts w:cs="Traditional Arabic"/>
          <w:color w:val="000000"/>
          <w14:textFill>
            <w14:solidFill>
              <w14:srgbClr w14:val="000000">
                <w14:alpha w14:val="30000"/>
              </w14:srgbClr>
            </w14:solidFill>
          </w14:textFill>
        </w:rPr>
        <w:t>50</w:t>
      </w:r>
      <w:r w:rsidR="008F36B5">
        <w:rPr>
          <w:rFonts w:cs="Traditional Arabic" w:hint="cs"/>
          <w:color w:val="000000"/>
          <w:rtl/>
          <w14:textFill>
            <w14:solidFill>
              <w14:srgbClr w14:val="000000">
                <w14:alpha w14:val="30000"/>
              </w14:srgbClr>
            </w14:solidFill>
          </w14:textFill>
        </w:rPr>
        <w:t xml:space="preserve"> </w:t>
      </w:r>
      <w:r w:rsidR="00E2481B">
        <w:rPr>
          <w:rFonts w:cs="Traditional Arabic" w:hint="cs"/>
          <w:color w:val="000000"/>
          <w:rtl/>
          <w14:textFill>
            <w14:solidFill>
              <w14:srgbClr w14:val="000000">
                <w14:alpha w14:val="30000"/>
              </w14:srgbClr>
            </w14:solidFill>
          </w14:textFill>
        </w:rPr>
        <w:t xml:space="preserve">مع </w:t>
      </w:r>
      <w:r w:rsidR="00E2481B">
        <w:rPr>
          <w:rFonts w:cs="Traditional Arabic"/>
          <w:color w:val="000000"/>
          <w:lang w:val="de-DE"/>
          <w14:textFill>
            <w14:solidFill>
              <w14:srgbClr w14:val="000000">
                <w14:alpha w14:val="30000"/>
              </w14:srgbClr>
            </w14:solidFill>
          </w14:textFill>
        </w:rPr>
        <w:t>SVM</w:t>
      </w:r>
      <w:r w:rsidR="008F36B5">
        <w:rPr>
          <w:rFonts w:cs="Traditional Arabic" w:hint="cs"/>
          <w:color w:val="000000"/>
          <w:rtl/>
          <w:lang w:bidi="ar-SY"/>
          <w14:textFill>
            <w14:solidFill>
              <w14:srgbClr w14:val="000000">
                <w14:alpha w14:val="30000"/>
              </w14:srgbClr>
            </w14:solidFill>
          </w14:textFill>
        </w:rPr>
        <w:t xml:space="preserve"> كمصنف نهائي</w:t>
      </w:r>
      <w:r w:rsidR="008F36B5">
        <w:rPr>
          <w:rFonts w:cs="Traditional Arabic"/>
          <w:color w:val="000000"/>
          <w14:textFill>
            <w14:solidFill>
              <w14:srgbClr w14:val="000000">
                <w14:alpha w14:val="30000"/>
              </w14:srgbClr>
            </w14:solidFill>
          </w14:textFill>
        </w:rPr>
        <w:t xml:space="preserve"> </w:t>
      </w:r>
      <w:r w:rsidR="008F36B5">
        <w:rPr>
          <w:rFonts w:cs="Traditional Arabic" w:hint="cs"/>
          <w:color w:val="000000"/>
          <w:rtl/>
          <w14:textFill>
            <w14:solidFill>
              <w14:srgbClr w14:val="000000">
                <w14:alpha w14:val="30000"/>
              </w14:srgbClr>
            </w14:solidFill>
          </w14:textFill>
        </w:rPr>
        <w:t>نتائج</w:t>
      </w:r>
      <w:r w:rsidR="008E1C09">
        <w:rPr>
          <w:rFonts w:cs="Traditional Arabic" w:hint="cs"/>
          <w:color w:val="000000"/>
          <w:rtl/>
          <w:lang w:bidi="ar-SY"/>
          <w14:textFill>
            <w14:solidFill>
              <w14:srgbClr w14:val="000000">
                <w14:alpha w14:val="30000"/>
              </w14:srgbClr>
            </w14:solidFill>
          </w14:textFill>
        </w:rPr>
        <w:t xml:space="preserve"> جيدة </w:t>
      </w:r>
      <w:r w:rsidR="003C39A1">
        <w:rPr>
          <w:rFonts w:cs="Traditional Arabic" w:hint="cs"/>
          <w:color w:val="000000"/>
          <w:rtl/>
          <w:lang w:bidi="ar-SY"/>
          <w14:textFill>
            <w14:solidFill>
              <w14:srgbClr w14:val="000000">
                <w14:alpha w14:val="30000"/>
              </w14:srgbClr>
            </w14:solidFill>
          </w14:textFill>
        </w:rPr>
        <w:t>على التدريب</w:t>
      </w:r>
      <w:r w:rsidR="008F36B5">
        <w:rPr>
          <w:rFonts w:cs="Traditional Arabic" w:hint="cs"/>
          <w:color w:val="000000"/>
          <w:rtl/>
          <w:lang w:bidi="ar-SY"/>
          <w14:textFill>
            <w14:solidFill>
              <w14:srgbClr w14:val="000000">
                <w14:alpha w14:val="30000"/>
              </w14:srgbClr>
            </w14:solidFill>
          </w14:textFill>
        </w:rPr>
        <w:t xml:space="preserve">/التحقق </w:t>
      </w:r>
      <w:r w:rsidR="00E2481B">
        <w:rPr>
          <w:rFonts w:cs="Traditional Arabic" w:hint="cs"/>
          <w:color w:val="000000"/>
          <w:rtl/>
          <w:lang w:bidi="ar-SY"/>
          <w14:textFill>
            <w14:solidFill>
              <w14:srgbClr w14:val="000000">
                <w14:alpha w14:val="30000"/>
              </w14:srgbClr>
            </w14:solidFill>
          </w14:textFill>
        </w:rPr>
        <w:t>على</w:t>
      </w:r>
      <w:r w:rsidR="002C5A4E" w:rsidRPr="00A7282C">
        <w:rPr>
          <w:rFonts w:cs="Traditional Arabic"/>
          <w:b/>
          <w:bCs/>
          <w:color w:val="000000"/>
          <w14:textFill>
            <w14:solidFill>
              <w14:srgbClr w14:val="000000">
                <w14:alpha w14:val="30000"/>
              </w14:srgbClr>
            </w14:solidFill>
          </w14:textFill>
        </w:rPr>
        <w:t xml:space="preserve"> </w:t>
      </w:r>
      <w:r w:rsidR="00E2481B">
        <w:rPr>
          <w:rFonts w:cs="Traditional Arabic" w:hint="cs"/>
          <w:b/>
          <w:bCs/>
          <w:color w:val="000000"/>
          <w:rtl/>
          <w14:textFill>
            <w14:solidFill>
              <w14:srgbClr w14:val="000000">
                <w14:alpha w14:val="30000"/>
              </w14:srgbClr>
            </w14:solidFill>
          </w14:textFill>
        </w:rPr>
        <w:t xml:space="preserve">5 </w:t>
      </w:r>
      <w:r w:rsidR="002C5A4E">
        <w:rPr>
          <w:rFonts w:cs="Traditional Arabic" w:hint="cs"/>
          <w:color w:val="000000"/>
          <w:rtl/>
          <w14:textFill>
            <w14:solidFill>
              <w14:srgbClr w14:val="000000">
                <w14:alpha w14:val="30000"/>
              </w14:srgbClr>
            </w14:solidFill>
          </w14:textFill>
        </w:rPr>
        <w:t>دورات</w:t>
      </w:r>
      <w:r w:rsidR="002C5A4E" w:rsidRPr="00A7282C">
        <w:rPr>
          <w:rFonts w:cs="Traditional Arabic"/>
          <w:b/>
          <w:bCs/>
          <w:color w:val="000000"/>
          <w:rtl/>
          <w14:textFill>
            <w14:solidFill>
              <w14:srgbClr w14:val="000000">
                <w14:alpha w14:val="30000"/>
              </w14:srgbClr>
            </w14:solidFill>
          </w14:textFill>
        </w:rPr>
        <w:t xml:space="preserve"> تدريبية</w:t>
      </w:r>
      <w:r w:rsidR="00C20CFB">
        <w:rPr>
          <w:rFonts w:cs="Traditional Arabic" w:hint="cs"/>
          <w:b/>
          <w:bCs/>
          <w:color w:val="000000"/>
          <w:rtl/>
          <w14:textFill>
            <w14:solidFill>
              <w14:srgbClr w14:val="000000">
                <w14:alpha w14:val="30000"/>
              </w14:srgbClr>
            </w14:solidFill>
          </w14:textFill>
        </w:rPr>
        <w:t xml:space="preserve"> </w:t>
      </w:r>
      <w:r w:rsidR="002C5A4E" w:rsidRPr="00A7282C">
        <w:rPr>
          <w:rFonts w:cs="Traditional Arabic"/>
          <w:b/>
          <w:bCs/>
          <w:color w:val="000000"/>
          <w14:textFill>
            <w14:solidFill>
              <w14:srgbClr w14:val="000000">
                <w14:alpha w14:val="30000"/>
              </w14:srgbClr>
            </w14:solidFill>
          </w14:textFill>
        </w:rPr>
        <w:t xml:space="preserve"> </w:t>
      </w:r>
      <w:sdt>
        <w:sdtPr>
          <w:rPr>
            <w:rFonts w:cs="Traditional Arabic"/>
            <w:b/>
            <w:bCs/>
            <w:color w:val="000000"/>
            <w:rtl/>
            <w14:textFill>
              <w14:solidFill>
                <w14:srgbClr w14:val="000000">
                  <w14:alpha w14:val="30000"/>
                </w14:srgbClr>
              </w14:solidFill>
            </w14:textFill>
          </w:rPr>
          <w:id w:val="-281193315"/>
          <w:citation/>
        </w:sdtPr>
        <w:sdtContent>
          <w:r w:rsidR="00E2481B">
            <w:rPr>
              <w:rFonts w:cs="Traditional Arabic"/>
              <w:b/>
              <w:bCs/>
              <w:color w:val="000000"/>
              <w:rtl/>
              <w14:textFill>
                <w14:solidFill>
                  <w14:srgbClr w14:val="000000">
                    <w14:alpha w14:val="30000"/>
                  </w14:srgbClr>
                </w14:solidFill>
              </w14:textFill>
            </w:rPr>
            <w:fldChar w:fldCharType="begin"/>
          </w:r>
          <w:r w:rsidR="00F01266">
            <w:rPr>
              <w:rFonts w:cs="Traditional Arabic"/>
              <w:b/>
              <w:bCs/>
              <w:color w:val="000000"/>
              <w:lang w:bidi="ar-SY"/>
              <w14:textFill>
                <w14:solidFill>
                  <w14:srgbClr w14:val="000000">
                    <w14:alpha w14:val="30000"/>
                  </w14:srgbClr>
                </w14:solidFill>
              </w14:textFill>
            </w:rPr>
            <w:instrText>CITATION 2 \l 10241</w:instrText>
          </w:r>
          <w:r w:rsidR="00F01266">
            <w:rPr>
              <w:rFonts w:cs="Traditional Arabic"/>
              <w:b/>
              <w:bCs/>
              <w:color w:val="000000"/>
              <w:rtl/>
              <w:lang w:bidi="ar-SY"/>
              <w14:textFill>
                <w14:solidFill>
                  <w14:srgbClr w14:val="000000">
                    <w14:alpha w14:val="30000"/>
                  </w14:srgbClr>
                </w14:solidFill>
              </w14:textFill>
            </w:rPr>
            <w:instrText xml:space="preserve"> </w:instrText>
          </w:r>
          <w:r w:rsidR="00E2481B">
            <w:rPr>
              <w:rFonts w:cs="Traditional Arabic"/>
              <w:b/>
              <w:bCs/>
              <w:color w:val="000000"/>
              <w:rtl/>
              <w14:textFill>
                <w14:solidFill>
                  <w14:srgbClr w14:val="000000">
                    <w14:alpha w14:val="30000"/>
                  </w14:srgbClr>
                </w14:solidFill>
              </w14:textFill>
            </w:rPr>
            <w:fldChar w:fldCharType="separate"/>
          </w:r>
          <w:r w:rsidR="002819D6" w:rsidRPr="002819D6">
            <w:rPr>
              <w:rFonts w:cs="Traditional Arabic"/>
              <w:noProof/>
              <w:color w:val="000000"/>
              <w14:textFill>
                <w14:solidFill>
                  <w14:srgbClr w14:val="000000">
                    <w14:alpha w14:val="30000"/>
                  </w14:srgbClr>
                </w14:solidFill>
              </w14:textFill>
            </w:rPr>
            <w:t>[3]</w:t>
          </w:r>
          <w:r w:rsidR="00E2481B">
            <w:rPr>
              <w:rFonts w:cs="Traditional Arabic"/>
              <w:b/>
              <w:bCs/>
              <w:color w:val="000000"/>
              <w:rtl/>
              <w14:textFill>
                <w14:solidFill>
                  <w14:srgbClr w14:val="000000">
                    <w14:alpha w14:val="30000"/>
                  </w14:srgbClr>
                </w14:solidFill>
              </w14:textFill>
            </w:rPr>
            <w:fldChar w:fldCharType="end"/>
          </w:r>
        </w:sdtContent>
      </w:sdt>
      <w:r w:rsidR="002C5A4E" w:rsidRPr="00A7282C">
        <w:rPr>
          <w:rFonts w:cs="Traditional Arabic"/>
          <w:b/>
          <w:bCs/>
          <w:color w:val="000000"/>
          <w14:textFill>
            <w14:solidFill>
              <w14:srgbClr w14:val="000000">
                <w14:alpha w14:val="30000"/>
              </w14:srgbClr>
            </w14:solidFill>
          </w14:textFill>
        </w:rPr>
        <w:t>(5 Epochs)</w:t>
      </w:r>
      <w:r w:rsidR="00C20CFB">
        <w:rPr>
          <w:rFonts w:cs="Traditional Arabic" w:hint="cs"/>
          <w:b/>
          <w:bCs/>
          <w:color w:val="000000"/>
          <w:rtl/>
          <w14:textFill>
            <w14:solidFill>
              <w14:srgbClr w14:val="000000">
                <w14:alpha w14:val="30000"/>
              </w14:srgbClr>
            </w14:solidFill>
          </w14:textFill>
        </w:rPr>
        <w:t xml:space="preserve"> </w:t>
      </w:r>
      <w:r w:rsidR="00C20CFB" w:rsidRPr="00C20CFB">
        <w:rPr>
          <w:rFonts w:cs="Traditional Arabic" w:hint="cs"/>
          <w:color w:val="000000"/>
          <w:rtl/>
          <w14:textFill>
            <w14:solidFill>
              <w14:srgbClr w14:val="000000">
                <w14:alpha w14:val="30000"/>
              </w14:srgbClr>
            </w14:solidFill>
          </w14:textFill>
        </w:rPr>
        <w:t>مقارنة بباقي النماذج الاخرى</w:t>
      </w:r>
      <w:r w:rsidR="00E2481B">
        <w:rPr>
          <w:rFonts w:cs="Traditional Arabic" w:hint="cs"/>
          <w:b/>
          <w:bCs/>
          <w:color w:val="000000"/>
          <w:rtl/>
          <w14:textFill>
            <w14:solidFill>
              <w14:srgbClr w14:val="000000">
                <w14:alpha w14:val="30000"/>
              </w14:srgbClr>
            </w14:solidFill>
          </w14:textFill>
        </w:rPr>
        <w:t xml:space="preserve">. </w:t>
      </w:r>
      <w:r w:rsidR="00E2481B" w:rsidRPr="00E2481B">
        <w:rPr>
          <w:rFonts w:cs="Traditional Arabic" w:hint="cs"/>
          <w:color w:val="000000"/>
          <w:rtl/>
          <w:lang w:bidi="ar-SY"/>
          <w14:textFill>
            <w14:solidFill>
              <w14:srgbClr w14:val="000000">
                <w14:alpha w14:val="30000"/>
              </w14:srgbClr>
            </w14:solidFill>
          </w14:textFill>
        </w:rPr>
        <w:t>تم تدريب</w:t>
      </w:r>
      <w:r w:rsidR="00E2481B">
        <w:rPr>
          <w:rFonts w:cs="Traditional Arabic" w:hint="cs"/>
          <w:color w:val="000000"/>
          <w:rtl/>
          <w:lang w:bidi="ar-SY"/>
          <w14:textFill>
            <w14:solidFill>
              <w14:srgbClr w14:val="000000">
                <w14:alpha w14:val="30000"/>
              </w14:srgbClr>
            </w14:solidFill>
          </w14:textFill>
        </w:rPr>
        <w:t xml:space="preserve"> </w:t>
      </w:r>
      <w:r w:rsidR="00E2481B" w:rsidRPr="00A7282C">
        <w:rPr>
          <w:rFonts w:cs="Traditional Arabic"/>
          <w:color w:val="000000"/>
          <w:rtl/>
          <w14:textFill>
            <w14:solidFill>
              <w14:srgbClr w14:val="000000">
                <w14:alpha w14:val="30000"/>
              </w14:srgbClr>
            </w14:solidFill>
          </w14:textFill>
        </w:rPr>
        <w:t xml:space="preserve">كافة </w:t>
      </w:r>
      <w:r w:rsidR="00E2481B" w:rsidRPr="00A7282C">
        <w:rPr>
          <w:rFonts w:cs="Traditional Arabic" w:hint="cs"/>
          <w:color w:val="000000"/>
          <w:rtl/>
          <w14:textFill>
            <w14:solidFill>
              <w14:srgbClr w14:val="000000">
                <w14:alpha w14:val="30000"/>
              </w14:srgbClr>
            </w14:solidFill>
          </w14:textFill>
        </w:rPr>
        <w:t>طبقات</w:t>
      </w:r>
      <w:r w:rsidR="00E2481B" w:rsidRPr="00E2481B">
        <w:rPr>
          <w:rFonts w:cs="Traditional Arabic" w:hint="cs"/>
          <w:color w:val="000000"/>
          <w:rtl/>
          <w:lang w:bidi="ar-SY"/>
          <w14:textFill>
            <w14:solidFill>
              <w14:srgbClr w14:val="000000">
                <w14:alpha w14:val="30000"/>
              </w14:srgbClr>
            </w14:solidFill>
          </w14:textFill>
        </w:rPr>
        <w:t xml:space="preserve"> </w:t>
      </w:r>
      <w:r w:rsidR="00E2481B" w:rsidRPr="00E2481B">
        <w:rPr>
          <w:rFonts w:cs="Traditional Arabic"/>
          <w:color w:val="000000"/>
          <w:lang w:val="de-DE"/>
          <w14:textFill>
            <w14:solidFill>
              <w14:srgbClr w14:val="000000">
                <w14:alpha w14:val="30000"/>
              </w14:srgbClr>
            </w14:solidFill>
          </w14:textFill>
        </w:rPr>
        <w:t>Resnet</w:t>
      </w:r>
      <w:r w:rsidR="00E2481B">
        <w:rPr>
          <w:rFonts w:cs="Traditional Arabic"/>
          <w:b/>
          <w:bCs/>
          <w:color w:val="000000"/>
          <w:lang w:bidi="ar-SY"/>
          <w14:textFill>
            <w14:solidFill>
              <w14:srgbClr w14:val="000000">
                <w14:alpha w14:val="30000"/>
              </w14:srgbClr>
            </w14:solidFill>
          </w14:textFill>
        </w:rPr>
        <w:t xml:space="preserve"> -50 </w:t>
      </w:r>
      <w:r w:rsidR="002C5A4E" w:rsidRPr="00A7282C">
        <w:rPr>
          <w:rFonts w:cs="Traditional Arabic"/>
          <w:color w:val="000000"/>
          <w:rtl/>
          <w14:textFill>
            <w14:solidFill>
              <w14:srgbClr w14:val="000000">
                <w14:alpha w14:val="30000"/>
              </w14:srgbClr>
            </w14:solidFill>
          </w14:textFill>
        </w:rPr>
        <w:t>لتكييف الأوزان بالكامل مع خصائص الصور الطبية</w:t>
      </w:r>
      <w:r w:rsidR="00E2481B">
        <w:rPr>
          <w:rFonts w:cs="Traditional Arabic" w:hint="cs"/>
          <w:color w:val="000000"/>
          <w:rtl/>
          <w:lang w:bidi="ar-SY"/>
          <w14:textFill>
            <w14:solidFill>
              <w14:srgbClr w14:val="000000">
                <w14:alpha w14:val="30000"/>
              </w14:srgbClr>
            </w14:solidFill>
          </w14:textFill>
        </w:rPr>
        <w:t>،</w:t>
      </w:r>
      <w:r w:rsidR="002C5A4E" w:rsidRPr="00A7282C">
        <w:rPr>
          <w:rFonts w:cs="Traditional Arabic"/>
          <w:color w:val="000000"/>
          <w:rtl/>
          <w14:textFill>
            <w14:solidFill>
              <w14:srgbClr w14:val="000000">
                <w14:alpha w14:val="30000"/>
              </w14:srgbClr>
            </w14:solidFill>
          </w14:textFill>
        </w:rPr>
        <w:t xml:space="preserve"> يليه مصنف </w:t>
      </w:r>
      <w:r w:rsidR="002C5A4E" w:rsidRPr="00A7282C">
        <w:rPr>
          <w:rFonts w:cs="Traditional Arabic"/>
          <w:color w:val="000000"/>
          <w14:textFill>
            <w14:solidFill>
              <w14:srgbClr w14:val="000000">
                <w14:alpha w14:val="30000"/>
              </w14:srgbClr>
            </w14:solidFill>
          </w14:textFill>
        </w:rPr>
        <w:t xml:space="preserve">(SVM) </w:t>
      </w:r>
      <w:r w:rsidR="002C5A4E" w:rsidRPr="00A7282C">
        <w:rPr>
          <w:rFonts w:cs="Traditional Arabic"/>
          <w:color w:val="000000"/>
          <w:rtl/>
          <w14:textFill>
            <w14:solidFill>
              <w14:srgbClr w14:val="000000">
                <w14:alpha w14:val="30000"/>
              </w14:srgbClr>
            </w14:solidFill>
          </w14:textFill>
        </w:rPr>
        <w:t>لتحديد الفئات النهائية</w:t>
      </w:r>
      <w:r w:rsidR="002C5A4E" w:rsidRPr="00A7282C">
        <w:rPr>
          <w:rFonts w:cs="Traditional Arabic" w:hint="cs"/>
          <w:color w:val="000000"/>
          <w:rtl/>
          <w14:textFill>
            <w14:solidFill>
              <w14:srgbClr w14:val="000000">
                <w14:alpha w14:val="30000"/>
              </w14:srgbClr>
            </w14:solidFill>
          </w14:textFill>
        </w:rPr>
        <w:t xml:space="preserve"> مع ضبط المعاملات الفائقة للمصنف كالتالي</w:t>
      </w:r>
      <w:r w:rsidR="002C5A4E">
        <w:rPr>
          <w:rFonts w:cs="Traditional Arabic" w:hint="cs"/>
          <w:color w:val="000000"/>
          <w:rtl/>
          <w14:textFill>
            <w14:solidFill>
              <w14:srgbClr w14:val="000000">
                <w14:alpha w14:val="30000"/>
              </w14:srgbClr>
            </w14:solidFill>
          </w14:textFill>
        </w:rPr>
        <w:t>:</w:t>
      </w:r>
      <w:r w:rsidR="002C5532" w:rsidRPr="002C5532">
        <w:rPr>
          <w:rFonts w:cs="Traditional Arabic"/>
          <w:color w:val="000000"/>
          <w14:textFill>
            <w14:solidFill>
              <w14:srgbClr w14:val="000000">
                <w14:alpha w14:val="30000"/>
              </w14:srgbClr>
            </w14:solidFill>
          </w14:textFill>
        </w:rPr>
        <w:t xml:space="preserve"> </w:t>
      </w:r>
      <w:r w:rsidR="002C5532" w:rsidRPr="002F1473">
        <w:rPr>
          <w:rFonts w:cs="Traditional Arabic"/>
          <w:b/>
          <w:bCs/>
          <w:color w:val="000000"/>
          <w14:textFill>
            <w14:solidFill>
              <w14:srgbClr w14:val="000000">
                <w14:alpha w14:val="30000"/>
              </w14:srgbClr>
            </w14:solidFill>
          </w14:textFill>
        </w:rPr>
        <w:t>Kernel = rbf</w:t>
      </w:r>
      <w:r w:rsidR="002C5532" w:rsidRPr="00A7282C">
        <w:rPr>
          <w:rFonts w:cs="Traditional Arabic"/>
          <w:color w:val="000000"/>
          <w:rtl/>
          <w14:textFill>
            <w14:solidFill>
              <w14:srgbClr w14:val="000000">
                <w14:alpha w14:val="30000"/>
              </w14:srgbClr>
            </w14:solidFill>
          </w14:textFill>
        </w:rPr>
        <w:t>،</w:t>
      </w:r>
      <w:r w:rsidR="002C5532" w:rsidRPr="00A7282C">
        <w:rPr>
          <w:rFonts w:cs="Traditional Arabic"/>
          <w:color w:val="000000"/>
          <w14:textFill>
            <w14:solidFill>
              <w14:srgbClr w14:val="000000">
                <w14:alpha w14:val="30000"/>
              </w14:srgbClr>
            </w14:solidFill>
          </w14:textFill>
        </w:rPr>
        <w:t xml:space="preserve"> </w:t>
      </w:r>
      <w:r w:rsidR="002C5532" w:rsidRPr="002F1473">
        <w:rPr>
          <w:rFonts w:cs="Traditional Arabic"/>
          <w:b/>
          <w:bCs/>
          <w:color w:val="000000"/>
          <w14:textFill>
            <w14:solidFill>
              <w14:srgbClr w14:val="000000">
                <w14:alpha w14:val="30000"/>
              </w14:srgbClr>
            </w14:solidFill>
          </w14:textFill>
        </w:rPr>
        <w:t>C=10, gamma= scale</w:t>
      </w:r>
      <w:r w:rsidR="002C5532" w:rsidRPr="002F1473">
        <w:rPr>
          <w:rFonts w:cs="Traditional Arabic" w:hint="cs"/>
          <w:b/>
          <w:bCs/>
          <w:color w:val="000000"/>
          <w:rtl/>
          <w14:textFill>
            <w14:solidFill>
              <w14:srgbClr w14:val="000000">
                <w14:alpha w14:val="30000"/>
              </w14:srgbClr>
            </w14:solidFill>
          </w14:textFill>
        </w:rPr>
        <w:t>.</w:t>
      </w:r>
      <w:sdt>
        <w:sdtPr>
          <w:rPr>
            <w:rFonts w:cs="Traditional Arabic" w:hint="cs"/>
            <w:color w:val="000000"/>
            <w:rtl/>
            <w14:textFill>
              <w14:solidFill>
                <w14:srgbClr w14:val="000000">
                  <w14:alpha w14:val="30000"/>
                </w14:srgbClr>
              </w14:solidFill>
            </w14:textFill>
          </w:rPr>
          <w:id w:val="-164623523"/>
          <w:citation/>
        </w:sdtPr>
        <w:sdtContent>
          <w:r w:rsidR="002C5532">
            <w:rPr>
              <w:rFonts w:cs="Traditional Arabic"/>
              <w:color w:val="000000"/>
              <w:rtl/>
              <w14:textFill>
                <w14:solidFill>
                  <w14:srgbClr w14:val="000000">
                    <w14:alpha w14:val="30000"/>
                  </w14:srgbClr>
                </w14:solidFill>
              </w14:textFill>
            </w:rPr>
            <w:fldChar w:fldCharType="begin"/>
          </w:r>
          <w:r w:rsidR="00F01266">
            <w:rPr>
              <w:rFonts w:cs="Traditional Arabic"/>
              <w:color w:val="000000"/>
              <w:lang w:bidi="ar-SY"/>
              <w14:textFill>
                <w14:solidFill>
                  <w14:srgbClr w14:val="000000">
                    <w14:alpha w14:val="30000"/>
                  </w14:srgbClr>
                </w14:solidFill>
              </w14:textFill>
            </w:rPr>
            <w:instrText>CITATION 2 \l 10241</w:instrText>
          </w:r>
          <w:r w:rsidR="00F01266">
            <w:rPr>
              <w:rFonts w:cs="Traditional Arabic"/>
              <w:color w:val="000000"/>
              <w:rtl/>
              <w:lang w:bidi="ar-SY"/>
              <w14:textFill>
                <w14:solidFill>
                  <w14:srgbClr w14:val="000000">
                    <w14:alpha w14:val="30000"/>
                  </w14:srgbClr>
                </w14:solidFill>
              </w14:textFill>
            </w:rPr>
            <w:instrText xml:space="preserve"> </w:instrText>
          </w:r>
          <w:r w:rsidR="002C5532">
            <w:rPr>
              <w:rFonts w:cs="Traditional Arabic"/>
              <w:color w:val="000000"/>
              <w:rtl/>
              <w14:textFill>
                <w14:solidFill>
                  <w14:srgbClr w14:val="000000">
                    <w14:alpha w14:val="30000"/>
                  </w14:srgbClr>
                </w14:solidFill>
              </w14:textFill>
            </w:rPr>
            <w:fldChar w:fldCharType="separate"/>
          </w:r>
          <w:r w:rsidR="002819D6">
            <w:rPr>
              <w:rFonts w:cs="Traditional Arabic"/>
              <w:noProof/>
              <w:color w:val="000000"/>
              <w:rtl/>
              <w14:textFill>
                <w14:solidFill>
                  <w14:srgbClr w14:val="000000">
                    <w14:alpha w14:val="30000"/>
                  </w14:srgbClr>
                </w14:solidFill>
              </w14:textFill>
            </w:rPr>
            <w:t xml:space="preserve"> </w:t>
          </w:r>
          <w:r w:rsidR="002819D6" w:rsidRPr="002819D6">
            <w:rPr>
              <w:rFonts w:cs="Traditional Arabic"/>
              <w:noProof/>
              <w:color w:val="000000"/>
              <w14:textFill>
                <w14:solidFill>
                  <w14:srgbClr w14:val="000000">
                    <w14:alpha w14:val="30000"/>
                  </w14:srgbClr>
                </w14:solidFill>
              </w14:textFill>
            </w:rPr>
            <w:t>[3]</w:t>
          </w:r>
          <w:r w:rsidR="002C5532">
            <w:rPr>
              <w:rFonts w:cs="Traditional Arabic"/>
              <w:color w:val="000000"/>
              <w:rtl/>
              <w14:textFill>
                <w14:solidFill>
                  <w14:srgbClr w14:val="000000">
                    <w14:alpha w14:val="30000"/>
                  </w14:srgbClr>
                </w14:solidFill>
              </w14:textFill>
            </w:rPr>
            <w:fldChar w:fldCharType="end"/>
          </w:r>
        </w:sdtContent>
      </w:sdt>
    </w:p>
    <w:p w14:paraId="7B133365" w14:textId="77777777" w:rsidR="002C5532" w:rsidRDefault="002C5532" w:rsidP="002C5532">
      <w:pPr>
        <w:ind w:left="90"/>
        <w:rPr>
          <w:rFonts w:cs="Traditional Arabic"/>
          <w:color w:val="000000"/>
          <w:rtl/>
          <w14:textFill>
            <w14:solidFill>
              <w14:srgbClr w14:val="000000">
                <w14:alpha w14:val="30000"/>
              </w14:srgbClr>
            </w14:solidFill>
          </w14:textFill>
        </w:rPr>
      </w:pPr>
    </w:p>
    <w:p w14:paraId="5A2586BC" w14:textId="77777777" w:rsidR="002C5A4E" w:rsidRDefault="002C5A4E" w:rsidP="002F1473">
      <w:pPr>
        <w:pStyle w:val="Heading3"/>
        <w:rPr>
          <w:rtl/>
        </w:rPr>
      </w:pPr>
      <w:r w:rsidRPr="00A71E65">
        <w:rPr>
          <w:rFonts w:hint="cs"/>
          <w:rtl/>
        </w:rPr>
        <w:t>منحني التعلم والنتائج على بيانات التدريب</w:t>
      </w:r>
      <w:r w:rsidRPr="001B10C5">
        <w:rPr>
          <w:rFonts w:hint="cs"/>
          <w:rtl/>
        </w:rPr>
        <w:t>:</w:t>
      </w:r>
    </w:p>
    <w:p w14:paraId="658B3176" w14:textId="634EADC2" w:rsidR="002F1473" w:rsidRDefault="002F1473" w:rsidP="002F1473">
      <w:pPr>
        <w:rPr>
          <w:rFonts w:cs="Traditional Arabic"/>
          <w:color w:val="000000"/>
          <w:rtl/>
          <w:lang w:val="de-DE"/>
          <w14:textFill>
            <w14:solidFill>
              <w14:srgbClr w14:val="000000">
                <w14:alpha w14:val="30000"/>
              </w14:srgbClr>
            </w14:solidFill>
          </w14:textFill>
        </w:rPr>
      </w:pPr>
      <w:r w:rsidRPr="002F1473">
        <w:rPr>
          <w:rFonts w:cs="Traditional Arabic" w:hint="cs"/>
          <w:color w:val="000000"/>
          <w:rtl/>
          <w:lang w:val="de-DE"/>
          <w14:textFill>
            <w14:solidFill>
              <w14:srgbClr w14:val="000000">
                <w14:alpha w14:val="30000"/>
              </w14:srgbClr>
            </w14:solidFill>
          </w14:textFill>
        </w:rPr>
        <w:t>جرى ضبط المعاملات الفائقة وفقاً للجدول:</w:t>
      </w:r>
    </w:p>
    <w:p w14:paraId="6C7512AF" w14:textId="47711633" w:rsidR="009E76D6" w:rsidRPr="009E76D6" w:rsidRDefault="009E76D6" w:rsidP="009E76D6">
      <w:pPr>
        <w:pStyle w:val="Caption"/>
        <w:keepNext/>
        <w:jc w:val="center"/>
        <w:rPr>
          <w:rFonts w:cs="Traditional Arabic"/>
        </w:rPr>
      </w:pPr>
      <w:r w:rsidRPr="009E76D6">
        <w:rPr>
          <w:rFonts w:cs="Traditional Arabic"/>
          <w:rtl/>
        </w:rPr>
        <w:t xml:space="preserve">جدول </w:t>
      </w:r>
      <w:r w:rsidR="000C59EE">
        <w:rPr>
          <w:rFonts w:cs="Traditional Arabic"/>
          <w:rtl/>
        </w:rPr>
        <w:fldChar w:fldCharType="begin"/>
      </w:r>
      <w:r w:rsidR="000C59EE">
        <w:rPr>
          <w:rFonts w:cs="Traditional Arabic"/>
          <w:rtl/>
        </w:rPr>
        <w:instrText xml:space="preserve"> </w:instrText>
      </w:r>
      <w:r w:rsidR="000C59EE">
        <w:rPr>
          <w:rFonts w:cs="Traditional Arabic"/>
        </w:rPr>
        <w:instrText>SEQ</w:instrText>
      </w:r>
      <w:r w:rsidR="000C59EE">
        <w:rPr>
          <w:rFonts w:cs="Traditional Arabic"/>
          <w:rtl/>
        </w:rPr>
        <w:instrText xml:space="preserve"> جدول \* </w:instrText>
      </w:r>
      <w:r w:rsidR="000C59EE">
        <w:rPr>
          <w:rFonts w:cs="Traditional Arabic"/>
        </w:rPr>
        <w:instrText>ARABIC</w:instrText>
      </w:r>
      <w:r w:rsidR="000C59EE">
        <w:rPr>
          <w:rFonts w:cs="Traditional Arabic"/>
          <w:rtl/>
        </w:rPr>
        <w:instrText xml:space="preserve"> </w:instrText>
      </w:r>
      <w:r w:rsidR="000C59EE">
        <w:rPr>
          <w:rFonts w:cs="Traditional Arabic"/>
          <w:rtl/>
        </w:rPr>
        <w:fldChar w:fldCharType="separate"/>
      </w:r>
      <w:r w:rsidR="000C59EE">
        <w:rPr>
          <w:rFonts w:cs="Traditional Arabic"/>
          <w:noProof/>
          <w:rtl/>
        </w:rPr>
        <w:t>1</w:t>
      </w:r>
      <w:r w:rsidR="000C59EE">
        <w:rPr>
          <w:rFonts w:cs="Traditional Arabic"/>
          <w:rtl/>
        </w:rPr>
        <w:fldChar w:fldCharType="end"/>
      </w:r>
      <w:r w:rsidRPr="009E76D6">
        <w:rPr>
          <w:rFonts w:cs="Traditional Arabic"/>
        </w:rPr>
        <w:t xml:space="preserve"> </w:t>
      </w:r>
      <w:r w:rsidRPr="009E76D6">
        <w:rPr>
          <w:rFonts w:cs="Traditional Arabic"/>
          <w:rtl/>
          <w:lang w:bidi="ar-SY"/>
        </w:rPr>
        <w:t>المعاملات الفائقة لنموذج التعلم العميق المختار</w:t>
      </w:r>
    </w:p>
    <w:tbl>
      <w:tblPr>
        <w:tblStyle w:val="PlainTable1"/>
        <w:bidiVisual/>
        <w:tblW w:w="8774" w:type="dxa"/>
        <w:tblLook w:val="04A0" w:firstRow="1" w:lastRow="0" w:firstColumn="1" w:lastColumn="0" w:noHBand="0" w:noVBand="1"/>
      </w:tblPr>
      <w:tblGrid>
        <w:gridCol w:w="1163"/>
        <w:gridCol w:w="1403"/>
        <w:gridCol w:w="1169"/>
        <w:gridCol w:w="1334"/>
        <w:gridCol w:w="1093"/>
        <w:gridCol w:w="1027"/>
        <w:gridCol w:w="1585"/>
      </w:tblGrid>
      <w:tr w:rsidR="002F1473" w14:paraId="4FFA8DD5" w14:textId="77777777" w:rsidTr="009E7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1" w:type="dxa"/>
          </w:tcPr>
          <w:p w14:paraId="354D7EB3" w14:textId="7FF071E1" w:rsidR="002F1473" w:rsidRPr="009E76D6" w:rsidRDefault="009E76D6" w:rsidP="009E76D6">
            <w:pPr>
              <w:jc w:val="center"/>
              <w:rPr>
                <w:rFonts w:cs="Traditional Arabic"/>
                <w:rtl/>
                <w:lang w:val="de-DE"/>
                <w14:textFill>
                  <w14:solidFill>
                    <w14:schemeClr w14:val="tx1">
                      <w14:alpha w14:val="30000"/>
                    </w14:schemeClr>
                  </w14:solidFill>
                </w14:textFill>
              </w:rPr>
            </w:pPr>
            <w:r w:rsidRPr="009E76D6">
              <w:rPr>
                <w:rFonts w:cs="Traditional Arabic"/>
                <w:lang w:val="de-DE"/>
                <w14:textFill>
                  <w14:solidFill>
                    <w14:schemeClr w14:val="tx1">
                      <w14:alpha w14:val="30000"/>
                    </w14:schemeClr>
                  </w14:solidFill>
                </w14:textFill>
              </w:rPr>
              <w:t>Random Seed</w:t>
            </w:r>
          </w:p>
        </w:tc>
        <w:tc>
          <w:tcPr>
            <w:tcW w:w="1171" w:type="dxa"/>
          </w:tcPr>
          <w:p w14:paraId="790275EF" w14:textId="3A236205" w:rsidR="002F1473" w:rsidRPr="009E76D6" w:rsidRDefault="009E76D6" w:rsidP="009E76D6">
            <w:pPr>
              <w:jc w:val="center"/>
              <w:cnfStyle w:val="100000000000" w:firstRow="1" w:lastRow="0" w:firstColumn="0" w:lastColumn="0" w:oddVBand="0" w:evenVBand="0" w:oddHBand="0" w:evenHBand="0" w:firstRowFirstColumn="0" w:firstRowLastColumn="0" w:lastRowFirstColumn="0" w:lastRowLastColumn="0"/>
              <w:rPr>
                <w:rFonts w:cs="Traditional Arabic"/>
                <w:rtl/>
                <w:lang w:val="de-DE"/>
                <w14:textFill>
                  <w14:solidFill>
                    <w14:schemeClr w14:val="tx1">
                      <w14:alpha w14:val="30000"/>
                    </w14:schemeClr>
                  </w14:solidFill>
                </w14:textFill>
              </w:rPr>
            </w:pPr>
            <w:r w:rsidRPr="009E76D6">
              <w:rPr>
                <w:rFonts w:cs="Traditional Arabic"/>
                <w:lang w:val="de-DE"/>
                <w14:textFill>
                  <w14:solidFill>
                    <w14:schemeClr w14:val="tx1">
                      <w14:alpha w14:val="30000"/>
                    </w14:schemeClr>
                  </w14:solidFill>
                </w14:textFill>
              </w:rPr>
              <w:t>Learning Rate Scheduler</w:t>
            </w:r>
          </w:p>
        </w:tc>
        <w:tc>
          <w:tcPr>
            <w:tcW w:w="1172" w:type="dxa"/>
          </w:tcPr>
          <w:p w14:paraId="6E735B04" w14:textId="6A686AA7" w:rsidR="002F1473" w:rsidRPr="009E76D6" w:rsidRDefault="009E76D6" w:rsidP="009E76D6">
            <w:pPr>
              <w:jc w:val="center"/>
              <w:cnfStyle w:val="100000000000" w:firstRow="1" w:lastRow="0" w:firstColumn="0" w:lastColumn="0" w:oddVBand="0" w:evenVBand="0" w:oddHBand="0" w:evenHBand="0" w:firstRowFirstColumn="0" w:firstRowLastColumn="0" w:lastRowFirstColumn="0" w:lastRowLastColumn="0"/>
              <w:rPr>
                <w:rFonts w:cs="Traditional Arabic"/>
                <w:rtl/>
                <w:lang w:val="de-DE"/>
                <w14:textFill>
                  <w14:solidFill>
                    <w14:schemeClr w14:val="tx1">
                      <w14:alpha w14:val="30000"/>
                    </w14:schemeClr>
                  </w14:solidFill>
                </w14:textFill>
              </w:rPr>
            </w:pPr>
            <w:r w:rsidRPr="009E76D6">
              <w:rPr>
                <w:rFonts w:cs="Traditional Arabic"/>
                <w:lang w:val="de-DE"/>
                <w14:textFill>
                  <w14:solidFill>
                    <w14:schemeClr w14:val="tx1">
                      <w14:alpha w14:val="30000"/>
                    </w14:schemeClr>
                  </w14:solidFill>
                </w14:textFill>
              </w:rPr>
              <w:t>Initial Learning Rate</w:t>
            </w:r>
          </w:p>
        </w:tc>
        <w:tc>
          <w:tcPr>
            <w:tcW w:w="1172" w:type="dxa"/>
          </w:tcPr>
          <w:p w14:paraId="5A7798C5" w14:textId="1D841E45" w:rsidR="002F1473" w:rsidRPr="009E76D6" w:rsidRDefault="009E76D6" w:rsidP="009E76D6">
            <w:pPr>
              <w:jc w:val="center"/>
              <w:cnfStyle w:val="100000000000" w:firstRow="1" w:lastRow="0" w:firstColumn="0" w:lastColumn="0" w:oddVBand="0" w:evenVBand="0" w:oddHBand="0" w:evenHBand="0" w:firstRowFirstColumn="0" w:firstRowLastColumn="0" w:lastRowFirstColumn="0" w:lastRowLastColumn="0"/>
              <w:rPr>
                <w:rFonts w:cs="Traditional Arabic"/>
                <w:rtl/>
                <w:lang w:val="de-DE"/>
                <w14:textFill>
                  <w14:solidFill>
                    <w14:schemeClr w14:val="tx1">
                      <w14:alpha w14:val="30000"/>
                    </w14:schemeClr>
                  </w14:solidFill>
                </w14:textFill>
              </w:rPr>
            </w:pPr>
            <w:r w:rsidRPr="009E76D6">
              <w:rPr>
                <w:rFonts w:cs="Traditional Arabic"/>
                <w:lang w:val="de-DE"/>
                <w14:textFill>
                  <w14:solidFill>
                    <w14:schemeClr w14:val="tx1">
                      <w14:alpha w14:val="30000"/>
                    </w14:schemeClr>
                  </w14:solidFill>
                </w14:textFill>
              </w:rPr>
              <w:t>Optimizer</w:t>
            </w:r>
          </w:p>
        </w:tc>
        <w:tc>
          <w:tcPr>
            <w:tcW w:w="1172" w:type="dxa"/>
          </w:tcPr>
          <w:p w14:paraId="392CA232" w14:textId="0563CE8E" w:rsidR="002F1473" w:rsidRPr="009E76D6" w:rsidRDefault="009E76D6" w:rsidP="009E76D6">
            <w:pPr>
              <w:jc w:val="center"/>
              <w:cnfStyle w:val="100000000000" w:firstRow="1" w:lastRow="0" w:firstColumn="0" w:lastColumn="0" w:oddVBand="0" w:evenVBand="0" w:oddHBand="0" w:evenHBand="0" w:firstRowFirstColumn="0" w:firstRowLastColumn="0" w:lastRowFirstColumn="0" w:lastRowLastColumn="0"/>
              <w:rPr>
                <w:rFonts w:cs="Traditional Arabic"/>
                <w:rtl/>
                <w:lang w:val="de-DE"/>
                <w14:textFill>
                  <w14:solidFill>
                    <w14:schemeClr w14:val="tx1">
                      <w14:alpha w14:val="30000"/>
                    </w14:schemeClr>
                  </w14:solidFill>
                </w14:textFill>
              </w:rPr>
            </w:pPr>
            <w:r w:rsidRPr="009E76D6">
              <w:rPr>
                <w:rFonts w:cs="Traditional Arabic"/>
                <w:lang w:val="de-DE"/>
                <w14:textFill>
                  <w14:solidFill>
                    <w14:schemeClr w14:val="tx1">
                      <w14:alpha w14:val="30000"/>
                    </w14:schemeClr>
                  </w14:solidFill>
                </w14:textFill>
              </w:rPr>
              <w:t>Epochs</w:t>
            </w:r>
          </w:p>
        </w:tc>
        <w:tc>
          <w:tcPr>
            <w:tcW w:w="1172" w:type="dxa"/>
          </w:tcPr>
          <w:p w14:paraId="00572FD6" w14:textId="569D4838" w:rsidR="002F1473" w:rsidRPr="009E76D6" w:rsidRDefault="009E76D6" w:rsidP="009E76D6">
            <w:pPr>
              <w:jc w:val="center"/>
              <w:cnfStyle w:val="100000000000" w:firstRow="1" w:lastRow="0" w:firstColumn="0" w:lastColumn="0" w:oddVBand="0" w:evenVBand="0" w:oddHBand="0" w:evenHBand="0" w:firstRowFirstColumn="0" w:firstRowLastColumn="0" w:lastRowFirstColumn="0" w:lastRowLastColumn="0"/>
              <w:rPr>
                <w:rFonts w:cs="Traditional Arabic"/>
                <w:rtl/>
                <w:lang w:val="de-DE"/>
                <w14:textFill>
                  <w14:solidFill>
                    <w14:schemeClr w14:val="tx1">
                      <w14:alpha w14:val="30000"/>
                    </w14:schemeClr>
                  </w14:solidFill>
                </w14:textFill>
              </w:rPr>
            </w:pPr>
            <w:r w:rsidRPr="009E76D6">
              <w:rPr>
                <w:rFonts w:cs="Traditional Arabic"/>
                <w:lang w:val="de-DE"/>
                <w14:textFill>
                  <w14:solidFill>
                    <w14:schemeClr w14:val="tx1">
                      <w14:alpha w14:val="30000"/>
                    </w14:schemeClr>
                  </w14:solidFill>
                </w14:textFill>
              </w:rPr>
              <w:t>Batch Size</w:t>
            </w:r>
          </w:p>
        </w:tc>
        <w:tc>
          <w:tcPr>
            <w:tcW w:w="1744" w:type="dxa"/>
          </w:tcPr>
          <w:p w14:paraId="2BD2C5CA" w14:textId="4E5598D5" w:rsidR="002F1473" w:rsidRPr="009E76D6" w:rsidRDefault="009E76D6" w:rsidP="009E76D6">
            <w:pPr>
              <w:jc w:val="center"/>
              <w:cnfStyle w:val="100000000000" w:firstRow="1" w:lastRow="0" w:firstColumn="0" w:lastColumn="0" w:oddVBand="0" w:evenVBand="0" w:oddHBand="0" w:evenHBand="0" w:firstRowFirstColumn="0" w:firstRowLastColumn="0" w:lastRowFirstColumn="0" w:lastRowLastColumn="0"/>
              <w:rPr>
                <w:rFonts w:cs="Traditional Arabic"/>
                <w:rtl/>
                <w:lang w:val="de-DE"/>
                <w14:textFill>
                  <w14:solidFill>
                    <w14:schemeClr w14:val="tx1">
                      <w14:alpha w14:val="30000"/>
                    </w14:schemeClr>
                  </w14:solidFill>
                </w14:textFill>
              </w:rPr>
            </w:pPr>
            <w:r w:rsidRPr="009E76D6">
              <w:rPr>
                <w:rFonts w:cs="Traditional Arabic"/>
                <w:lang w:val="de-DE"/>
                <w14:textFill>
                  <w14:solidFill>
                    <w14:schemeClr w14:val="tx1">
                      <w14:alpha w14:val="30000"/>
                    </w14:schemeClr>
                  </w14:solidFill>
                </w14:textFill>
              </w:rPr>
              <w:t>Input Resolution</w:t>
            </w:r>
          </w:p>
        </w:tc>
      </w:tr>
      <w:tr w:rsidR="002F1473" w14:paraId="076C1C0D" w14:textId="77777777" w:rsidTr="009E7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1" w:type="dxa"/>
          </w:tcPr>
          <w:p w14:paraId="5A1FF620" w14:textId="2DD4628B" w:rsidR="002F1473" w:rsidRPr="009E76D6" w:rsidRDefault="009E76D6" w:rsidP="009E76D6">
            <w:pPr>
              <w:jc w:val="center"/>
              <w:rPr>
                <w:rFonts w:cs="Traditional Arabic"/>
                <w:rtl/>
                <w:lang w:val="de-DE"/>
                <w14:textFill>
                  <w14:solidFill>
                    <w14:schemeClr w14:val="tx1">
                      <w14:alpha w14:val="30000"/>
                    </w14:schemeClr>
                  </w14:solidFill>
                </w14:textFill>
              </w:rPr>
            </w:pPr>
            <w:r w:rsidRPr="009E76D6">
              <w:rPr>
                <w:rFonts w:cs="Traditional Arabic"/>
                <w:lang w:val="de-DE"/>
                <w14:textFill>
                  <w14:solidFill>
                    <w14:schemeClr w14:val="tx1">
                      <w14:alpha w14:val="30000"/>
                    </w14:schemeClr>
                  </w14:solidFill>
                </w14:textFill>
              </w:rPr>
              <w:t>42</w:t>
            </w:r>
          </w:p>
        </w:tc>
        <w:tc>
          <w:tcPr>
            <w:tcW w:w="1171" w:type="dxa"/>
          </w:tcPr>
          <w:p w14:paraId="173209FC" w14:textId="2A0FB0A3" w:rsidR="002F1473" w:rsidRPr="009E76D6" w:rsidRDefault="009E76D6" w:rsidP="009E76D6">
            <w:pPr>
              <w:jc w:val="center"/>
              <w:cnfStyle w:val="000000100000" w:firstRow="0" w:lastRow="0" w:firstColumn="0" w:lastColumn="0" w:oddVBand="0" w:evenVBand="0" w:oddHBand="1" w:evenHBand="0" w:firstRowFirstColumn="0" w:firstRowLastColumn="0" w:lastRowFirstColumn="0" w:lastRowLastColumn="0"/>
              <w:rPr>
                <w:rFonts w:cs="Traditional Arabic"/>
                <w:rtl/>
                <w:lang w:val="de-DE"/>
                <w14:textFill>
                  <w14:solidFill>
                    <w14:schemeClr w14:val="tx1">
                      <w14:alpha w14:val="30000"/>
                    </w14:schemeClr>
                  </w14:solidFill>
                </w14:textFill>
              </w:rPr>
            </w:pPr>
            <w:r w:rsidRPr="009E76D6">
              <w:rPr>
                <w:rFonts w:cs="Traditional Arabic"/>
                <w:lang w:val="de-DE"/>
                <w14:textFill>
                  <w14:solidFill>
                    <w14:schemeClr w14:val="tx1">
                      <w14:alpha w14:val="30000"/>
                    </w14:schemeClr>
                  </w14:solidFill>
                </w14:textFill>
              </w:rPr>
              <w:t xml:space="preserve">StepLR (step_size=2, </w:t>
            </w:r>
            <w:r w:rsidRPr="009E76D6">
              <w:rPr>
                <w:rFonts w:ascii="Cambria" w:hAnsi="Cambria" w:cs="Cambria"/>
                <w:lang w:val="de-DE"/>
                <w14:textFill>
                  <w14:solidFill>
                    <w14:schemeClr w14:val="tx1">
                      <w14:alpha w14:val="30000"/>
                    </w14:schemeClr>
                  </w14:solidFill>
                </w14:textFill>
              </w:rPr>
              <w:t>γ</w:t>
            </w:r>
            <w:r w:rsidRPr="009E76D6">
              <w:rPr>
                <w:rFonts w:cs="Traditional Arabic"/>
                <w:lang w:val="de-DE"/>
                <w14:textFill>
                  <w14:solidFill>
                    <w14:schemeClr w14:val="tx1">
                      <w14:alpha w14:val="30000"/>
                    </w14:schemeClr>
                  </w14:solidFill>
                </w14:textFill>
              </w:rPr>
              <w:t>=0.1)</w:t>
            </w:r>
          </w:p>
        </w:tc>
        <w:tc>
          <w:tcPr>
            <w:tcW w:w="1172" w:type="dxa"/>
          </w:tcPr>
          <w:p w14:paraId="75B5D2A6" w14:textId="6656FBCF" w:rsidR="002F1473" w:rsidRPr="009E76D6" w:rsidRDefault="009E76D6" w:rsidP="009E76D6">
            <w:pPr>
              <w:jc w:val="center"/>
              <w:cnfStyle w:val="000000100000" w:firstRow="0" w:lastRow="0" w:firstColumn="0" w:lastColumn="0" w:oddVBand="0" w:evenVBand="0" w:oddHBand="1" w:evenHBand="0" w:firstRowFirstColumn="0" w:firstRowLastColumn="0" w:lastRowFirstColumn="0" w:lastRowLastColumn="0"/>
              <w:rPr>
                <w:rFonts w:cs="Traditional Arabic"/>
                <w:rtl/>
                <w:lang w:val="de-DE"/>
                <w14:textFill>
                  <w14:solidFill>
                    <w14:schemeClr w14:val="tx1">
                      <w14:alpha w14:val="30000"/>
                    </w14:schemeClr>
                  </w14:solidFill>
                </w14:textFill>
              </w:rPr>
            </w:pPr>
            <w:r w:rsidRPr="009E76D6">
              <w:rPr>
                <w:rFonts w:cs="Traditional Arabic"/>
                <w:rtl/>
                <w:lang w:val="de-DE"/>
                <w14:textFill>
                  <w14:solidFill>
                    <w14:schemeClr w14:val="tx1">
                      <w14:alpha w14:val="30000"/>
                    </w14:schemeClr>
                  </w14:solidFill>
                </w14:textFill>
              </w:rPr>
              <w:t>0.0001</w:t>
            </w:r>
          </w:p>
        </w:tc>
        <w:tc>
          <w:tcPr>
            <w:tcW w:w="1172" w:type="dxa"/>
          </w:tcPr>
          <w:p w14:paraId="5B5F1CCB" w14:textId="4E8D2DFF" w:rsidR="002F1473" w:rsidRPr="009E76D6" w:rsidRDefault="009E76D6" w:rsidP="009E76D6">
            <w:pPr>
              <w:jc w:val="center"/>
              <w:cnfStyle w:val="000000100000" w:firstRow="0" w:lastRow="0" w:firstColumn="0" w:lastColumn="0" w:oddVBand="0" w:evenVBand="0" w:oddHBand="1" w:evenHBand="0" w:firstRowFirstColumn="0" w:firstRowLastColumn="0" w:lastRowFirstColumn="0" w:lastRowLastColumn="0"/>
              <w:rPr>
                <w:rFonts w:cs="Traditional Arabic"/>
                <w14:textFill>
                  <w14:solidFill>
                    <w14:schemeClr w14:val="tx1">
                      <w14:alpha w14:val="30000"/>
                    </w14:schemeClr>
                  </w14:solidFill>
                </w14:textFill>
              </w:rPr>
            </w:pPr>
            <w:r w:rsidRPr="009E76D6">
              <w:rPr>
                <w:rFonts w:cs="Traditional Arabic"/>
                <w14:textFill>
                  <w14:solidFill>
                    <w14:schemeClr w14:val="tx1">
                      <w14:alpha w14:val="30000"/>
                    </w14:schemeClr>
                  </w14:solidFill>
                </w14:textFill>
              </w:rPr>
              <w:t>Adm</w:t>
            </w:r>
          </w:p>
        </w:tc>
        <w:tc>
          <w:tcPr>
            <w:tcW w:w="1172" w:type="dxa"/>
          </w:tcPr>
          <w:p w14:paraId="6AE08690" w14:textId="60F7D149" w:rsidR="002F1473" w:rsidRPr="009E76D6" w:rsidRDefault="009E76D6" w:rsidP="009E76D6">
            <w:pPr>
              <w:jc w:val="center"/>
              <w:cnfStyle w:val="000000100000" w:firstRow="0" w:lastRow="0" w:firstColumn="0" w:lastColumn="0" w:oddVBand="0" w:evenVBand="0" w:oddHBand="1" w:evenHBand="0" w:firstRowFirstColumn="0" w:firstRowLastColumn="0" w:lastRowFirstColumn="0" w:lastRowLastColumn="0"/>
              <w:rPr>
                <w:rFonts w:cs="Traditional Arabic"/>
                <w:rtl/>
                <w:lang w:val="de-DE"/>
                <w14:textFill>
                  <w14:solidFill>
                    <w14:schemeClr w14:val="tx1">
                      <w14:alpha w14:val="30000"/>
                    </w14:schemeClr>
                  </w14:solidFill>
                </w14:textFill>
              </w:rPr>
            </w:pPr>
            <w:r w:rsidRPr="009E76D6">
              <w:rPr>
                <w:rFonts w:cs="Traditional Arabic"/>
                <w:rtl/>
                <w:lang w:val="de-DE"/>
                <w14:textFill>
                  <w14:solidFill>
                    <w14:schemeClr w14:val="tx1">
                      <w14:alpha w14:val="30000"/>
                    </w14:schemeClr>
                  </w14:solidFill>
                </w14:textFill>
              </w:rPr>
              <w:t>5</w:t>
            </w:r>
          </w:p>
        </w:tc>
        <w:tc>
          <w:tcPr>
            <w:tcW w:w="1172" w:type="dxa"/>
          </w:tcPr>
          <w:p w14:paraId="429734F4" w14:textId="74DDBA1E" w:rsidR="002F1473" w:rsidRPr="009E76D6" w:rsidRDefault="009E76D6" w:rsidP="009E76D6">
            <w:pPr>
              <w:jc w:val="center"/>
              <w:cnfStyle w:val="000000100000" w:firstRow="0" w:lastRow="0" w:firstColumn="0" w:lastColumn="0" w:oddVBand="0" w:evenVBand="0" w:oddHBand="1" w:evenHBand="0" w:firstRowFirstColumn="0" w:firstRowLastColumn="0" w:lastRowFirstColumn="0" w:lastRowLastColumn="0"/>
              <w:rPr>
                <w:rFonts w:cs="Traditional Arabic"/>
                <w:rtl/>
                <w:lang w:val="de-DE"/>
                <w14:textFill>
                  <w14:solidFill>
                    <w14:schemeClr w14:val="tx1">
                      <w14:alpha w14:val="30000"/>
                    </w14:schemeClr>
                  </w14:solidFill>
                </w14:textFill>
              </w:rPr>
            </w:pPr>
            <w:r w:rsidRPr="009E76D6">
              <w:rPr>
                <w:rFonts w:cs="Traditional Arabic"/>
                <w:rtl/>
                <w:lang w:val="de-DE"/>
                <w14:textFill>
                  <w14:solidFill>
                    <w14:schemeClr w14:val="tx1">
                      <w14:alpha w14:val="30000"/>
                    </w14:schemeClr>
                  </w14:solidFill>
                </w14:textFill>
              </w:rPr>
              <w:t>18</w:t>
            </w:r>
          </w:p>
        </w:tc>
        <w:tc>
          <w:tcPr>
            <w:tcW w:w="1744" w:type="dxa"/>
          </w:tcPr>
          <w:p w14:paraId="3DD74B2F" w14:textId="7520D30B" w:rsidR="002F1473" w:rsidRPr="009E76D6" w:rsidRDefault="009E76D6" w:rsidP="009E76D6">
            <w:pPr>
              <w:jc w:val="center"/>
              <w:cnfStyle w:val="000000100000" w:firstRow="0" w:lastRow="0" w:firstColumn="0" w:lastColumn="0" w:oddVBand="0" w:evenVBand="0" w:oddHBand="1" w:evenHBand="0" w:firstRowFirstColumn="0" w:firstRowLastColumn="0" w:lastRowFirstColumn="0" w:lastRowLastColumn="0"/>
              <w:rPr>
                <w:rFonts w:cs="Traditional Arabic"/>
                <w:rtl/>
                <w:lang w:val="de-DE"/>
                <w14:textFill>
                  <w14:solidFill>
                    <w14:schemeClr w14:val="tx1">
                      <w14:alpha w14:val="30000"/>
                    </w14:schemeClr>
                  </w14:solidFill>
                </w14:textFill>
              </w:rPr>
            </w:pPr>
            <w:r w:rsidRPr="009E76D6">
              <w:rPr>
                <w:rFonts w:cs="Traditional Arabic"/>
                <w:rtl/>
                <w:lang w:val="de-DE"/>
                <w14:textFill>
                  <w14:solidFill>
                    <w14:schemeClr w14:val="tx1">
                      <w14:alpha w14:val="30000"/>
                    </w14:schemeClr>
                  </w14:solidFill>
                </w14:textFill>
              </w:rPr>
              <w:t>224×224×3</w:t>
            </w:r>
          </w:p>
        </w:tc>
      </w:tr>
    </w:tbl>
    <w:p w14:paraId="52A832C3" w14:textId="5A81F96C" w:rsidR="002C5A4E" w:rsidRPr="002C5532" w:rsidRDefault="002C5A4E" w:rsidP="009E76D6">
      <w:pPr>
        <w:rPr>
          <w:rFonts w:cs="Traditional Arabic"/>
          <w:color w:val="000000"/>
          <w:rtl/>
          <w:lang w:val="de-DE"/>
          <w14:textFill>
            <w14:solidFill>
              <w14:srgbClr w14:val="000000">
                <w14:alpha w14:val="30000"/>
              </w14:srgbClr>
            </w14:solidFill>
          </w14:textFill>
        </w:rPr>
      </w:pPr>
      <w:r>
        <w:rPr>
          <w:rFonts w:cs="Traditional Arabic" w:hint="cs"/>
          <w:color w:val="000000"/>
          <w:rtl/>
          <w:lang w:val="de-DE"/>
          <w14:textFill>
            <w14:solidFill>
              <w14:srgbClr w14:val="000000">
                <w14:alpha w14:val="30000"/>
              </w14:srgbClr>
            </w14:solidFill>
          </w14:textFill>
        </w:rPr>
        <w:t>أ</w:t>
      </w:r>
      <w:r w:rsidRPr="00C52E6A">
        <w:rPr>
          <w:rFonts w:cs="Traditional Arabic"/>
          <w:color w:val="000000"/>
          <w:rtl/>
          <w:lang w:val="de-DE"/>
          <w14:textFill>
            <w14:solidFill>
              <w14:srgbClr w14:val="000000">
                <w14:alpha w14:val="30000"/>
              </w14:srgbClr>
            </w14:solidFill>
          </w14:textFill>
        </w:rPr>
        <w:t xml:space="preserve">ظهر منحنى التعلم خلال مرحلة التدريب هبوطاً تدريجياً ومستقراً في </w:t>
      </w:r>
      <w:r w:rsidRPr="002F1473">
        <w:rPr>
          <w:rFonts w:cs="Traditional Arabic"/>
          <w:b/>
          <w:bCs/>
          <w:color w:val="000000"/>
          <w:rtl/>
          <w:lang w:val="de-DE"/>
          <w14:textFill>
            <w14:solidFill>
              <w14:srgbClr w14:val="000000">
                <w14:alpha w14:val="30000"/>
              </w14:srgbClr>
            </w14:solidFill>
          </w14:textFill>
        </w:rPr>
        <w:t>دالة الخسارة</w:t>
      </w:r>
      <w:r w:rsidRPr="002F1473">
        <w:rPr>
          <w:rFonts w:cs="Traditional Arabic"/>
          <w:b/>
          <w:bCs/>
          <w:color w:val="000000"/>
          <w14:textFill>
            <w14:solidFill>
              <w14:srgbClr w14:val="000000">
                <w14:alpha w14:val="30000"/>
              </w14:srgbClr>
            </w14:solidFill>
          </w14:textFill>
        </w:rPr>
        <w:t xml:space="preserve"> (Cross-Entropy Loss)</w:t>
      </w:r>
      <w:r w:rsidRPr="00C52E6A">
        <w:rPr>
          <w:rFonts w:cs="Traditional Arabic"/>
          <w:color w:val="000000"/>
          <w:rtl/>
          <w:lang w:val="de-DE"/>
          <w14:textFill>
            <w14:solidFill>
              <w14:srgbClr w14:val="000000">
                <w14:alpha w14:val="30000"/>
              </w14:srgbClr>
            </w14:solidFill>
          </w14:textFill>
        </w:rPr>
        <w:t>، مقترناً بارتفاع متواصل ومستمر في دقة التصنيف</w:t>
      </w:r>
      <w:r w:rsidRPr="00C52E6A">
        <w:rPr>
          <w:rFonts w:cs="Traditional Arabic"/>
          <w:color w:val="000000"/>
          <w14:textFill>
            <w14:solidFill>
              <w14:srgbClr w14:val="000000">
                <w14:alpha w14:val="30000"/>
              </w14:srgbClr>
            </w14:solidFill>
          </w14:textFill>
        </w:rPr>
        <w:t xml:space="preserve"> (Training Accuracy) </w:t>
      </w:r>
      <w:r w:rsidRPr="00C52E6A">
        <w:rPr>
          <w:rFonts w:cs="Traditional Arabic"/>
          <w:color w:val="000000"/>
          <w:rtl/>
          <w:lang w:val="de-DE"/>
          <w14:textFill>
            <w14:solidFill>
              <w14:srgbClr w14:val="000000">
                <w14:alpha w14:val="30000"/>
              </w14:srgbClr>
            </w14:solidFill>
          </w14:textFill>
        </w:rPr>
        <w:t>من دورة لأخرى، مما يعكس قدرة النموذج على استيعاب النماذج والبنى البصرية داخل مجموعة البيانات</w:t>
      </w:r>
      <w:r w:rsidR="00C20CFB">
        <w:rPr>
          <w:rFonts w:cs="Traditional Arabic" w:hint="cs"/>
          <w:color w:val="000000"/>
          <w:rtl/>
          <w:lang w:val="de-DE"/>
          <w14:textFill>
            <w14:solidFill>
              <w14:srgbClr w14:val="000000">
                <w14:alpha w14:val="30000"/>
              </w14:srgbClr>
            </w14:solidFill>
          </w14:textFill>
        </w:rPr>
        <w:t>.</w:t>
      </w:r>
    </w:p>
    <w:p w14:paraId="19B040CD" w14:textId="0A9A1FC2" w:rsidR="002C5A4E" w:rsidRDefault="009E76D6" w:rsidP="009E76D6">
      <w:pPr>
        <w:rPr>
          <w:rFonts w:cs="Traditional Arabic"/>
          <w:color w:val="000000"/>
          <w:rtl/>
          <w:lang w:val="de-DE" w:bidi="ar-SY"/>
          <w14:textFill>
            <w14:solidFill>
              <w14:srgbClr w14:val="000000">
                <w14:alpha w14:val="30000"/>
              </w14:srgbClr>
            </w14:solidFill>
          </w14:textFill>
        </w:rPr>
      </w:pPr>
      <w:r>
        <w:rPr>
          <w:noProof/>
        </w:rPr>
        <w:drawing>
          <wp:anchor distT="0" distB="0" distL="114300" distR="114300" simplePos="0" relativeHeight="251738112" behindDoc="0" locked="0" layoutInCell="1" allowOverlap="1" wp14:anchorId="69DA28B3" wp14:editId="0E10B6A9">
            <wp:simplePos x="0" y="0"/>
            <wp:positionH relativeFrom="column">
              <wp:posOffset>180739</wp:posOffset>
            </wp:positionH>
            <wp:positionV relativeFrom="paragraph">
              <wp:posOffset>815340</wp:posOffset>
            </wp:positionV>
            <wp:extent cx="4944745" cy="3364865"/>
            <wp:effectExtent l="0" t="0" r="8255" b="6985"/>
            <wp:wrapTopAndBottom/>
            <wp:docPr id="4379790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78804" name="Picture 1937978804"/>
                    <pic:cNvPicPr/>
                  </pic:nvPicPr>
                  <pic:blipFill>
                    <a:blip r:embed="rId11"/>
                    <a:stretch>
                      <a:fillRect/>
                    </a:stretch>
                  </pic:blipFill>
                  <pic:spPr>
                    <a:xfrm>
                      <a:off x="0" y="0"/>
                      <a:ext cx="4944745" cy="3364865"/>
                    </a:xfrm>
                    <a:prstGeom prst="rect">
                      <a:avLst/>
                    </a:prstGeom>
                  </pic:spPr>
                </pic:pic>
              </a:graphicData>
            </a:graphic>
            <wp14:sizeRelH relativeFrom="margin">
              <wp14:pctWidth>0</wp14:pctWidth>
            </wp14:sizeRelH>
          </wp:anchor>
        </w:drawing>
      </w:r>
      <w:r w:rsidR="00351359">
        <w:rPr>
          <w:noProof/>
        </w:rPr>
        <mc:AlternateContent>
          <mc:Choice Requires="wps">
            <w:drawing>
              <wp:anchor distT="0" distB="0" distL="114300" distR="114300" simplePos="0" relativeHeight="251769856" behindDoc="0" locked="0" layoutInCell="1" allowOverlap="1" wp14:anchorId="23282E82" wp14:editId="3CDEF35D">
                <wp:simplePos x="0" y="0"/>
                <wp:positionH relativeFrom="column">
                  <wp:posOffset>53340</wp:posOffset>
                </wp:positionH>
                <wp:positionV relativeFrom="paragraph">
                  <wp:posOffset>4252595</wp:posOffset>
                </wp:positionV>
                <wp:extent cx="4944745" cy="635"/>
                <wp:effectExtent l="0" t="0" r="8255" b="6985"/>
                <wp:wrapTopAndBottom/>
                <wp:docPr id="1758852503" name="Text Box 1"/>
                <wp:cNvGraphicFramePr/>
                <a:graphic xmlns:a="http://schemas.openxmlformats.org/drawingml/2006/main">
                  <a:graphicData uri="http://schemas.microsoft.com/office/word/2010/wordprocessingShape">
                    <wps:wsp>
                      <wps:cNvSpPr txBox="1"/>
                      <wps:spPr>
                        <a:xfrm>
                          <a:off x="0" y="0"/>
                          <a:ext cx="4944745" cy="635"/>
                        </a:xfrm>
                        <a:prstGeom prst="rect">
                          <a:avLst/>
                        </a:prstGeom>
                        <a:noFill/>
                        <a:ln>
                          <a:noFill/>
                        </a:ln>
                      </wps:spPr>
                      <wps:txbx>
                        <w:txbxContent>
                          <w:p w14:paraId="779A8BCB" w14:textId="18327CC5" w:rsidR="00351359" w:rsidRPr="00351359" w:rsidRDefault="00351359" w:rsidP="00351359">
                            <w:pPr>
                              <w:pStyle w:val="Caption"/>
                              <w:jc w:val="center"/>
                              <w:rPr>
                                <w:rFonts w:cs="Traditional Arabic"/>
                                <w:noProof/>
                                <w:lang w:val="de-DE"/>
                              </w:rPr>
                            </w:pPr>
                            <w:r w:rsidRPr="00351359">
                              <w:rPr>
                                <w:rFonts w:cs="Traditional Arabic"/>
                                <w:rtl/>
                              </w:rPr>
                              <w:t xml:space="preserve">رسم توضيحي </w:t>
                            </w:r>
                            <w:r w:rsidRPr="00351359">
                              <w:rPr>
                                <w:rFonts w:cs="Traditional Arabic"/>
                                <w:rtl/>
                              </w:rPr>
                              <w:fldChar w:fldCharType="begin"/>
                            </w:r>
                            <w:r w:rsidRPr="00351359">
                              <w:rPr>
                                <w:rFonts w:cs="Traditional Arabic"/>
                                <w:rtl/>
                              </w:rPr>
                              <w:instrText xml:space="preserve"> </w:instrText>
                            </w:r>
                            <w:r w:rsidRPr="00351359">
                              <w:rPr>
                                <w:rFonts w:cs="Traditional Arabic"/>
                              </w:rPr>
                              <w:instrText>SEQ</w:instrText>
                            </w:r>
                            <w:r w:rsidRPr="00351359">
                              <w:rPr>
                                <w:rFonts w:cs="Traditional Arabic"/>
                                <w:rtl/>
                              </w:rPr>
                              <w:instrText xml:space="preserve"> رسم_توضيحي \* </w:instrText>
                            </w:r>
                            <w:r w:rsidRPr="00351359">
                              <w:rPr>
                                <w:rFonts w:cs="Traditional Arabic"/>
                              </w:rPr>
                              <w:instrText>ARABIC</w:instrText>
                            </w:r>
                            <w:r w:rsidRPr="00351359">
                              <w:rPr>
                                <w:rFonts w:cs="Traditional Arabic"/>
                                <w:rtl/>
                              </w:rPr>
                              <w:instrText xml:space="preserve"> </w:instrText>
                            </w:r>
                            <w:r w:rsidRPr="00351359">
                              <w:rPr>
                                <w:rFonts w:cs="Traditional Arabic"/>
                                <w:rtl/>
                              </w:rPr>
                              <w:fldChar w:fldCharType="separate"/>
                            </w:r>
                            <w:r w:rsidR="0073589D">
                              <w:rPr>
                                <w:rFonts w:cs="Traditional Arabic"/>
                                <w:noProof/>
                                <w:rtl/>
                              </w:rPr>
                              <w:t>1</w:t>
                            </w:r>
                            <w:r w:rsidRPr="00351359">
                              <w:rPr>
                                <w:rFonts w:cs="Traditional Arabic"/>
                                <w:rtl/>
                              </w:rPr>
                              <w:fldChar w:fldCharType="end"/>
                            </w:r>
                            <w:r w:rsidRPr="00351359">
                              <w:rPr>
                                <w:rFonts w:cs="Traditional Arabic"/>
                                <w:rtl/>
                                <w:lang w:bidi="ar-SY"/>
                              </w:rPr>
                              <w:t xml:space="preserve"> منحني الخسارة</w:t>
                            </w:r>
                            <w:r>
                              <w:rPr>
                                <w:rFonts w:cs="Traditional Arabic" w:hint="cs"/>
                                <w:rtl/>
                                <w:lang w:bidi="ar-SY"/>
                              </w:rPr>
                              <w:t xml:space="preserve"> لنموذج </w:t>
                            </w:r>
                            <w:r>
                              <w:rPr>
                                <w:rFonts w:cs="Traditional Arabic"/>
                                <w:lang w:val="de-DE" w:bidi="ar-SY"/>
                              </w:rPr>
                              <w:t>resnet</w:t>
                            </w:r>
                            <w:r>
                              <w:rPr>
                                <w:rFonts w:cs="Traditional Arabic"/>
                                <w:lang w:bidi="ar-SY"/>
                              </w:rPr>
                              <w:t xml:space="preserve">_50 </w:t>
                            </w:r>
                            <w:r>
                              <w:rPr>
                                <w:rFonts w:cs="Traditional Arabic" w:hint="cs"/>
                                <w:rtl/>
                                <w:lang w:bidi="ar-SY"/>
                              </w:rPr>
                              <w:t>+</w:t>
                            </w:r>
                            <w:r>
                              <w:rPr>
                                <w:rFonts w:cs="Traditional Arabic"/>
                                <w:lang w:val="de-DE" w:bidi="ar-SY"/>
                              </w:rPr>
                              <w:t>svm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282E82" id="Text Box 1" o:spid="_x0000_s1027" type="#_x0000_t202" style="position:absolute;left:0;text-align:left;margin-left:4.2pt;margin-top:334.85pt;width:389.35pt;height:.0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" filled="f" stroked="f">
                <v:textbox style="mso-fit-shape-to-text:t" inset="0,0,0,0">
                  <w:txbxContent>
                    <w:p w14:paraId="779A8BCB" w14:textId="18327CC5" w:rsidR="00351359" w:rsidRPr="00351359" w:rsidRDefault="00351359" w:rsidP="00351359">
                      <w:pPr>
                        <w:pStyle w:val="Caption"/>
                        <w:jc w:val="center"/>
                        <w:rPr>
                          <w:rFonts w:cs="Traditional Arabic"/>
                          <w:noProof/>
                          <w:lang w:val="de-DE"/>
                        </w:rPr>
                      </w:pPr>
                      <w:r w:rsidRPr="00351359">
                        <w:rPr>
                          <w:rFonts w:cs="Traditional Arabic"/>
                          <w:rtl/>
                        </w:rPr>
                        <w:t xml:space="preserve">رسم توضيحي </w:t>
                      </w:r>
                      <w:r w:rsidRPr="00351359">
                        <w:rPr>
                          <w:rFonts w:cs="Traditional Arabic"/>
                          <w:rtl/>
                        </w:rPr>
                        <w:fldChar w:fldCharType="begin"/>
                      </w:r>
                      <w:r w:rsidRPr="00351359">
                        <w:rPr>
                          <w:rFonts w:cs="Traditional Arabic"/>
                          <w:rtl/>
                        </w:rPr>
                        <w:instrText xml:space="preserve"> </w:instrText>
                      </w:r>
                      <w:r w:rsidRPr="00351359">
                        <w:rPr>
                          <w:rFonts w:cs="Traditional Arabic"/>
                        </w:rPr>
                        <w:instrText>SEQ</w:instrText>
                      </w:r>
                      <w:r w:rsidRPr="00351359">
                        <w:rPr>
                          <w:rFonts w:cs="Traditional Arabic"/>
                          <w:rtl/>
                        </w:rPr>
                        <w:instrText xml:space="preserve"> رسم_توضيحي \* </w:instrText>
                      </w:r>
                      <w:r w:rsidRPr="00351359">
                        <w:rPr>
                          <w:rFonts w:cs="Traditional Arabic"/>
                        </w:rPr>
                        <w:instrText>ARABIC</w:instrText>
                      </w:r>
                      <w:r w:rsidRPr="00351359">
                        <w:rPr>
                          <w:rFonts w:cs="Traditional Arabic"/>
                          <w:rtl/>
                        </w:rPr>
                        <w:instrText xml:space="preserve"> </w:instrText>
                      </w:r>
                      <w:r w:rsidRPr="00351359">
                        <w:rPr>
                          <w:rFonts w:cs="Traditional Arabic"/>
                          <w:rtl/>
                        </w:rPr>
                        <w:fldChar w:fldCharType="separate"/>
                      </w:r>
                      <w:r w:rsidR="0073589D">
                        <w:rPr>
                          <w:rFonts w:cs="Traditional Arabic"/>
                          <w:noProof/>
                          <w:rtl/>
                        </w:rPr>
                        <w:t>1</w:t>
                      </w:r>
                      <w:r w:rsidRPr="00351359">
                        <w:rPr>
                          <w:rFonts w:cs="Traditional Arabic"/>
                          <w:rtl/>
                        </w:rPr>
                        <w:fldChar w:fldCharType="end"/>
                      </w:r>
                      <w:r w:rsidRPr="00351359">
                        <w:rPr>
                          <w:rFonts w:cs="Traditional Arabic"/>
                          <w:rtl/>
                          <w:lang w:bidi="ar-SY"/>
                        </w:rPr>
                        <w:t xml:space="preserve"> منحني الخسارة</w:t>
                      </w:r>
                      <w:r>
                        <w:rPr>
                          <w:rFonts w:cs="Traditional Arabic" w:hint="cs"/>
                          <w:rtl/>
                          <w:lang w:bidi="ar-SY"/>
                        </w:rPr>
                        <w:t xml:space="preserve"> لنموذج </w:t>
                      </w:r>
                      <w:r>
                        <w:rPr>
                          <w:rFonts w:cs="Traditional Arabic"/>
                          <w:lang w:val="de-DE" w:bidi="ar-SY"/>
                        </w:rPr>
                        <w:t>resnet</w:t>
                      </w:r>
                      <w:r>
                        <w:rPr>
                          <w:rFonts w:cs="Traditional Arabic"/>
                          <w:lang w:bidi="ar-SY"/>
                        </w:rPr>
                        <w:t xml:space="preserve">_50 </w:t>
                      </w:r>
                      <w:r>
                        <w:rPr>
                          <w:rFonts w:cs="Traditional Arabic" w:hint="cs"/>
                          <w:rtl/>
                          <w:lang w:bidi="ar-SY"/>
                        </w:rPr>
                        <w:t>+</w:t>
                      </w:r>
                      <w:r>
                        <w:rPr>
                          <w:rFonts w:cs="Traditional Arabic"/>
                          <w:lang w:val="de-DE" w:bidi="ar-SY"/>
                        </w:rPr>
                        <w:t>svm</w:t>
                      </w:r>
                    </w:p>
                  </w:txbxContent>
                </v:textbox>
                <w10:wrap type="topAndBottom"/>
              </v:shape>
            </w:pict>
          </mc:Fallback>
        </mc:AlternateContent>
      </w:r>
      <w:r w:rsidR="002C5A4E" w:rsidRPr="00C52E6A">
        <w:rPr>
          <w:rFonts w:cs="Traditional Arabic" w:hint="cs"/>
          <w:color w:val="000000"/>
          <w:rtl/>
          <w:lang w:val="de-DE"/>
          <w14:textFill>
            <w14:solidFill>
              <w14:srgbClr w14:val="000000">
                <w14:alpha w14:val="30000"/>
              </w14:srgbClr>
            </w14:solidFill>
          </w14:textFill>
        </w:rPr>
        <w:t>س</w:t>
      </w:r>
      <w:r w:rsidR="002C5A4E" w:rsidRPr="00C52E6A">
        <w:rPr>
          <w:rFonts w:cs="Traditional Arabic"/>
          <w:color w:val="000000"/>
          <w:rtl/>
          <w:lang w:val="de-DE"/>
          <w14:textFill>
            <w14:solidFill>
              <w14:srgbClr w14:val="000000">
                <w14:alpha w14:val="30000"/>
              </w14:srgbClr>
            </w14:solidFill>
          </w14:textFill>
        </w:rPr>
        <w:t>جل النموذج أداءً عالياً بنهاية الدورة الخامسة</w:t>
      </w:r>
      <w:r w:rsidR="002C5A4E" w:rsidRPr="00C52E6A">
        <w:rPr>
          <w:rFonts w:cs="Traditional Arabic"/>
          <w:color w:val="000000"/>
          <w:lang w:val="de-DE"/>
          <w14:textFill>
            <w14:solidFill>
              <w14:srgbClr w14:val="000000">
                <w14:alpha w14:val="30000"/>
              </w14:srgbClr>
            </w14:solidFill>
          </w14:textFill>
        </w:rPr>
        <w:t xml:space="preserve"> (Epoch 5) </w:t>
      </w:r>
      <w:r w:rsidR="002C5A4E" w:rsidRPr="00C52E6A">
        <w:rPr>
          <w:rFonts w:cs="Traditional Arabic"/>
          <w:color w:val="000000"/>
          <w:rtl/>
          <w:lang w:val="de-DE"/>
          <w14:textFill>
            <w14:solidFill>
              <w14:srgbClr w14:val="000000">
                <w14:alpha w14:val="30000"/>
              </w14:srgbClr>
            </w14:solidFill>
          </w14:textFill>
        </w:rPr>
        <w:t>على مجموعة بيانات التدريب، حيث انخفضت قيمة الخسارة</w:t>
      </w:r>
      <w:r w:rsidR="002C5A4E" w:rsidRPr="00C52E6A">
        <w:rPr>
          <w:rFonts w:cs="Traditional Arabic"/>
          <w:color w:val="000000"/>
          <w:lang w:val="de-DE"/>
          <w14:textFill>
            <w14:solidFill>
              <w14:srgbClr w14:val="000000">
                <w14:alpha w14:val="30000"/>
              </w14:srgbClr>
            </w14:solidFill>
          </w14:textFill>
        </w:rPr>
        <w:t xml:space="preserve"> (Training Loss) </w:t>
      </w:r>
      <w:r w:rsidR="002C5A4E" w:rsidRPr="00C52E6A">
        <w:rPr>
          <w:rFonts w:cs="Traditional Arabic"/>
          <w:color w:val="000000"/>
          <w:rtl/>
          <w:lang w:val="de-DE"/>
          <w14:textFill>
            <w14:solidFill>
              <w14:srgbClr w14:val="000000">
                <w14:alpha w14:val="30000"/>
              </w14:srgbClr>
            </w14:solidFill>
          </w14:textFill>
        </w:rPr>
        <w:t>إلى أدنى مستوياتها، ووصلت دقة التدريب</w:t>
      </w:r>
      <w:r w:rsidR="002C5A4E" w:rsidRPr="00C52E6A">
        <w:rPr>
          <w:rFonts w:cs="Traditional Arabic"/>
          <w:color w:val="000000"/>
          <w:lang w:val="de-DE"/>
          <w14:textFill>
            <w14:solidFill>
              <w14:srgbClr w14:val="000000">
                <w14:alpha w14:val="30000"/>
              </w14:srgbClr>
            </w14:solidFill>
          </w14:textFill>
        </w:rPr>
        <w:t xml:space="preserve"> (Training Accuracy) </w:t>
      </w:r>
      <w:r w:rsidR="002C5A4E" w:rsidRPr="00C52E6A">
        <w:rPr>
          <w:rFonts w:cs="Traditional Arabic"/>
          <w:color w:val="000000"/>
          <w:rtl/>
          <w:lang w:val="de-DE"/>
          <w14:textFill>
            <w14:solidFill>
              <w14:srgbClr w14:val="000000">
                <w14:alpha w14:val="30000"/>
              </w14:srgbClr>
            </w14:solidFill>
          </w14:textFill>
        </w:rPr>
        <w:t>إلى مستويات مرتفعة تتجاوز الـ 95</w:t>
      </w:r>
      <w:r w:rsidR="002C5A4E" w:rsidRPr="00C52E6A">
        <w:rPr>
          <w:rFonts w:cs="Traditional Arabic"/>
          <w:color w:val="000000"/>
          <w:lang w:val="de-DE"/>
          <w14:textFill>
            <w14:solidFill>
              <w14:srgbClr w14:val="000000">
                <w14:alpha w14:val="30000"/>
              </w14:srgbClr>
            </w14:solidFill>
          </w14:textFill>
        </w:rPr>
        <w:t>%</w:t>
      </w:r>
      <w:r w:rsidR="002C5A4E" w:rsidRPr="00C52E6A">
        <w:rPr>
          <w:rFonts w:cs="Traditional Arabic"/>
          <w:color w:val="000000"/>
          <w:rtl/>
          <w:lang w:val="de-DE"/>
          <w14:textFill>
            <w14:solidFill>
              <w14:srgbClr w14:val="000000">
                <w14:alpha w14:val="30000"/>
              </w14:srgbClr>
            </w14:solidFill>
          </w14:textFill>
        </w:rPr>
        <w:t>، مما يثبت نجاح عملية استخراج الميزات وضبط الأوزان قبل الانتقال لمرحلة التقييم والاختبار المستقل</w:t>
      </w:r>
      <w:r w:rsidR="002C5A4E">
        <w:rPr>
          <w:rFonts w:cs="Traditional Arabic" w:hint="cs"/>
          <w:color w:val="000000"/>
          <w:rtl/>
          <w:lang w:val="de-DE" w:bidi="ar-SY"/>
          <w14:textFill>
            <w14:solidFill>
              <w14:srgbClr w14:val="000000">
                <w14:alpha w14:val="30000"/>
              </w14:srgbClr>
            </w14:solidFill>
          </w14:textFill>
        </w:rPr>
        <w:t>.</w:t>
      </w:r>
    </w:p>
    <w:p w14:paraId="6308991B" w14:textId="69584D86" w:rsidR="002C5532" w:rsidRDefault="002C5532" w:rsidP="00F91A9E">
      <w:pPr>
        <w:rPr>
          <w:noProof/>
          <w:rtl/>
          <w:lang w:val="ar-SA"/>
        </w:rPr>
      </w:pPr>
    </w:p>
    <w:p w14:paraId="61D6AA70" w14:textId="77777777" w:rsidR="002C5532" w:rsidRDefault="002C5532" w:rsidP="002C5532">
      <w:pPr>
        <w:keepNext/>
      </w:pPr>
      <w:r>
        <w:rPr>
          <w:rFonts w:cs="Traditional Arabic"/>
          <w:noProof/>
          <w:color w:val="000000"/>
          <w:rtl/>
          <w:lang w:val="ar-SY" w:bidi="ar-SY"/>
        </w:rPr>
        <w:drawing>
          <wp:inline distT="0" distB="0" distL="0" distR="0" wp14:anchorId="11A4FD2C" wp14:editId="57E9E977">
            <wp:extent cx="5325218" cy="3362794"/>
            <wp:effectExtent l="0" t="0" r="8890" b="9525"/>
            <wp:docPr id="5561345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34521" name="Picture 556134521"/>
                    <pic:cNvPicPr/>
                  </pic:nvPicPr>
                  <pic:blipFill>
                    <a:blip r:embed="rId12"/>
                    <a:stretch>
                      <a:fillRect/>
                    </a:stretch>
                  </pic:blipFill>
                  <pic:spPr>
                    <a:xfrm>
                      <a:off x="0" y="0"/>
                      <a:ext cx="5325218" cy="3362794"/>
                    </a:xfrm>
                    <a:prstGeom prst="rect">
                      <a:avLst/>
                    </a:prstGeom>
                  </pic:spPr>
                </pic:pic>
              </a:graphicData>
            </a:graphic>
          </wp:inline>
        </w:drawing>
      </w:r>
    </w:p>
    <w:p w14:paraId="69C37BDB" w14:textId="7366BB7C" w:rsidR="00F91A9E" w:rsidRDefault="002C5532" w:rsidP="002C5532">
      <w:pPr>
        <w:pStyle w:val="Caption"/>
        <w:jc w:val="center"/>
        <w:rPr>
          <w:rFonts w:cs="Traditional Arabic"/>
          <w:rtl/>
          <w:lang w:bidi="ar-SY"/>
        </w:rPr>
      </w:pPr>
      <w:r w:rsidRPr="002C5532">
        <w:rPr>
          <w:rFonts w:cs="Traditional Arabic"/>
          <w:rtl/>
        </w:rPr>
        <w:t xml:space="preserve">رسم توضيحي </w:t>
      </w:r>
      <w:r w:rsidRPr="002C5532">
        <w:rPr>
          <w:rFonts w:cs="Traditional Arabic"/>
          <w:rtl/>
        </w:rPr>
        <w:fldChar w:fldCharType="begin"/>
      </w:r>
      <w:r w:rsidRPr="002C5532">
        <w:rPr>
          <w:rFonts w:cs="Traditional Arabic"/>
          <w:rtl/>
        </w:rPr>
        <w:instrText xml:space="preserve"> </w:instrText>
      </w:r>
      <w:r w:rsidRPr="002C5532">
        <w:rPr>
          <w:rFonts w:cs="Traditional Arabic"/>
        </w:rPr>
        <w:instrText>SEQ</w:instrText>
      </w:r>
      <w:r w:rsidRPr="002C5532">
        <w:rPr>
          <w:rFonts w:cs="Traditional Arabic"/>
          <w:rtl/>
        </w:rPr>
        <w:instrText xml:space="preserve"> رسم_توضيحي \* </w:instrText>
      </w:r>
      <w:r w:rsidRPr="002C5532">
        <w:rPr>
          <w:rFonts w:cs="Traditional Arabic"/>
        </w:rPr>
        <w:instrText>ARABIC</w:instrText>
      </w:r>
      <w:r w:rsidRPr="002C5532">
        <w:rPr>
          <w:rFonts w:cs="Traditional Arabic"/>
          <w:rtl/>
        </w:rPr>
        <w:instrText xml:space="preserve"> </w:instrText>
      </w:r>
      <w:r w:rsidRPr="002C5532">
        <w:rPr>
          <w:rFonts w:cs="Traditional Arabic"/>
          <w:rtl/>
        </w:rPr>
        <w:fldChar w:fldCharType="separate"/>
      </w:r>
      <w:r w:rsidR="0073589D">
        <w:rPr>
          <w:rFonts w:cs="Traditional Arabic"/>
          <w:noProof/>
          <w:rtl/>
        </w:rPr>
        <w:t>2</w:t>
      </w:r>
      <w:r w:rsidRPr="002C5532">
        <w:rPr>
          <w:rFonts w:cs="Traditional Arabic"/>
          <w:rtl/>
        </w:rPr>
        <w:fldChar w:fldCharType="end"/>
      </w:r>
      <w:r w:rsidRPr="002C5532">
        <w:rPr>
          <w:rFonts w:cs="Traditional Arabic"/>
          <w:rtl/>
          <w:lang w:bidi="ar-SY"/>
        </w:rPr>
        <w:t xml:space="preserve">منحني الدقة لنموذج </w:t>
      </w:r>
      <w:r w:rsidRPr="002C5532">
        <w:rPr>
          <w:rFonts w:cs="Traditional Arabic"/>
          <w:lang w:bidi="ar-SY"/>
        </w:rPr>
        <w:t>resnet_50 +svm</w:t>
      </w:r>
    </w:p>
    <w:p w14:paraId="3DA47983" w14:textId="456C180A" w:rsidR="002C5A4E" w:rsidRPr="002F6D02" w:rsidRDefault="00F91A9E" w:rsidP="00F91A9E">
      <w:pPr>
        <w:pStyle w:val="Caption"/>
        <w:rPr>
          <w:rFonts w:cs="Traditional Arabic"/>
          <w:i w:val="0"/>
          <w:iCs w:val="0"/>
          <w:color w:val="000000"/>
          <w:rtl/>
          <w:lang w:val="de-DE"/>
          <w14:textFill>
            <w14:solidFill>
              <w14:srgbClr w14:val="000000">
                <w14:alpha w14:val="30000"/>
              </w14:srgbClr>
            </w14:solidFill>
          </w14:textFill>
        </w:rPr>
      </w:pPr>
      <w:r w:rsidRPr="002F6D02">
        <w:rPr>
          <w:rFonts w:cs="Traditional Arabic" w:hint="cs"/>
          <w:i w:val="0"/>
          <w:iCs w:val="0"/>
          <w:color w:val="000000"/>
          <w:rtl/>
          <w:lang w:val="de-DE"/>
          <w14:textFill>
            <w14:solidFill>
              <w14:srgbClr w14:val="000000">
                <w14:alpha w14:val="30000"/>
              </w14:srgbClr>
            </w14:solidFill>
          </w14:textFill>
        </w:rPr>
        <w:t>تقترب دقة التدريب من نسبة 100%، ويمكن ايعازها الى ظاهرة تسرب البيانات بين مرحلتي التدريب والتحقق، وللتأكد من قابلية تعميم النموذج، يجب أن يجري الاختبار على بيانات غير مرئية.</w:t>
      </w:r>
    </w:p>
    <w:p w14:paraId="46E02F1D" w14:textId="77777777" w:rsidR="002F6D02" w:rsidRPr="002F6D02" w:rsidRDefault="002F6D02" w:rsidP="002F6D02">
      <w:pPr>
        <w:rPr>
          <w:rtl/>
          <w:lang w:bidi="ar-SY"/>
        </w:rPr>
      </w:pPr>
    </w:p>
    <w:p w14:paraId="7AF36779" w14:textId="474F1625" w:rsidR="002C5A4E" w:rsidRDefault="002C5A4E" w:rsidP="002F1473">
      <w:pPr>
        <w:pStyle w:val="Heading3"/>
        <w:rPr>
          <w:caps/>
          <w:rtl/>
        </w:rPr>
      </w:pPr>
      <w:r w:rsidRPr="00C52E6A">
        <w:rPr>
          <w:rFonts w:hint="cs"/>
          <w:rtl/>
        </w:rPr>
        <w:t>مرحلة الاختبار</w:t>
      </w:r>
      <w:r w:rsidR="002C5532">
        <w:rPr>
          <w:rFonts w:hint="cs"/>
          <w:rtl/>
        </w:rPr>
        <w:t xml:space="preserve"> </w:t>
      </w:r>
      <w:r w:rsidR="00444D8E">
        <w:rPr>
          <w:rFonts w:hint="cs"/>
          <w:rtl/>
        </w:rPr>
        <w:t>و</w:t>
      </w:r>
      <w:r w:rsidR="002C5532">
        <w:rPr>
          <w:rFonts w:hint="cs"/>
          <w:rtl/>
        </w:rPr>
        <w:t>التقييم</w:t>
      </w:r>
      <w:r w:rsidRPr="00C52E6A">
        <w:rPr>
          <w:rFonts w:hint="cs"/>
          <w:rtl/>
        </w:rPr>
        <w:t>:</w:t>
      </w:r>
    </w:p>
    <w:p w14:paraId="66D59626" w14:textId="77777777" w:rsidR="002C5A4E" w:rsidRPr="00E565F3" w:rsidRDefault="002C5A4E" w:rsidP="002C5A4E">
      <w:pPr>
        <w:spacing w:after="0"/>
        <w:rPr>
          <w:rFonts w:cs="Traditional Arabic"/>
          <w:color w:val="000000"/>
          <w:rtl/>
          <w:lang w:val="de-DE"/>
          <w14:textFill>
            <w14:solidFill>
              <w14:srgbClr w14:val="000000">
                <w14:alpha w14:val="30000"/>
              </w14:srgbClr>
            </w14:solidFill>
          </w14:textFill>
        </w:rPr>
      </w:pPr>
      <w:r w:rsidRPr="00DE7C97">
        <w:rPr>
          <w:rFonts w:cs="Traditional Arabic" w:hint="cs"/>
          <w:color w:val="000000"/>
          <w:rtl/>
          <w:lang w:val="de-DE"/>
          <w14:textFill>
            <w14:solidFill>
              <w14:srgbClr w14:val="000000">
                <w14:alpha w14:val="30000"/>
              </w14:srgbClr>
            </w14:solidFill>
          </w14:textFill>
        </w:rPr>
        <w:t xml:space="preserve">تم </w:t>
      </w:r>
      <w:r w:rsidRPr="00744E69">
        <w:rPr>
          <w:rFonts w:cs="Traditional Arabic"/>
          <w:color w:val="000000"/>
          <w:rtl/>
          <w:lang w:val="de-DE"/>
          <w14:textFill>
            <w14:solidFill>
              <w14:srgbClr w14:val="000000">
                <w14:alpha w14:val="30000"/>
              </w14:srgbClr>
            </w14:solidFill>
          </w14:textFill>
        </w:rPr>
        <w:t>تقييم أداء النموذج باستخدام مجموعة بيانات اختبارية مستقلة كلياً (</w:t>
      </w:r>
      <w:r w:rsidRPr="00744E69">
        <w:rPr>
          <w:rFonts w:cs="Traditional Arabic"/>
          <w:color w:val="000000"/>
          <w:lang w:val="de-DE"/>
          <w14:textFill>
            <w14:solidFill>
              <w14:srgbClr w14:val="000000">
                <w14:alpha w14:val="30000"/>
              </w14:srgbClr>
            </w14:solidFill>
          </w14:textFill>
        </w:rPr>
        <w:t>ADNI Dataset</w:t>
      </w:r>
      <w:r w:rsidRPr="00744E69">
        <w:rPr>
          <w:rFonts w:cs="Traditional Arabic"/>
          <w:color w:val="000000"/>
          <w:rtl/>
          <w:lang w:val="de-DE"/>
          <w14:textFill>
            <w14:solidFill>
              <w14:srgbClr w14:val="000000">
                <w14:alpha w14:val="30000"/>
              </w14:srgbClr>
            </w14:solidFill>
          </w14:textFill>
        </w:rPr>
        <w:t>) ومنفصلة عن البيانات المخصصة للتدريب والتحقق (</w:t>
      </w:r>
      <w:r w:rsidRPr="00744E69">
        <w:rPr>
          <w:rFonts w:cs="Traditional Arabic"/>
          <w:color w:val="000000"/>
          <w:lang w:val="de-DE"/>
          <w14:textFill>
            <w14:solidFill>
              <w14:srgbClr w14:val="000000">
                <w14:alpha w14:val="30000"/>
              </w14:srgbClr>
            </w14:solidFill>
          </w14:textFill>
        </w:rPr>
        <w:t>Augmented Train/Val Dataset</w:t>
      </w:r>
      <w:r w:rsidRPr="00744E69">
        <w:rPr>
          <w:rFonts w:cs="Traditional Arabic" w:hint="cs"/>
          <w:color w:val="000000"/>
          <w:rtl/>
          <w:lang w:val="de-DE"/>
          <w14:textFill>
            <w14:solidFill>
              <w14:srgbClr w14:val="000000">
                <w14:alpha w14:val="30000"/>
              </w14:srgbClr>
            </w14:solidFill>
          </w14:textFill>
        </w:rPr>
        <w:t>)</w:t>
      </w:r>
      <w:r>
        <w:rPr>
          <w:rFonts w:cs="Traditional Arabic" w:hint="cs"/>
          <w:color w:val="000000"/>
          <w:rtl/>
          <w:lang w:val="de-DE"/>
          <w14:textFill>
            <w14:solidFill>
              <w14:srgbClr w14:val="000000">
                <w14:alpha w14:val="30000"/>
              </w14:srgbClr>
            </w14:solidFill>
          </w14:textFill>
        </w:rPr>
        <w:t>، تتضمن 14000</w:t>
      </w:r>
      <w:r>
        <w:rPr>
          <w:rFonts w:cs="Traditional Arabic"/>
          <w:color w:val="000000"/>
          <w:lang w:val="de-DE"/>
          <w14:textFill>
            <w14:solidFill>
              <w14:srgbClr w14:val="000000">
                <w14:alpha w14:val="30000"/>
              </w14:srgbClr>
            </w14:solidFill>
          </w14:textFill>
        </w:rPr>
        <w:t xml:space="preserve"> </w:t>
      </w:r>
      <w:r w:rsidRPr="00351359">
        <w:rPr>
          <w:rFonts w:cs="Traditional Arabic" w:hint="cs"/>
          <w:color w:val="000000"/>
          <w:rtl/>
          <w:lang w:val="de-DE"/>
          <w14:textFill>
            <w14:solidFill>
              <w14:srgbClr w14:val="000000">
                <w14:alpha w14:val="30000"/>
              </w14:srgbClr>
            </w14:solidFill>
          </w14:textFill>
        </w:rPr>
        <w:t>صورة رنين مغناطيسي موزعة بالتساوي على الصفوف الأربعة</w:t>
      </w:r>
      <w:r>
        <w:rPr>
          <w:rFonts w:cs="Traditional Arabic" w:hint="cs"/>
          <w:color w:val="000000"/>
          <w:rtl/>
          <w:lang w:val="de-DE"/>
          <w14:textFill>
            <w14:solidFill>
              <w14:srgbClr w14:val="000000">
                <w14:alpha w14:val="30000"/>
              </w14:srgbClr>
            </w14:solidFill>
          </w14:textFill>
        </w:rPr>
        <w:t xml:space="preserve">. وذلك كمنهجية للتأكد من </w:t>
      </w:r>
      <w:r w:rsidRPr="00DE7C97">
        <w:rPr>
          <w:rFonts w:cs="Traditional Arabic" w:hint="cs"/>
          <w:color w:val="000000"/>
          <w:rtl/>
          <w:lang w:val="de-DE"/>
          <w14:textFill>
            <w14:solidFill>
              <w14:srgbClr w14:val="000000">
                <w14:alpha w14:val="30000"/>
              </w14:srgbClr>
            </w14:solidFill>
          </w14:textFill>
        </w:rPr>
        <w:t>صحة النتائج النهائية على بيانات غير مرئية وتفادي مشكلة تسرب البيانات</w:t>
      </w:r>
      <w:r>
        <w:rPr>
          <w:rFonts w:cs="Traditional Arabic" w:hint="cs"/>
          <w:color w:val="000000"/>
          <w:rtl/>
          <w:lang w:val="de-DE"/>
          <w14:textFill>
            <w14:solidFill>
              <w14:srgbClr w14:val="000000">
                <w14:alpha w14:val="30000"/>
              </w14:srgbClr>
            </w14:solidFill>
          </w14:textFill>
        </w:rPr>
        <w:t xml:space="preserve">. بالإضافة، </w:t>
      </w:r>
      <w:r w:rsidRPr="00DE7C97">
        <w:rPr>
          <w:rFonts w:cs="Traditional Arabic"/>
          <w:color w:val="000000"/>
          <w:rtl/>
          <w:lang w:val="de-DE"/>
          <w14:textFill>
            <w14:solidFill>
              <w14:srgbClr w14:val="000000">
                <w14:alpha w14:val="30000"/>
              </w14:srgbClr>
            </w14:solidFill>
          </w14:textFill>
        </w:rPr>
        <w:t>لضمان</w:t>
      </w:r>
      <w:r w:rsidRPr="00DE7C97">
        <w:rPr>
          <w:rFonts w:cs="Traditional Arabic" w:hint="cs"/>
          <w:color w:val="000000"/>
          <w:rtl/>
          <w:lang w:val="de-DE"/>
          <w14:textFill>
            <w14:solidFill>
              <w14:srgbClr w14:val="000000">
                <w14:alpha w14:val="30000"/>
              </w14:srgbClr>
            </w14:solidFill>
          </w14:textFill>
        </w:rPr>
        <w:t xml:space="preserve"> </w:t>
      </w:r>
      <w:r w:rsidRPr="00744E69">
        <w:rPr>
          <w:rFonts w:cs="Traditional Arabic"/>
          <w:color w:val="000000"/>
          <w:rtl/>
          <w:lang w:val="de-DE"/>
          <w14:textFill>
            <w14:solidFill>
              <w14:srgbClr w14:val="000000">
                <w14:alpha w14:val="30000"/>
              </w14:srgbClr>
            </w14:solidFill>
          </w14:textFill>
        </w:rPr>
        <w:t>قدرة النموذج على التعميم (</w:t>
      </w:r>
      <w:r w:rsidRPr="00744E69">
        <w:rPr>
          <w:rFonts w:cs="Traditional Arabic"/>
          <w:color w:val="000000"/>
          <w:lang w:val="de-DE"/>
          <w14:textFill>
            <w14:solidFill>
              <w14:srgbClr w14:val="000000">
                <w14:alpha w14:val="30000"/>
              </w14:srgbClr>
            </w14:solidFill>
          </w14:textFill>
        </w:rPr>
        <w:t>Generalization</w:t>
      </w:r>
      <w:r w:rsidRPr="00744E69">
        <w:rPr>
          <w:rFonts w:cs="Traditional Arabic"/>
          <w:color w:val="000000"/>
          <w:rtl/>
          <w:lang w:val="de-DE"/>
          <w14:textFill>
            <w14:solidFill>
              <w14:srgbClr w14:val="000000">
                <w14:alpha w14:val="30000"/>
              </w14:srgbClr>
            </w14:solidFill>
          </w14:textFill>
        </w:rPr>
        <w:t>) في البيئات الواقعية</w:t>
      </w:r>
      <w:r>
        <w:rPr>
          <w:rFonts w:cs="Traditional Arabic" w:hint="cs"/>
          <w:color w:val="000000"/>
          <w:rtl/>
          <w:lang w:val="de-DE"/>
          <w14:textFill>
            <w14:solidFill>
              <w14:srgbClr w14:val="000000">
                <w14:alpha w14:val="30000"/>
              </w14:srgbClr>
            </w14:solidFill>
          </w14:textFill>
        </w:rPr>
        <w:t>.</w:t>
      </w:r>
    </w:p>
    <w:p w14:paraId="2AEE2020" w14:textId="77777777" w:rsidR="002C5A4E" w:rsidRPr="00744E69" w:rsidRDefault="002C5A4E" w:rsidP="002C5A4E">
      <w:pPr>
        <w:spacing w:after="0"/>
        <w:rPr>
          <w:rFonts w:cs="Traditional Arabic"/>
          <w:color w:val="000000"/>
          <w:lang w:val="de-DE"/>
          <w14:textFill>
            <w14:solidFill>
              <w14:srgbClr w14:val="000000">
                <w14:alpha w14:val="30000"/>
              </w14:srgbClr>
            </w14:solidFill>
          </w14:textFill>
        </w:rPr>
      </w:pPr>
      <w:r w:rsidRPr="00744E69">
        <w:rPr>
          <w:rFonts w:cs="Traditional Arabic" w:hint="cs"/>
          <w:color w:val="000000"/>
          <w:rtl/>
          <w:lang w:val="de-DE"/>
          <w14:textFill>
            <w14:solidFill>
              <w14:srgbClr w14:val="000000">
                <w14:alpha w14:val="30000"/>
              </w14:srgbClr>
            </w14:solidFill>
          </w14:textFill>
        </w:rPr>
        <w:t>وتحقق</w:t>
      </w:r>
      <w:r w:rsidRPr="00744E69">
        <w:rPr>
          <w:rFonts w:cs="Traditional Arabic"/>
          <w:color w:val="000000"/>
          <w:rtl/>
          <w:lang w:val="de-DE"/>
          <w14:textFill>
            <w14:solidFill>
              <w14:srgbClr w14:val="000000">
                <w14:alpha w14:val="30000"/>
              </w14:srgbClr>
            </w14:solidFill>
          </w14:textFill>
        </w:rPr>
        <w:t xml:space="preserve"> نتيجة هذه المنهجية عدد من الفوائد الجوهرية، أبرزها:</w:t>
      </w:r>
    </w:p>
    <w:p w14:paraId="0C5329D2" w14:textId="77777777" w:rsidR="002C5A4E" w:rsidRPr="00744E69" w:rsidRDefault="002C5A4E" w:rsidP="002C5A4E">
      <w:pPr>
        <w:numPr>
          <w:ilvl w:val="0"/>
          <w:numId w:val="94"/>
        </w:numPr>
        <w:spacing w:after="0" w:line="240" w:lineRule="auto"/>
        <w:rPr>
          <w:rFonts w:cs="Traditional Arabic"/>
          <w:color w:val="000000"/>
          <w:rtl/>
          <w:lang w:val="de-DE"/>
          <w14:textFill>
            <w14:solidFill>
              <w14:srgbClr w14:val="000000">
                <w14:alpha w14:val="30000"/>
              </w14:srgbClr>
            </w14:solidFill>
          </w14:textFill>
        </w:rPr>
      </w:pPr>
      <w:r w:rsidRPr="00744E69">
        <w:rPr>
          <w:rFonts w:cs="Traditional Arabic"/>
          <w:b/>
          <w:bCs/>
          <w:color w:val="000000"/>
          <w:rtl/>
          <w:lang w:val="de-DE"/>
          <w14:textFill>
            <w14:solidFill>
              <w14:srgbClr w14:val="000000">
                <w14:alpha w14:val="30000"/>
              </w14:srgbClr>
            </w14:solidFill>
          </w14:textFill>
        </w:rPr>
        <w:t>قياس القدرة التنبؤية الفعالة (</w:t>
      </w:r>
      <w:r w:rsidRPr="00744E69">
        <w:rPr>
          <w:rFonts w:cs="Traditional Arabic"/>
          <w:b/>
          <w:bCs/>
          <w:color w:val="000000"/>
          <w14:textFill>
            <w14:solidFill>
              <w14:srgbClr w14:val="000000">
                <w14:alpha w14:val="30000"/>
              </w14:srgbClr>
            </w14:solidFill>
          </w14:textFill>
        </w:rPr>
        <w:t>Robustness Evaluation</w:t>
      </w:r>
      <w:r w:rsidRPr="00744E69">
        <w:rPr>
          <w:rFonts w:cs="Traditional Arabic"/>
          <w:b/>
          <w:bCs/>
          <w:color w:val="000000"/>
          <w:rtl/>
          <w:lang w:val="de-DE"/>
          <w14:textFill>
            <w14:solidFill>
              <w14:srgbClr w14:val="000000">
                <w14:alpha w14:val="30000"/>
              </w14:srgbClr>
            </w14:solidFill>
          </w14:textFill>
        </w:rPr>
        <w:t>):</w:t>
      </w:r>
      <w:r w:rsidRPr="00744E69">
        <w:rPr>
          <w:rFonts w:cs="Traditional Arabic"/>
          <w:color w:val="000000"/>
          <w:rtl/>
          <w:lang w:val="de-DE"/>
          <w14:textFill>
            <w14:solidFill>
              <w14:srgbClr w14:val="000000">
                <w14:alpha w14:val="30000"/>
              </w14:srgbClr>
            </w14:solidFill>
          </w14:textFill>
        </w:rPr>
        <w:t xml:space="preserve"> التحقق المباشر من قدرة الشبكة العصبية </w:t>
      </w:r>
      <w:r w:rsidRPr="00744E69">
        <w:rPr>
          <w:rFonts w:cs="Traditional Arabic"/>
          <w:color w:val="000000"/>
          <w14:textFill>
            <w14:solidFill>
              <w14:srgbClr w14:val="000000">
                <w14:alpha w14:val="30000"/>
              </w14:srgbClr>
            </w14:solidFill>
          </w14:textFill>
        </w:rPr>
        <w:t>ResNet-50</w:t>
      </w:r>
      <w:r w:rsidRPr="00744E69">
        <w:rPr>
          <w:rFonts w:cs="Traditional Arabic"/>
          <w:color w:val="000000"/>
          <w:rtl/>
          <w:lang w:val="de-DE"/>
          <w14:textFill>
            <w14:solidFill>
              <w14:srgbClr w14:val="000000">
                <w14:alpha w14:val="30000"/>
              </w14:srgbClr>
            </w14:solidFill>
          </w14:textFill>
        </w:rPr>
        <w:t xml:space="preserve"> على قياس السمات المستخرجة بدقة عالية مع بيانات أُخذت تحت ظروف وبروتوكولات تصوير مختلفة.</w:t>
      </w:r>
    </w:p>
    <w:p w14:paraId="6D78079F" w14:textId="77777777" w:rsidR="002C5A4E" w:rsidRPr="00744E69" w:rsidRDefault="002C5A4E" w:rsidP="002C5A4E">
      <w:pPr>
        <w:numPr>
          <w:ilvl w:val="0"/>
          <w:numId w:val="94"/>
        </w:numPr>
        <w:spacing w:after="0" w:line="240" w:lineRule="auto"/>
        <w:rPr>
          <w:rFonts w:cs="Traditional Arabic"/>
          <w:color w:val="000000"/>
          <w:rtl/>
          <w:lang w:val="de-DE"/>
          <w14:textFill>
            <w14:solidFill>
              <w14:srgbClr w14:val="000000">
                <w14:alpha w14:val="30000"/>
              </w14:srgbClr>
            </w14:solidFill>
          </w14:textFill>
        </w:rPr>
      </w:pPr>
      <w:r w:rsidRPr="00744E69">
        <w:rPr>
          <w:rFonts w:cs="Traditional Arabic"/>
          <w:b/>
          <w:bCs/>
          <w:color w:val="000000"/>
          <w:rtl/>
          <w:lang w:val="de-DE"/>
          <w14:textFill>
            <w14:solidFill>
              <w14:srgbClr w14:val="000000">
                <w14:alpha w14:val="30000"/>
              </w14:srgbClr>
            </w14:solidFill>
          </w14:textFill>
        </w:rPr>
        <w:t>الموثوقية والنزاهة الأكاديمية (</w:t>
      </w:r>
      <w:r w:rsidRPr="00744E69">
        <w:rPr>
          <w:rFonts w:cs="Traditional Arabic"/>
          <w:b/>
          <w:bCs/>
          <w:color w:val="000000"/>
          <w14:textFill>
            <w14:solidFill>
              <w14:srgbClr w14:val="000000">
                <w14:alpha w14:val="30000"/>
              </w14:srgbClr>
            </w14:solidFill>
          </w14:textFill>
        </w:rPr>
        <w:t>Scientific Integrity</w:t>
      </w:r>
      <w:r w:rsidRPr="00744E69">
        <w:rPr>
          <w:rFonts w:cs="Traditional Arabic"/>
          <w:b/>
          <w:bCs/>
          <w:color w:val="000000"/>
          <w:rtl/>
          <w:lang w:val="de-DE"/>
          <w14:textFill>
            <w14:solidFill>
              <w14:srgbClr w14:val="000000">
                <w14:alpha w14:val="30000"/>
              </w14:srgbClr>
            </w14:solidFill>
          </w14:textFill>
        </w:rPr>
        <w:t>):</w:t>
      </w:r>
      <w:r w:rsidRPr="00744E69">
        <w:rPr>
          <w:rFonts w:cs="Traditional Arabic"/>
          <w:color w:val="000000"/>
          <w:rtl/>
          <w:lang w:val="de-DE"/>
          <w14:textFill>
            <w14:solidFill>
              <w14:srgbClr w14:val="000000">
                <w14:alpha w14:val="30000"/>
              </w14:srgbClr>
            </w14:solidFill>
          </w14:textFill>
        </w:rPr>
        <w:t xml:space="preserve"> تجنب ظاهرة تسرب البيانات بين مراحلي التدريب والاختبار، مما يُضفي مصداقية موثوقة على النتائج والإحصائيات الصادرة في التقرير (مثل مصفوفة الارتباك وقيم </w:t>
      </w:r>
      <w:r w:rsidRPr="00744E69">
        <w:rPr>
          <w:rFonts w:cs="Traditional Arabic"/>
          <w:color w:val="000000"/>
          <w14:textFill>
            <w14:solidFill>
              <w14:srgbClr w14:val="000000">
                <w14:alpha w14:val="30000"/>
              </w14:srgbClr>
            </w14:solidFill>
          </w14:textFill>
        </w:rPr>
        <w:t>Recall</w:t>
      </w:r>
      <w:r w:rsidRPr="00744E69">
        <w:rPr>
          <w:rFonts w:cs="Traditional Arabic"/>
          <w:color w:val="000000"/>
          <w:rtl/>
          <w:lang w:val="de-DE"/>
          <w14:textFill>
            <w14:solidFill>
              <w14:srgbClr w14:val="000000">
                <w14:alpha w14:val="30000"/>
              </w14:srgbClr>
            </w14:solidFill>
          </w14:textFill>
        </w:rPr>
        <w:t xml:space="preserve"> و</w:t>
      </w:r>
      <w:r w:rsidRPr="00744E69">
        <w:rPr>
          <w:rFonts w:cs="Traditional Arabic"/>
          <w:color w:val="000000"/>
          <w14:textFill>
            <w14:solidFill>
              <w14:srgbClr w14:val="000000">
                <w14:alpha w14:val="30000"/>
              </w14:srgbClr>
            </w14:solidFill>
          </w14:textFill>
        </w:rPr>
        <w:t>Precision</w:t>
      </w:r>
      <w:r w:rsidRPr="00744E69">
        <w:rPr>
          <w:rFonts w:cs="Traditional Arabic"/>
          <w:color w:val="000000"/>
          <w:rtl/>
          <w:lang w:val="de-DE"/>
          <w14:textFill>
            <w14:solidFill>
              <w14:srgbClr w14:val="000000">
                <w14:alpha w14:val="30000"/>
              </w14:srgbClr>
            </w14:solidFill>
          </w14:textFill>
        </w:rPr>
        <w:t>).</w:t>
      </w:r>
    </w:p>
    <w:p w14:paraId="30C950A7" w14:textId="77777777" w:rsidR="002C5A4E" w:rsidRDefault="002C5A4E" w:rsidP="002C5A4E">
      <w:pPr>
        <w:numPr>
          <w:ilvl w:val="0"/>
          <w:numId w:val="94"/>
        </w:numPr>
        <w:spacing w:after="0" w:line="240" w:lineRule="auto"/>
        <w:rPr>
          <w:rFonts w:cs="Traditional Arabic"/>
          <w:color w:val="000000"/>
          <w:lang w:val="de-DE"/>
          <w14:textFill>
            <w14:solidFill>
              <w14:srgbClr w14:val="000000">
                <w14:alpha w14:val="30000"/>
              </w14:srgbClr>
            </w14:solidFill>
          </w14:textFill>
        </w:rPr>
      </w:pPr>
      <w:r w:rsidRPr="00744E69">
        <w:rPr>
          <w:rFonts w:cs="Traditional Arabic"/>
          <w:b/>
          <w:bCs/>
          <w:color w:val="000000"/>
          <w:rtl/>
          <w:lang w:val="de-DE"/>
          <w14:textFill>
            <w14:solidFill>
              <w14:srgbClr w14:val="000000">
                <w14:alpha w14:val="30000"/>
              </w14:srgbClr>
            </w14:solidFill>
          </w14:textFill>
        </w:rPr>
        <w:lastRenderedPageBreak/>
        <w:t>محاكاة التطبيق السريري الواقعي (</w:t>
      </w:r>
      <w:r w:rsidRPr="00744E69">
        <w:rPr>
          <w:rFonts w:cs="Traditional Arabic"/>
          <w:b/>
          <w:bCs/>
          <w:color w:val="000000"/>
          <w14:textFill>
            <w14:solidFill>
              <w14:srgbClr w14:val="000000">
                <w14:alpha w14:val="30000"/>
              </w14:srgbClr>
            </w14:solidFill>
          </w14:textFill>
        </w:rPr>
        <w:t>Clinical Deployment Simulation</w:t>
      </w:r>
      <w:r w:rsidRPr="00744E69">
        <w:rPr>
          <w:rFonts w:cs="Traditional Arabic"/>
          <w:b/>
          <w:bCs/>
          <w:color w:val="000000"/>
          <w:rtl/>
          <w:lang w:val="de-DE"/>
          <w14:textFill>
            <w14:solidFill>
              <w14:srgbClr w14:val="000000">
                <w14:alpha w14:val="30000"/>
              </w14:srgbClr>
            </w14:solidFill>
          </w14:textFill>
        </w:rPr>
        <w:t>):</w:t>
      </w:r>
      <w:r w:rsidRPr="00744E69">
        <w:rPr>
          <w:rFonts w:cs="Traditional Arabic"/>
          <w:color w:val="000000"/>
          <w:rtl/>
          <w:lang w:val="de-DE"/>
          <w14:textFill>
            <w14:solidFill>
              <w14:srgbClr w14:val="000000">
                <w14:alpha w14:val="30000"/>
              </w14:srgbClr>
            </w14:solidFill>
          </w14:textFill>
        </w:rPr>
        <w:t xml:space="preserve"> ضمان جاهزية النموذج للاستخدام العملي، حيث يتعامل النظام مع صور مرضى لم يسبق له التعرف على خصائصهم البصرية أو نمط توزيع بياناتهم إطلاقاً أثناء عملية التحسين والتدريب.</w:t>
      </w:r>
    </w:p>
    <w:p w14:paraId="3627F41B" w14:textId="77777777" w:rsidR="002C5A4E" w:rsidRPr="00375EB7" w:rsidRDefault="002C5A4E" w:rsidP="002C5A4E">
      <w:pPr>
        <w:spacing w:after="0" w:line="240" w:lineRule="auto"/>
        <w:ind w:left="720"/>
        <w:rPr>
          <w:rFonts w:cs="Traditional Arabic"/>
          <w:color w:val="000000"/>
          <w:lang w:val="de-DE"/>
          <w14:textFill>
            <w14:solidFill>
              <w14:srgbClr w14:val="000000">
                <w14:alpha w14:val="30000"/>
              </w14:srgbClr>
            </w14:solidFill>
          </w14:textFill>
        </w:rPr>
      </w:pPr>
      <w:r>
        <w:rPr>
          <w:noProof/>
        </w:rPr>
        <mc:AlternateContent>
          <mc:Choice Requires="wps">
            <w:drawing>
              <wp:anchor distT="0" distB="0" distL="114300" distR="114300" simplePos="0" relativeHeight="251742208" behindDoc="0" locked="0" layoutInCell="1" allowOverlap="1" wp14:anchorId="54737628" wp14:editId="6C88CC79">
                <wp:simplePos x="0" y="0"/>
                <wp:positionH relativeFrom="column">
                  <wp:posOffset>117428</wp:posOffset>
                </wp:positionH>
                <wp:positionV relativeFrom="paragraph">
                  <wp:posOffset>3943502</wp:posOffset>
                </wp:positionV>
                <wp:extent cx="4899025" cy="635"/>
                <wp:effectExtent l="0" t="0" r="0" b="3810"/>
                <wp:wrapSquare wrapText="bothSides"/>
                <wp:docPr id="499644932" name="Text Box 1"/>
                <wp:cNvGraphicFramePr/>
                <a:graphic xmlns:a="http://schemas.openxmlformats.org/drawingml/2006/main">
                  <a:graphicData uri="http://schemas.microsoft.com/office/word/2010/wordprocessingShape">
                    <wps:wsp>
                      <wps:cNvSpPr txBox="1"/>
                      <wps:spPr>
                        <a:xfrm>
                          <a:off x="0" y="0"/>
                          <a:ext cx="4899025" cy="635"/>
                        </a:xfrm>
                        <a:prstGeom prst="rect">
                          <a:avLst/>
                        </a:prstGeom>
                        <a:solidFill>
                          <a:prstClr val="white"/>
                        </a:solidFill>
                        <a:ln>
                          <a:noFill/>
                        </a:ln>
                      </wps:spPr>
                      <wps:txbx>
                        <w:txbxContent>
                          <w:p w14:paraId="114C8271" w14:textId="02E9BC5E" w:rsidR="002C5A4E" w:rsidRPr="002E47B8" w:rsidRDefault="002C5A4E" w:rsidP="002C5A4E">
                            <w:pPr>
                              <w:pStyle w:val="Caption"/>
                              <w:jc w:val="center"/>
                              <w:rPr>
                                <w:rFonts w:cs="Traditional Arabic"/>
                                <w:noProof/>
                                <w:color w:val="000000"/>
                                <w:lang w:val="de-DE"/>
                                <w14:textFill>
                                  <w14:solidFill>
                                    <w14:srgbClr w14:val="000000">
                                      <w14:alpha w14:val="30000"/>
                                    </w14:srgbClr>
                                  </w14:solidFill>
                                </w14:textFill>
                              </w:rPr>
                            </w:pPr>
                            <w:r>
                              <w:rPr>
                                <w:rFonts w:hint="cs"/>
                                <w:rtl/>
                              </w:rPr>
                              <w:t>رسم</w:t>
                            </w:r>
                            <w:r>
                              <w:rPr>
                                <w:rtl/>
                              </w:rPr>
                              <w:t xml:space="preserve"> </w:t>
                            </w:r>
                            <w:r>
                              <w:rPr>
                                <w:rFonts w:hint="cs"/>
                                <w:rtl/>
                              </w:rPr>
                              <w:t>توضيحي</w:t>
                            </w:r>
                            <w:r>
                              <w:rPr>
                                <w:rtl/>
                              </w:rPr>
                              <w:t xml:space="preserve">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73589D">
                              <w:rPr>
                                <w:noProof/>
                                <w:rtl/>
                              </w:rPr>
                              <w:t>3</w:t>
                            </w:r>
                            <w:r>
                              <w:rPr>
                                <w:rtl/>
                              </w:rPr>
                              <w:fldChar w:fldCharType="end"/>
                            </w:r>
                            <w:r>
                              <w:rPr>
                                <w:rFonts w:hint="cs"/>
                                <w:rtl/>
                                <w:lang w:bidi="ar-SY"/>
                              </w:rPr>
                              <w:t xml:space="preserve"> </w:t>
                            </w:r>
                            <w:r w:rsidRPr="008F28B2">
                              <w:rPr>
                                <w:rFonts w:cs="Times New Roman"/>
                                <w:rtl/>
                                <w:lang w:bidi="ar-SY"/>
                              </w:rPr>
                              <w:t>مصفوفة الارتباك</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737628" id="_x0000_s1028" type="#_x0000_t202" style="position:absolute;left:0;text-align:left;margin-left:9.25pt;margin-top:310.5pt;width:385.75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" stroked="f">
                <v:textbox style="mso-fit-shape-to-text:t" inset="0,0,0,0">
                  <w:txbxContent>
                    <w:p w14:paraId="114C8271" w14:textId="02E9BC5E" w:rsidR="002C5A4E" w:rsidRPr="002E47B8" w:rsidRDefault="002C5A4E" w:rsidP="002C5A4E">
                      <w:pPr>
                        <w:pStyle w:val="Caption"/>
                        <w:jc w:val="center"/>
                        <w:rPr>
                          <w:rFonts w:cs="Traditional Arabic"/>
                          <w:noProof/>
                          <w:color w:val="000000"/>
                          <w:lang w:val="de-DE"/>
                          <w14:textFill>
                            <w14:solidFill>
                              <w14:srgbClr w14:val="000000">
                                <w14:alpha w14:val="30000"/>
                              </w14:srgbClr>
                            </w14:solidFill>
                          </w14:textFill>
                        </w:rPr>
                      </w:pPr>
                      <w:r>
                        <w:rPr>
                          <w:rFonts w:hint="cs"/>
                          <w:rtl/>
                        </w:rPr>
                        <w:t>رسم</w:t>
                      </w:r>
                      <w:r>
                        <w:rPr>
                          <w:rtl/>
                        </w:rPr>
                        <w:t xml:space="preserve"> </w:t>
                      </w:r>
                      <w:r>
                        <w:rPr>
                          <w:rFonts w:hint="cs"/>
                          <w:rtl/>
                        </w:rPr>
                        <w:t>توضيحي</w:t>
                      </w:r>
                      <w:r>
                        <w:rPr>
                          <w:rtl/>
                        </w:rPr>
                        <w:t xml:space="preserve">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73589D">
                        <w:rPr>
                          <w:noProof/>
                          <w:rtl/>
                        </w:rPr>
                        <w:t>3</w:t>
                      </w:r>
                      <w:r>
                        <w:rPr>
                          <w:rtl/>
                        </w:rPr>
                        <w:fldChar w:fldCharType="end"/>
                      </w:r>
                      <w:r>
                        <w:rPr>
                          <w:rFonts w:hint="cs"/>
                          <w:rtl/>
                          <w:lang w:bidi="ar-SY"/>
                        </w:rPr>
                        <w:t xml:space="preserve"> </w:t>
                      </w:r>
                      <w:r w:rsidRPr="008F28B2">
                        <w:rPr>
                          <w:rFonts w:cs="Times New Roman"/>
                          <w:rtl/>
                          <w:lang w:bidi="ar-SY"/>
                        </w:rPr>
                        <w:t>مصفوفة الارتباك</w:t>
                      </w:r>
                    </w:p>
                  </w:txbxContent>
                </v:textbox>
                <w10:wrap type="square"/>
              </v:shape>
            </w:pict>
          </mc:Fallback>
        </mc:AlternateContent>
      </w:r>
      <w:r w:rsidRPr="00C80223">
        <w:rPr>
          <w:rFonts w:cs="Traditional Arabic"/>
          <w:noProof/>
          <w:color w:val="000000"/>
          <w:rtl/>
          <w:lang w:val="de-DE"/>
          <w14:textFill>
            <w14:solidFill>
              <w14:srgbClr w14:val="000000">
                <w14:alpha w14:val="30000"/>
              </w14:srgbClr>
            </w14:solidFill>
          </w14:textFill>
        </w:rPr>
        <w:drawing>
          <wp:anchor distT="0" distB="0" distL="114300" distR="114300" simplePos="0" relativeHeight="251741184" behindDoc="0" locked="0" layoutInCell="1" allowOverlap="1" wp14:anchorId="57192608" wp14:editId="7AD4E648">
            <wp:simplePos x="0" y="0"/>
            <wp:positionH relativeFrom="column">
              <wp:posOffset>116205</wp:posOffset>
            </wp:positionH>
            <wp:positionV relativeFrom="paragraph">
              <wp:posOffset>340360</wp:posOffset>
            </wp:positionV>
            <wp:extent cx="4899025" cy="3357245"/>
            <wp:effectExtent l="0" t="0" r="0" b="0"/>
            <wp:wrapTopAndBottom/>
            <wp:docPr id="76610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63415" name=""/>
                    <pic:cNvPicPr/>
                  </pic:nvPicPr>
                  <pic:blipFill>
                    <a:blip r:embed="rId13"/>
                    <a:stretch>
                      <a:fillRect/>
                    </a:stretch>
                  </pic:blipFill>
                  <pic:spPr>
                    <a:xfrm>
                      <a:off x="0" y="0"/>
                      <a:ext cx="4899025" cy="3357245"/>
                    </a:xfrm>
                    <a:prstGeom prst="rect">
                      <a:avLst/>
                    </a:prstGeom>
                  </pic:spPr>
                </pic:pic>
              </a:graphicData>
            </a:graphic>
            <wp14:sizeRelH relativeFrom="margin">
              <wp14:pctWidth>0</wp14:pctWidth>
            </wp14:sizeRelH>
            <wp14:sizeRelV relativeFrom="margin">
              <wp14:pctHeight>0</wp14:pctHeight>
            </wp14:sizeRelV>
          </wp:anchor>
        </w:drawing>
      </w:r>
      <w:r w:rsidRPr="00744E69">
        <w:rPr>
          <w:rFonts w:cs="Traditional Arabic" w:hint="cs"/>
          <w:color w:val="000000"/>
          <w:rtl/>
          <w:lang w:val="de-DE"/>
          <w14:textFill>
            <w14:solidFill>
              <w14:srgbClr w14:val="000000">
                <w14:alpha w14:val="30000"/>
              </w14:srgbClr>
            </w14:solidFill>
          </w14:textFill>
        </w:rPr>
        <w:t>تعكس مصفوفة الارتباك النتائج على الاختبار:</w:t>
      </w:r>
      <w:r w:rsidRPr="00744E69">
        <w:rPr>
          <w:rFonts w:cs="Traditional Arabic"/>
          <w:color w:val="000000"/>
          <w:rtl/>
          <w:lang w:val="de-DE"/>
          <w14:textFill>
            <w14:solidFill>
              <w14:srgbClr w14:val="000000">
                <w14:alpha w14:val="30000"/>
              </w14:srgbClr>
            </w14:solidFill>
          </w14:textFill>
        </w:rPr>
        <w:br/>
      </w:r>
    </w:p>
    <w:p w14:paraId="35CC76B1" w14:textId="77777777" w:rsidR="002C5A4E" w:rsidRDefault="002C5A4E" w:rsidP="002C5A4E">
      <w:pPr>
        <w:spacing w:after="0" w:line="240" w:lineRule="auto"/>
        <w:rPr>
          <w:rFonts w:cs="Traditional Arabic"/>
          <w:color w:val="000000"/>
          <w:rtl/>
          <w:lang w:val="de-DE" w:bidi="ar-SY"/>
          <w14:textFill>
            <w14:solidFill>
              <w14:srgbClr w14:val="000000">
                <w14:alpha w14:val="30000"/>
              </w14:srgbClr>
            </w14:solidFill>
          </w14:textFill>
        </w:rPr>
      </w:pPr>
      <w:r>
        <w:rPr>
          <w:rFonts w:cs="Traditional Arabic" w:hint="cs"/>
          <w:color w:val="000000"/>
          <w:rtl/>
          <w:lang w:val="de-DE" w:bidi="ar-SY"/>
          <w14:textFill>
            <w14:solidFill>
              <w14:srgbClr w14:val="000000">
                <w14:alpha w14:val="30000"/>
              </w14:srgbClr>
            </w14:solidFill>
          </w14:textFill>
        </w:rPr>
        <w:t>حقق النموذج النتائج التالية على مقاييس التقييم المعتمدة:</w:t>
      </w:r>
    </w:p>
    <w:tbl>
      <w:tblPr>
        <w:tblStyle w:val="PlainTable1"/>
        <w:bidiVisual/>
        <w:tblW w:w="8405" w:type="dxa"/>
        <w:tblLook w:val="04A0" w:firstRow="1" w:lastRow="0" w:firstColumn="1" w:lastColumn="0" w:noHBand="0" w:noVBand="1"/>
      </w:tblPr>
      <w:tblGrid>
        <w:gridCol w:w="1400"/>
        <w:gridCol w:w="1401"/>
        <w:gridCol w:w="1401"/>
        <w:gridCol w:w="1401"/>
        <w:gridCol w:w="1401"/>
        <w:gridCol w:w="1401"/>
      </w:tblGrid>
      <w:tr w:rsidR="002C5A4E" w14:paraId="1CB3CC7B" w14:textId="77777777" w:rsidTr="00895F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7FF237B1" w14:textId="77777777" w:rsidR="002C5A4E" w:rsidRDefault="002C5A4E" w:rsidP="00895F91">
            <w:pPr>
              <w:rPr>
                <w:rFonts w:cs="Traditional Arabic"/>
                <w:color w:val="000000"/>
                <w:rtl/>
                <w:lang w:val="de-DE"/>
                <w14:textFill>
                  <w14:solidFill>
                    <w14:srgbClr w14:val="000000">
                      <w14:alpha w14:val="30000"/>
                    </w14:srgbClr>
                  </w14:solidFill>
                </w14:textFill>
              </w:rPr>
            </w:pPr>
            <w:r>
              <w:rPr>
                <w:rFonts w:cs="Traditional Arabic"/>
                <w:color w:val="000000"/>
                <w:lang w:val="de-DE"/>
                <w14:textFill>
                  <w14:solidFill>
                    <w14:srgbClr w14:val="000000">
                      <w14:alpha w14:val="30000"/>
                    </w14:srgbClr>
                  </w14:solidFill>
                </w14:textFill>
              </w:rPr>
              <w:t>AUC</w:t>
            </w:r>
          </w:p>
        </w:tc>
        <w:tc>
          <w:tcPr>
            <w:tcW w:w="1401" w:type="dxa"/>
          </w:tcPr>
          <w:p w14:paraId="0A4F87E0" w14:textId="77777777" w:rsidR="002C5A4E" w:rsidRDefault="002C5A4E" w:rsidP="00895F91">
            <w:pPr>
              <w:cnfStyle w:val="100000000000" w:firstRow="1" w:lastRow="0" w:firstColumn="0" w:lastColumn="0" w:oddVBand="0" w:evenVBand="0" w:oddHBand="0" w:evenHBand="0" w:firstRowFirstColumn="0" w:firstRowLastColumn="0" w:lastRowFirstColumn="0" w:lastRowLastColumn="0"/>
              <w:rPr>
                <w:rFonts w:cs="Traditional Arabic"/>
                <w:color w:val="000000"/>
                <w:rtl/>
                <w:lang w:val="de-DE"/>
                <w14:textFill>
                  <w14:solidFill>
                    <w14:srgbClr w14:val="000000">
                      <w14:alpha w14:val="30000"/>
                    </w14:srgbClr>
                  </w14:solidFill>
                </w14:textFill>
              </w:rPr>
            </w:pPr>
            <w:r w:rsidRPr="00F512CA">
              <w:rPr>
                <w:rFonts w:cs="Traditional Arabic"/>
                <w:color w:val="000000"/>
                <w14:textFill>
                  <w14:solidFill>
                    <w14:srgbClr w14:val="000000">
                      <w14:alpha w14:val="30000"/>
                    </w14:srgbClr>
                  </w14:solidFill>
                </w14:textFill>
              </w:rPr>
              <w:t>F1-Score</w:t>
            </w:r>
          </w:p>
        </w:tc>
        <w:tc>
          <w:tcPr>
            <w:tcW w:w="1401" w:type="dxa"/>
          </w:tcPr>
          <w:p w14:paraId="281C588B" w14:textId="77777777" w:rsidR="002C5A4E" w:rsidRDefault="002C5A4E" w:rsidP="00895F91">
            <w:pPr>
              <w:cnfStyle w:val="100000000000" w:firstRow="1" w:lastRow="0" w:firstColumn="0" w:lastColumn="0" w:oddVBand="0" w:evenVBand="0" w:oddHBand="0" w:evenHBand="0" w:firstRowFirstColumn="0" w:firstRowLastColumn="0" w:lastRowFirstColumn="0" w:lastRowLastColumn="0"/>
              <w:rPr>
                <w:rFonts w:cs="Traditional Arabic"/>
                <w:color w:val="000000"/>
                <w:rtl/>
                <w:lang w:val="de-DE"/>
                <w14:textFill>
                  <w14:solidFill>
                    <w14:srgbClr w14:val="000000">
                      <w14:alpha w14:val="30000"/>
                    </w14:srgbClr>
                  </w14:solidFill>
                </w14:textFill>
              </w:rPr>
            </w:pPr>
            <w:r w:rsidRPr="00F512CA">
              <w:rPr>
                <w:rFonts w:cs="Traditional Arabic"/>
                <w:color w:val="000000"/>
                <w14:textFill>
                  <w14:solidFill>
                    <w14:srgbClr w14:val="000000">
                      <w14:alpha w14:val="30000"/>
                    </w14:srgbClr>
                  </w14:solidFill>
                </w14:textFill>
              </w:rPr>
              <w:t>Specificity</w:t>
            </w:r>
          </w:p>
        </w:tc>
        <w:tc>
          <w:tcPr>
            <w:tcW w:w="1401" w:type="dxa"/>
          </w:tcPr>
          <w:p w14:paraId="627DA0DD" w14:textId="77777777" w:rsidR="002C5A4E" w:rsidRDefault="002C5A4E" w:rsidP="00895F91">
            <w:pPr>
              <w:cnfStyle w:val="100000000000" w:firstRow="1" w:lastRow="0" w:firstColumn="0" w:lastColumn="0" w:oddVBand="0" w:evenVBand="0" w:oddHBand="0" w:evenHBand="0" w:firstRowFirstColumn="0" w:firstRowLastColumn="0" w:lastRowFirstColumn="0" w:lastRowLastColumn="0"/>
              <w:rPr>
                <w:rFonts w:cs="Traditional Arabic"/>
                <w:color w:val="000000"/>
                <w:rtl/>
                <w:lang w:val="de-DE"/>
                <w14:textFill>
                  <w14:solidFill>
                    <w14:srgbClr w14:val="000000">
                      <w14:alpha w14:val="30000"/>
                    </w14:srgbClr>
                  </w14:solidFill>
                </w14:textFill>
              </w:rPr>
            </w:pPr>
            <w:r>
              <w:rPr>
                <w:rFonts w:cs="Traditional Arabic"/>
                <w:color w:val="000000"/>
                <w:lang w:val="de-DE"/>
                <w14:textFill>
                  <w14:solidFill>
                    <w14:srgbClr w14:val="000000">
                      <w14:alpha w14:val="30000"/>
                    </w14:srgbClr>
                  </w14:solidFill>
                </w14:textFill>
              </w:rPr>
              <w:t>Sensitivity</w:t>
            </w:r>
          </w:p>
        </w:tc>
        <w:tc>
          <w:tcPr>
            <w:tcW w:w="1401" w:type="dxa"/>
          </w:tcPr>
          <w:p w14:paraId="08912C5C" w14:textId="77777777" w:rsidR="002C5A4E" w:rsidRDefault="002C5A4E" w:rsidP="00895F91">
            <w:pPr>
              <w:cnfStyle w:val="100000000000" w:firstRow="1" w:lastRow="0" w:firstColumn="0" w:lastColumn="0" w:oddVBand="0" w:evenVBand="0" w:oddHBand="0" w:evenHBand="0" w:firstRowFirstColumn="0" w:firstRowLastColumn="0" w:lastRowFirstColumn="0" w:lastRowLastColumn="0"/>
              <w:rPr>
                <w:rFonts w:cs="Traditional Arabic"/>
                <w:color w:val="000000"/>
                <w:rtl/>
                <w:lang w:val="de-DE"/>
                <w14:textFill>
                  <w14:solidFill>
                    <w14:srgbClr w14:val="000000">
                      <w14:alpha w14:val="30000"/>
                    </w14:srgbClr>
                  </w14:solidFill>
                </w14:textFill>
              </w:rPr>
            </w:pPr>
            <w:r w:rsidRPr="00F512CA">
              <w:rPr>
                <w:rFonts w:cs="Traditional Arabic"/>
                <w:color w:val="000000"/>
                <w14:textFill>
                  <w14:solidFill>
                    <w14:srgbClr w14:val="000000">
                      <w14:alpha w14:val="30000"/>
                    </w14:srgbClr>
                  </w14:solidFill>
                </w14:textFill>
              </w:rPr>
              <w:t xml:space="preserve">Precision   </w:t>
            </w:r>
          </w:p>
        </w:tc>
        <w:tc>
          <w:tcPr>
            <w:tcW w:w="1401" w:type="dxa"/>
          </w:tcPr>
          <w:p w14:paraId="445F7261" w14:textId="77777777" w:rsidR="002C5A4E" w:rsidRPr="00F512CA" w:rsidRDefault="002C5A4E" w:rsidP="00895F91">
            <w:pPr>
              <w:cnfStyle w:val="100000000000" w:firstRow="1" w:lastRow="0" w:firstColumn="0" w:lastColumn="0" w:oddVBand="0" w:evenVBand="0" w:oddHBand="0" w:evenHBand="0" w:firstRowFirstColumn="0" w:firstRowLastColumn="0" w:lastRowFirstColumn="0" w:lastRowLastColumn="0"/>
              <w:rPr>
                <w:rFonts w:cs="Traditional Arabic"/>
                <w:color w:val="000000"/>
                <w14:textFill>
                  <w14:solidFill>
                    <w14:srgbClr w14:val="000000">
                      <w14:alpha w14:val="30000"/>
                    </w14:srgbClr>
                  </w14:solidFill>
                </w14:textFill>
              </w:rPr>
            </w:pPr>
            <w:r>
              <w:rPr>
                <w:rFonts w:cs="Traditional Arabic"/>
                <w:color w:val="000000"/>
                <w:lang w:val="de-DE"/>
                <w14:textFill>
                  <w14:solidFill>
                    <w14:srgbClr w14:val="000000">
                      <w14:alpha w14:val="30000"/>
                    </w14:srgbClr>
                  </w14:solidFill>
                </w14:textFill>
              </w:rPr>
              <w:t>Accuracy</w:t>
            </w:r>
          </w:p>
        </w:tc>
      </w:tr>
      <w:tr w:rsidR="002C5A4E" w14:paraId="167BC4AA" w14:textId="77777777" w:rsidTr="00895F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38B84AF9" w14:textId="77777777" w:rsidR="002C5A4E" w:rsidRDefault="002C5A4E" w:rsidP="00895F91">
            <w:pPr>
              <w:rPr>
                <w:rFonts w:cs="Traditional Arabic"/>
                <w:color w:val="000000"/>
                <w:rtl/>
                <w:lang w:val="de-DE"/>
                <w14:textFill>
                  <w14:solidFill>
                    <w14:srgbClr w14:val="000000">
                      <w14:alpha w14:val="30000"/>
                    </w14:srgbClr>
                  </w14:solidFill>
                </w14:textFill>
              </w:rPr>
            </w:pPr>
            <w:r w:rsidRPr="00F512CA">
              <w:rPr>
                <w:rFonts w:cs="Traditional Arabic"/>
                <w:color w:val="000000"/>
                <w14:textFill>
                  <w14:solidFill>
                    <w14:srgbClr w14:val="000000">
                      <w14:alpha w14:val="30000"/>
                    </w14:srgbClr>
                  </w14:solidFill>
                </w14:textFill>
              </w:rPr>
              <w:t>98.86%</w:t>
            </w:r>
          </w:p>
        </w:tc>
        <w:tc>
          <w:tcPr>
            <w:tcW w:w="1401" w:type="dxa"/>
          </w:tcPr>
          <w:p w14:paraId="11210674" w14:textId="77777777" w:rsidR="002C5A4E" w:rsidRDefault="002C5A4E" w:rsidP="00895F91">
            <w:pPr>
              <w:cnfStyle w:val="000000100000" w:firstRow="0" w:lastRow="0" w:firstColumn="0" w:lastColumn="0" w:oddVBand="0" w:evenVBand="0" w:oddHBand="1" w:evenHBand="0" w:firstRowFirstColumn="0" w:firstRowLastColumn="0" w:lastRowFirstColumn="0" w:lastRowLastColumn="0"/>
              <w:rPr>
                <w:rFonts w:cs="Traditional Arabic"/>
                <w:color w:val="000000"/>
                <w:rtl/>
                <w:lang w:val="de-DE"/>
                <w14:textFill>
                  <w14:solidFill>
                    <w14:srgbClr w14:val="000000">
                      <w14:alpha w14:val="30000"/>
                    </w14:srgbClr>
                  </w14:solidFill>
                </w14:textFill>
              </w:rPr>
            </w:pPr>
            <w:r w:rsidRPr="00F512CA">
              <w:rPr>
                <w:rFonts w:cs="Traditional Arabic"/>
                <w:color w:val="000000"/>
                <w14:textFill>
                  <w14:solidFill>
                    <w14:srgbClr w14:val="000000">
                      <w14:alpha w14:val="30000"/>
                    </w14:srgbClr>
                  </w14:solidFill>
                </w14:textFill>
              </w:rPr>
              <w:t>91.91%</w:t>
            </w:r>
          </w:p>
        </w:tc>
        <w:tc>
          <w:tcPr>
            <w:tcW w:w="1401" w:type="dxa"/>
          </w:tcPr>
          <w:p w14:paraId="3B015B5F" w14:textId="77777777" w:rsidR="002C5A4E" w:rsidRDefault="002C5A4E" w:rsidP="00895F91">
            <w:pPr>
              <w:cnfStyle w:val="000000100000" w:firstRow="0" w:lastRow="0" w:firstColumn="0" w:lastColumn="0" w:oddVBand="0" w:evenVBand="0" w:oddHBand="1" w:evenHBand="0" w:firstRowFirstColumn="0" w:firstRowLastColumn="0" w:lastRowFirstColumn="0" w:lastRowLastColumn="0"/>
              <w:rPr>
                <w:rFonts w:cs="Traditional Arabic"/>
                <w:color w:val="000000"/>
                <w:rtl/>
                <w:lang w:val="de-DE"/>
                <w14:textFill>
                  <w14:solidFill>
                    <w14:srgbClr w14:val="000000">
                      <w14:alpha w14:val="30000"/>
                    </w14:srgbClr>
                  </w14:solidFill>
                </w14:textFill>
              </w:rPr>
            </w:pPr>
            <w:r w:rsidRPr="00F512CA">
              <w:rPr>
                <w:rFonts w:cs="Traditional Arabic"/>
                <w:color w:val="000000"/>
                <w14:textFill>
                  <w14:solidFill>
                    <w14:srgbClr w14:val="000000">
                      <w14:alpha w14:val="30000"/>
                    </w14:srgbClr>
                  </w14:solidFill>
                </w14:textFill>
              </w:rPr>
              <w:t>97.32%</w:t>
            </w:r>
          </w:p>
        </w:tc>
        <w:tc>
          <w:tcPr>
            <w:tcW w:w="1401" w:type="dxa"/>
          </w:tcPr>
          <w:p w14:paraId="3E1B0D13" w14:textId="77777777" w:rsidR="002C5A4E" w:rsidRDefault="002C5A4E" w:rsidP="00895F91">
            <w:pPr>
              <w:cnfStyle w:val="000000100000" w:firstRow="0" w:lastRow="0" w:firstColumn="0" w:lastColumn="0" w:oddVBand="0" w:evenVBand="0" w:oddHBand="1" w:evenHBand="0" w:firstRowFirstColumn="0" w:firstRowLastColumn="0" w:lastRowFirstColumn="0" w:lastRowLastColumn="0"/>
              <w:rPr>
                <w:rFonts w:cs="Traditional Arabic"/>
                <w:color w:val="000000"/>
                <w:rtl/>
                <w:lang w:val="de-DE"/>
                <w14:textFill>
                  <w14:solidFill>
                    <w14:srgbClr w14:val="000000">
                      <w14:alpha w14:val="30000"/>
                    </w14:srgbClr>
                  </w14:solidFill>
                </w14:textFill>
              </w:rPr>
            </w:pPr>
            <w:r w:rsidRPr="00F512CA">
              <w:rPr>
                <w:rFonts w:cs="Traditional Arabic"/>
                <w:color w:val="000000"/>
                <w14:textFill>
                  <w14:solidFill>
                    <w14:srgbClr w14:val="000000">
                      <w14:alpha w14:val="30000"/>
                    </w14:srgbClr>
                  </w14:solidFill>
                </w14:textFill>
              </w:rPr>
              <w:t>91.97%</w:t>
            </w:r>
          </w:p>
        </w:tc>
        <w:tc>
          <w:tcPr>
            <w:tcW w:w="1401" w:type="dxa"/>
          </w:tcPr>
          <w:p w14:paraId="2ED16945" w14:textId="77777777" w:rsidR="002C5A4E" w:rsidRDefault="002C5A4E" w:rsidP="00895F91">
            <w:pPr>
              <w:cnfStyle w:val="000000100000" w:firstRow="0" w:lastRow="0" w:firstColumn="0" w:lastColumn="0" w:oddVBand="0" w:evenVBand="0" w:oddHBand="1" w:evenHBand="0" w:firstRowFirstColumn="0" w:firstRowLastColumn="0" w:lastRowFirstColumn="0" w:lastRowLastColumn="0"/>
              <w:rPr>
                <w:rFonts w:cs="Traditional Arabic"/>
                <w:color w:val="000000"/>
                <w:rtl/>
                <w:lang w:val="de-DE"/>
                <w14:textFill>
                  <w14:solidFill>
                    <w14:srgbClr w14:val="000000">
                      <w14:alpha w14:val="30000"/>
                    </w14:srgbClr>
                  </w14:solidFill>
                </w14:textFill>
              </w:rPr>
            </w:pPr>
            <w:r w:rsidRPr="00F512CA">
              <w:rPr>
                <w:rFonts w:cs="Traditional Arabic"/>
                <w:color w:val="000000"/>
                <w14:textFill>
                  <w14:solidFill>
                    <w14:srgbClr w14:val="000000">
                      <w14:alpha w14:val="30000"/>
                    </w14:srgbClr>
                  </w14:solidFill>
                </w14:textFill>
              </w:rPr>
              <w:t>91.98%</w:t>
            </w:r>
          </w:p>
        </w:tc>
        <w:tc>
          <w:tcPr>
            <w:tcW w:w="1401" w:type="dxa"/>
          </w:tcPr>
          <w:p w14:paraId="32C04DF7" w14:textId="77777777" w:rsidR="002C5A4E" w:rsidRDefault="002C5A4E" w:rsidP="00895F91">
            <w:pPr>
              <w:cnfStyle w:val="000000100000" w:firstRow="0" w:lastRow="0" w:firstColumn="0" w:lastColumn="0" w:oddVBand="0" w:evenVBand="0" w:oddHBand="1" w:evenHBand="0" w:firstRowFirstColumn="0" w:firstRowLastColumn="0" w:lastRowFirstColumn="0" w:lastRowLastColumn="0"/>
              <w:rPr>
                <w:rFonts w:cs="Traditional Arabic"/>
                <w:color w:val="000000"/>
                <w:rtl/>
                <w:lang w:val="de-DE"/>
                <w14:textFill>
                  <w14:solidFill>
                    <w14:srgbClr w14:val="000000">
                      <w14:alpha w14:val="30000"/>
                    </w14:srgbClr>
                  </w14:solidFill>
                </w14:textFill>
              </w:rPr>
            </w:pPr>
            <w:r w:rsidRPr="00F512CA">
              <w:rPr>
                <w:rFonts w:cs="Traditional Arabic"/>
                <w:color w:val="000000"/>
                <w14:textFill>
                  <w14:solidFill>
                    <w14:srgbClr w14:val="000000">
                      <w14:alpha w14:val="30000"/>
                    </w14:srgbClr>
                  </w14:solidFill>
                </w14:textFill>
              </w:rPr>
              <w:t>91.97%</w:t>
            </w:r>
          </w:p>
        </w:tc>
      </w:tr>
    </w:tbl>
    <w:p w14:paraId="41F66A54" w14:textId="3A38F651" w:rsidR="002C5A4E" w:rsidRDefault="002C5A4E" w:rsidP="002C5A4E">
      <w:pPr>
        <w:rPr>
          <w:rFonts w:cs="Traditional Arabic"/>
          <w:color w:val="000000"/>
          <w:rtl/>
          <w:lang w:bidi="ar-SY"/>
          <w14:textFill>
            <w14:solidFill>
              <w14:srgbClr w14:val="000000">
                <w14:alpha w14:val="30000"/>
              </w14:srgbClr>
            </w14:solidFill>
          </w14:textFill>
        </w:rPr>
      </w:pPr>
      <w:r w:rsidRPr="00DB0EA8">
        <w:rPr>
          <w:rFonts w:cs="Traditional Arabic"/>
          <w:color w:val="000000"/>
          <w:rtl/>
          <w:lang w:val="de-DE"/>
          <w14:textFill>
            <w14:solidFill>
              <w14:srgbClr w14:val="000000">
                <w14:alpha w14:val="30000"/>
              </w14:srgbClr>
            </w14:solidFill>
          </w14:textFill>
        </w:rPr>
        <w:t>أظهر النموذج قدرة استثنائية على الفصل بين الفئات المتباعدة كـ</w:t>
      </w:r>
      <w:r w:rsidRPr="00DB0EA8">
        <w:rPr>
          <w:rFonts w:cs="Traditional Arabic"/>
          <w:color w:val="000000"/>
          <w14:textFill>
            <w14:solidFill>
              <w14:srgbClr w14:val="000000">
                <w14:alpha w14:val="30000"/>
              </w14:srgbClr>
            </w14:solidFill>
          </w14:textFill>
        </w:rPr>
        <w:t xml:space="preserve"> Non-Demented </w:t>
      </w:r>
      <w:r w:rsidRPr="00DB0EA8">
        <w:rPr>
          <w:rFonts w:cs="Traditional Arabic" w:hint="cs"/>
          <w:color w:val="000000"/>
          <w:rtl/>
          <w:lang w:val="de-DE"/>
          <w14:textFill>
            <w14:solidFill>
              <w14:srgbClr w14:val="000000">
                <w14:alpha w14:val="30000"/>
              </w14:srgbClr>
            </w14:solidFill>
          </w14:textFill>
        </w:rPr>
        <w:t>و</w:t>
      </w:r>
      <w:r w:rsidRPr="00DB0EA8">
        <w:rPr>
          <w:rFonts w:cs="Traditional Arabic"/>
          <w:color w:val="000000"/>
          <w14:textFill>
            <w14:solidFill>
              <w14:srgbClr w14:val="000000">
                <w14:alpha w14:val="30000"/>
              </w14:srgbClr>
            </w14:solidFill>
          </w14:textFill>
        </w:rPr>
        <w:t xml:space="preserve">Moderate Demented </w:t>
      </w:r>
      <w:r w:rsidRPr="00DB0EA8">
        <w:rPr>
          <w:rFonts w:cs="Traditional Arabic"/>
          <w:color w:val="000000"/>
          <w:rtl/>
          <w:lang w:val="de-DE"/>
          <w14:textFill>
            <w14:solidFill>
              <w14:srgbClr w14:val="000000">
                <w14:alpha w14:val="30000"/>
              </w14:srgbClr>
            </w14:solidFill>
          </w14:textFill>
        </w:rPr>
        <w:t>لتبايُن معالم الضمور العصبي البنيوية بينهما. في المقابل، لوحظ بعض الخلط في التمييز بين فئتي</w:t>
      </w:r>
      <w:r w:rsidRPr="00DB0EA8">
        <w:rPr>
          <w:rFonts w:cs="Traditional Arabic"/>
          <w:color w:val="000000"/>
          <w14:textFill>
            <w14:solidFill>
              <w14:srgbClr w14:val="000000">
                <w14:alpha w14:val="30000"/>
              </w14:srgbClr>
            </w14:solidFill>
          </w14:textFill>
        </w:rPr>
        <w:t xml:space="preserve"> Very Mild </w:t>
      </w:r>
      <w:r w:rsidRPr="00DB0EA8">
        <w:rPr>
          <w:rFonts w:cs="Traditional Arabic" w:hint="cs"/>
          <w:color w:val="000000"/>
          <w:rtl/>
          <w:lang w:val="de-DE"/>
          <w14:textFill>
            <w14:solidFill>
              <w14:srgbClr w14:val="000000">
                <w14:alpha w14:val="30000"/>
              </w14:srgbClr>
            </w14:solidFill>
          </w14:textFill>
        </w:rPr>
        <w:t>و</w:t>
      </w:r>
      <w:r w:rsidRPr="00DB0EA8">
        <w:rPr>
          <w:rFonts w:cs="Traditional Arabic"/>
          <w:color w:val="000000"/>
          <w14:textFill>
            <w14:solidFill>
              <w14:srgbClr w14:val="000000">
                <w14:alpha w14:val="30000"/>
              </w14:srgbClr>
            </w14:solidFill>
          </w14:textFill>
        </w:rPr>
        <w:t xml:space="preserve">Mild Demented </w:t>
      </w:r>
      <w:r w:rsidRPr="00DB0EA8">
        <w:rPr>
          <w:rFonts w:cs="Traditional Arabic"/>
          <w:color w:val="000000"/>
          <w:rtl/>
          <w:lang w:val="de-DE"/>
          <w14:textFill>
            <w14:solidFill>
              <w14:srgbClr w14:val="000000">
                <w14:alpha w14:val="30000"/>
              </w14:srgbClr>
            </w14:solidFill>
          </w14:textFill>
        </w:rPr>
        <w:t>بسبب التشابه الدقيق في الأنماط البصرية وتداخل علامات التراجع العصبي المبكرة في صور الرنين المغناطيسي، مما يجعل الفروقات بينهما دقيقة للغاية</w:t>
      </w:r>
      <w:r w:rsidRPr="00DB0EA8">
        <w:rPr>
          <w:rFonts w:cs="Traditional Arabic"/>
          <w:color w:val="000000"/>
          <w14:textFill>
            <w14:solidFill>
              <w14:srgbClr w14:val="000000">
                <w14:alpha w14:val="30000"/>
              </w14:srgbClr>
            </w14:solidFill>
          </w14:textFill>
        </w:rPr>
        <w:t>.</w:t>
      </w:r>
      <w:r>
        <w:rPr>
          <w:rFonts w:cs="Traditional Arabic"/>
          <w:color w:val="000000"/>
          <w:rtl/>
          <w14:textFill>
            <w14:solidFill>
              <w14:srgbClr w14:val="000000">
                <w14:alpha w14:val="30000"/>
              </w14:srgbClr>
            </w14:solidFill>
          </w14:textFill>
        </w:rPr>
        <w:br/>
      </w:r>
      <w:r>
        <w:rPr>
          <w:rFonts w:cs="Traditional Arabic" w:hint="cs"/>
          <w:color w:val="000000"/>
          <w:rtl/>
          <w14:textFill>
            <w14:solidFill>
              <w14:srgbClr w14:val="000000">
                <w14:alpha w14:val="30000"/>
              </w14:srgbClr>
            </w14:solidFill>
          </w14:textFill>
        </w:rPr>
        <w:t xml:space="preserve">كما يُلاحظ أيضاً تصنيف بعض حالات </w:t>
      </w:r>
      <w:r w:rsidRPr="00DB0EA8">
        <w:rPr>
          <w:rFonts w:cs="Traditional Arabic"/>
          <w:color w:val="000000"/>
          <w14:textFill>
            <w14:solidFill>
              <w14:srgbClr w14:val="000000">
                <w14:alpha w14:val="30000"/>
              </w14:srgbClr>
            </w14:solidFill>
          </w14:textFill>
        </w:rPr>
        <w:t>Very Mild</w:t>
      </w:r>
      <w:r>
        <w:rPr>
          <w:rFonts w:cs="Traditional Arabic" w:hint="cs"/>
          <w:color w:val="000000"/>
          <w:rtl/>
          <w14:textFill>
            <w14:solidFill>
              <w14:srgbClr w14:val="000000">
                <w14:alpha w14:val="30000"/>
              </w14:srgbClr>
            </w14:solidFill>
          </w14:textFill>
        </w:rPr>
        <w:t xml:space="preserve"> على أنها </w:t>
      </w:r>
      <w:r>
        <w:rPr>
          <w:rFonts w:cs="Traditional Arabic"/>
          <w:color w:val="000000"/>
          <w:lang w:val="de-DE"/>
          <w14:textFill>
            <w14:solidFill>
              <w14:srgbClr w14:val="000000">
                <w14:alpha w14:val="30000"/>
              </w14:srgbClr>
            </w14:solidFill>
          </w14:textFill>
        </w:rPr>
        <w:t>non</w:t>
      </w:r>
      <w:r>
        <w:rPr>
          <w:rFonts w:cs="Traditional Arabic"/>
          <w:color w:val="000000"/>
          <w14:textFill>
            <w14:solidFill>
              <w14:srgbClr w14:val="000000">
                <w14:alpha w14:val="30000"/>
              </w14:srgbClr>
            </w14:solidFill>
          </w14:textFill>
        </w:rPr>
        <w:t>_</w:t>
      </w:r>
      <w:r w:rsidR="004042A6">
        <w:rPr>
          <w:rFonts w:cs="Traditional Arabic"/>
          <w:color w:val="000000"/>
          <w14:textFill>
            <w14:solidFill>
              <w14:srgbClr w14:val="000000">
                <w14:alpha w14:val="30000"/>
              </w14:srgbClr>
            </w14:solidFill>
          </w14:textFill>
        </w:rPr>
        <w:t xml:space="preserve">demented </w:t>
      </w:r>
      <w:r w:rsidR="004042A6">
        <w:rPr>
          <w:rFonts w:cs="Traditional Arabic" w:hint="cs"/>
          <w:color w:val="000000"/>
          <w:rtl/>
          <w:lang w:bidi="ar-SY"/>
          <w14:textFill>
            <w14:solidFill>
              <w14:srgbClr w14:val="000000">
                <w14:alpha w14:val="30000"/>
              </w14:srgbClr>
            </w14:solidFill>
          </w14:textFill>
        </w:rPr>
        <w:t>بنسبة</w:t>
      </w:r>
      <w:r>
        <w:rPr>
          <w:rFonts w:cs="Traditional Arabic" w:hint="cs"/>
          <w:color w:val="000000"/>
          <w:rtl/>
          <w:lang w:bidi="ar-SY"/>
          <w14:textFill>
            <w14:solidFill>
              <w14:srgbClr w14:val="000000">
                <w14:alpha w14:val="30000"/>
              </w14:srgbClr>
            </w14:solidFill>
          </w14:textFill>
        </w:rPr>
        <w:t xml:space="preserve"> عالية (205 عينات) مقارنة بباقي الصفوف.</w:t>
      </w:r>
    </w:p>
    <w:p w14:paraId="0E38DFE7" w14:textId="5627993B" w:rsidR="00351359" w:rsidRDefault="00351359" w:rsidP="002C5A4E">
      <w:pPr>
        <w:rPr>
          <w:rFonts w:cs="Traditional Arabic"/>
          <w:color w:val="000000"/>
          <w:rtl/>
          <w:lang w:bidi="ar-SY"/>
          <w14:textFill>
            <w14:solidFill>
              <w14:srgbClr w14:val="000000">
                <w14:alpha w14:val="30000"/>
              </w14:srgbClr>
            </w14:solidFill>
          </w14:textFill>
        </w:rPr>
      </w:pPr>
      <w:r>
        <w:rPr>
          <w:rFonts w:cs="Traditional Arabic" w:hint="cs"/>
          <w:color w:val="000000"/>
          <w:rtl/>
          <w:lang w:bidi="ar-SY"/>
          <w14:textFill>
            <w14:solidFill>
              <w14:srgbClr w14:val="000000">
                <w14:alpha w14:val="30000"/>
              </w14:srgbClr>
            </w14:solidFill>
          </w14:textFill>
        </w:rPr>
        <w:t>وبالمقارنة مع الورقة البحثية، نجد النتائج هذه مقبولة مع اختلاف بنسبة 2% في الدقة.</w:t>
      </w:r>
      <w:sdt>
        <w:sdtPr>
          <w:rPr>
            <w:rFonts w:cs="Traditional Arabic" w:hint="cs"/>
            <w:color w:val="000000"/>
            <w:rtl/>
            <w:lang w:bidi="ar-SY"/>
            <w14:textFill>
              <w14:solidFill>
                <w14:srgbClr w14:val="000000">
                  <w14:alpha w14:val="30000"/>
                </w14:srgbClr>
              </w14:solidFill>
            </w14:textFill>
          </w:rPr>
          <w:id w:val="-29648680"/>
          <w:citation/>
        </w:sdtPr>
        <w:sdtContent>
          <w:r w:rsidR="00F91A9E">
            <w:rPr>
              <w:rFonts w:cs="Traditional Arabic"/>
              <w:color w:val="000000"/>
              <w:rtl/>
              <w:lang w:bidi="ar-SY"/>
              <w14:textFill>
                <w14:solidFill>
                  <w14:srgbClr w14:val="000000">
                    <w14:alpha w14:val="30000"/>
                  </w14:srgbClr>
                </w14:solidFill>
              </w14:textFill>
            </w:rPr>
            <w:fldChar w:fldCharType="begin"/>
          </w:r>
          <w:r w:rsidR="00F01266">
            <w:rPr>
              <w:rFonts w:cs="Traditional Arabic"/>
              <w:color w:val="000000"/>
              <w:lang w:bidi="ar-SY"/>
              <w14:textFill>
                <w14:solidFill>
                  <w14:srgbClr w14:val="000000">
                    <w14:alpha w14:val="30000"/>
                  </w14:srgbClr>
                </w14:solidFill>
              </w14:textFill>
            </w:rPr>
            <w:instrText>CITATION 2 \l 10241</w:instrText>
          </w:r>
          <w:r w:rsidR="00F01266">
            <w:rPr>
              <w:rFonts w:cs="Traditional Arabic"/>
              <w:color w:val="000000"/>
              <w:rtl/>
              <w:lang w:bidi="ar-SY"/>
              <w14:textFill>
                <w14:solidFill>
                  <w14:srgbClr w14:val="000000">
                    <w14:alpha w14:val="30000"/>
                  </w14:srgbClr>
                </w14:solidFill>
              </w14:textFill>
            </w:rPr>
            <w:instrText xml:space="preserve"> </w:instrText>
          </w:r>
          <w:r w:rsidR="00F91A9E">
            <w:rPr>
              <w:rFonts w:cs="Traditional Arabic"/>
              <w:color w:val="000000"/>
              <w:rtl/>
              <w:lang w:bidi="ar-SY"/>
              <w14:textFill>
                <w14:solidFill>
                  <w14:srgbClr w14:val="000000">
                    <w14:alpha w14:val="30000"/>
                  </w14:srgbClr>
                </w14:solidFill>
              </w14:textFill>
            </w:rPr>
            <w:fldChar w:fldCharType="separate"/>
          </w:r>
          <w:r w:rsidR="002819D6">
            <w:rPr>
              <w:rFonts w:cs="Traditional Arabic"/>
              <w:noProof/>
              <w:color w:val="000000"/>
              <w:rtl/>
              <w:lang w:bidi="ar-SY"/>
              <w14:textFill>
                <w14:solidFill>
                  <w14:srgbClr w14:val="000000">
                    <w14:alpha w14:val="30000"/>
                  </w14:srgbClr>
                </w14:solidFill>
              </w14:textFill>
            </w:rPr>
            <w:t xml:space="preserve"> </w:t>
          </w:r>
          <w:r w:rsidR="002819D6" w:rsidRPr="002819D6">
            <w:rPr>
              <w:rFonts w:cs="Traditional Arabic"/>
              <w:noProof/>
              <w:color w:val="000000"/>
              <w:lang w:bidi="ar-SY"/>
              <w14:textFill>
                <w14:solidFill>
                  <w14:srgbClr w14:val="000000">
                    <w14:alpha w14:val="30000"/>
                  </w14:srgbClr>
                </w14:solidFill>
              </w14:textFill>
            </w:rPr>
            <w:t>[3]</w:t>
          </w:r>
          <w:r w:rsidR="00F91A9E">
            <w:rPr>
              <w:rFonts w:cs="Traditional Arabic"/>
              <w:color w:val="000000"/>
              <w:rtl/>
              <w:lang w:bidi="ar-SY"/>
              <w14:textFill>
                <w14:solidFill>
                  <w14:srgbClr w14:val="000000">
                    <w14:alpha w14:val="30000"/>
                  </w14:srgbClr>
                </w14:solidFill>
              </w14:textFill>
            </w:rPr>
            <w:fldChar w:fldCharType="end"/>
          </w:r>
        </w:sdtContent>
      </w:sdt>
    </w:p>
    <w:p w14:paraId="46FDC097" w14:textId="0FD2426A" w:rsidR="009E76D6" w:rsidRDefault="009E76D6">
      <w:pPr>
        <w:rPr>
          <w:rFonts w:cs="Traditional Arabic"/>
          <w:color w:val="000000"/>
          <w:rtl/>
          <w:lang w:bidi="ar-SY"/>
          <w14:textFill>
            <w14:solidFill>
              <w14:srgbClr w14:val="000000">
                <w14:alpha w14:val="30000"/>
              </w14:srgbClr>
            </w14:solidFill>
          </w14:textFill>
        </w:rPr>
      </w:pPr>
      <w:r>
        <w:rPr>
          <w:rFonts w:cs="Traditional Arabic"/>
          <w:color w:val="000000"/>
          <w:rtl/>
          <w:lang w:bidi="ar-SY"/>
          <w14:textFill>
            <w14:solidFill>
              <w14:srgbClr w14:val="000000">
                <w14:alpha w14:val="30000"/>
              </w14:srgbClr>
            </w14:solidFill>
          </w14:textFill>
        </w:rPr>
        <w:br w:type="page"/>
      </w:r>
    </w:p>
    <w:p w14:paraId="104AA305" w14:textId="39FCF96A" w:rsidR="009E76D6" w:rsidRDefault="009E76D6" w:rsidP="009E76D6">
      <w:pPr>
        <w:spacing w:before="0" w:line="240" w:lineRule="auto"/>
        <w:jc w:val="center"/>
        <w:rPr>
          <w:rFonts w:cs="Traditional Arabic"/>
          <w:b/>
          <w:bCs/>
          <w:sz w:val="48"/>
          <w:szCs w:val="48"/>
          <w:rtl/>
          <w:lang w:bidi="ar-SY"/>
        </w:rPr>
      </w:pPr>
      <w:r w:rsidRPr="009E76D6">
        <w:rPr>
          <w:rFonts w:cs="Traditional Arabic" w:hint="cs"/>
          <w:b/>
          <w:bCs/>
          <w:sz w:val="48"/>
          <w:szCs w:val="48"/>
          <w:rtl/>
          <w:lang w:bidi="ar-SY"/>
        </w:rPr>
        <w:lastRenderedPageBreak/>
        <w:t>الفصل الخامس</w:t>
      </w:r>
    </w:p>
    <w:p w14:paraId="3B7565C1" w14:textId="5E30DCA5" w:rsidR="009E76D6" w:rsidRDefault="009E76D6" w:rsidP="009E76D6">
      <w:pPr>
        <w:pStyle w:val="Heading1"/>
        <w:spacing w:before="0" w:line="240" w:lineRule="auto"/>
        <w:rPr>
          <w:rFonts w:cs="Traditional Arabic"/>
          <w:rtl/>
          <w:lang w:bidi="ar-SY"/>
        </w:rPr>
      </w:pPr>
      <w:r w:rsidRPr="009E76D6">
        <w:rPr>
          <w:rFonts w:cs="Traditional Arabic"/>
          <w:rtl/>
          <w:lang w:bidi="ar-SY"/>
        </w:rPr>
        <w:t>تجارب على النموذج المختار</w:t>
      </w:r>
    </w:p>
    <w:p w14:paraId="0342C38F" w14:textId="23119693" w:rsidR="009E76D6" w:rsidRDefault="009E76D6" w:rsidP="006062D8">
      <w:pPr>
        <w:jc w:val="center"/>
        <w:rPr>
          <w:rFonts w:cs="Traditional Arabic"/>
          <w:b/>
          <w:bCs/>
          <w:i/>
          <w:iCs/>
          <w:color w:val="000000"/>
          <w:sz w:val="26"/>
          <w:szCs w:val="26"/>
          <w:rtl/>
          <w:lang w:bidi="ar-SY"/>
          <w14:textFill>
            <w14:solidFill>
              <w14:srgbClr w14:val="000000">
                <w14:alpha w14:val="30000"/>
              </w14:srgbClr>
            </w14:solidFill>
          </w14:textFill>
        </w:rPr>
      </w:pPr>
      <w:r w:rsidRPr="006062D8">
        <w:rPr>
          <w:rFonts w:cs="Traditional Arabic"/>
          <w:b/>
          <w:bCs/>
          <w:i/>
          <w:iCs/>
          <w:color w:val="000000"/>
          <w:sz w:val="26"/>
          <w:szCs w:val="26"/>
          <w:rtl/>
          <w:lang w:bidi="ar-SY"/>
          <w14:textFill>
            <w14:solidFill>
              <w14:srgbClr w14:val="000000">
                <w14:alpha w14:val="30000"/>
              </w14:srgbClr>
            </w14:solidFill>
          </w14:textFill>
        </w:rPr>
        <w:t xml:space="preserve">يهدف هذا الفصل الى استعراض نتائج </w:t>
      </w:r>
      <w:r w:rsidR="006062D8" w:rsidRPr="006062D8">
        <w:rPr>
          <w:rFonts w:cs="Traditional Arabic"/>
          <w:b/>
          <w:bCs/>
          <w:i/>
          <w:iCs/>
          <w:color w:val="000000"/>
          <w:sz w:val="26"/>
          <w:szCs w:val="26"/>
          <w:rtl/>
          <w:lang w:bidi="ar-SY"/>
          <w14:textFill>
            <w14:solidFill>
              <w14:srgbClr w14:val="000000">
                <w14:alpha w14:val="30000"/>
              </w14:srgbClr>
            </w14:solidFill>
          </w14:textFill>
        </w:rPr>
        <w:t>مجموعة من التجارب على النموذج ومناقشتها</w:t>
      </w:r>
    </w:p>
    <w:p w14:paraId="7FB0F857" w14:textId="1B91CE1B" w:rsidR="00FF1319" w:rsidRPr="007F3669" w:rsidRDefault="006062D8" w:rsidP="007F3669">
      <w:pPr>
        <w:pStyle w:val="Heading2"/>
        <w:rPr>
          <w:rFonts w:cs="Traditional Arabic"/>
          <w:rtl/>
          <w:lang w:bidi="ar-SY"/>
        </w:rPr>
      </w:pPr>
      <w:r w:rsidRPr="006062D8">
        <w:rPr>
          <w:rFonts w:cs="Traditional Arabic"/>
          <w:rtl/>
          <w:lang w:bidi="ar-SY"/>
        </w:rPr>
        <w:t>التجربة الأولى</w:t>
      </w:r>
      <w:r>
        <w:rPr>
          <w:rFonts w:cs="Traditional Arabic" w:hint="cs"/>
          <w:rtl/>
          <w:lang w:bidi="ar-SY"/>
        </w:rPr>
        <w:t xml:space="preserve"> -</w:t>
      </w:r>
      <w:r w:rsidR="00FF1319">
        <w:rPr>
          <w:rFonts w:cs="Traditional Arabic" w:hint="cs"/>
          <w:rtl/>
          <w:lang w:bidi="ar-SY"/>
        </w:rPr>
        <w:t>الضبط التدريجي للمعاملات</w:t>
      </w:r>
      <w:r w:rsidR="00FF1319">
        <w:rPr>
          <w:rFonts w:cs="Traditional Arabic"/>
          <w:lang w:bidi="ar-SY"/>
        </w:rPr>
        <w:t>:</w:t>
      </w:r>
    </w:p>
    <w:p w14:paraId="34D9A8B3" w14:textId="77777777" w:rsidR="00BB1C5E" w:rsidRDefault="007F3669" w:rsidP="00BB1C5E">
      <w:pPr>
        <w:spacing w:before="0"/>
        <w:rPr>
          <w:rFonts w:cs="Traditional Arabic"/>
          <w:rtl/>
        </w:rPr>
      </w:pPr>
      <w:r w:rsidRPr="00E25727">
        <w:rPr>
          <w:rFonts w:cs="Traditional Arabic"/>
          <w:rtl/>
        </w:rPr>
        <w:t xml:space="preserve">تقسيم عملية </w:t>
      </w:r>
      <w:r w:rsidRPr="00E25727">
        <w:rPr>
          <w:rFonts w:cs="Traditional Arabic"/>
          <w:rtl/>
          <w:lang w:bidi="ar-SY"/>
        </w:rPr>
        <w:t>التدريب</w:t>
      </w:r>
      <w:r w:rsidRPr="00E25727">
        <w:rPr>
          <w:rFonts w:cs="Traditional Arabic"/>
          <w:rtl/>
        </w:rPr>
        <w:t xml:space="preserve"> إلى ثلاث مراحل متدرجة: تُركَّز </w:t>
      </w:r>
      <w:r w:rsidRPr="00E25727">
        <w:rPr>
          <w:rFonts w:cs="Traditional Arabic"/>
          <w:b/>
          <w:bCs/>
          <w:rtl/>
        </w:rPr>
        <w:t>المرحلة الأولى</w:t>
      </w:r>
      <w:r w:rsidRPr="00E25727">
        <w:rPr>
          <w:rFonts w:cs="Traditional Arabic"/>
          <w:rtl/>
        </w:rPr>
        <w:t xml:space="preserve"> على تدريب طبقة التصنيف النهائية</w:t>
      </w:r>
      <w:r w:rsidRPr="00E25727">
        <w:rPr>
          <w:rFonts w:cs="Traditional Arabic"/>
        </w:rPr>
        <w:t xml:space="preserve"> (fc) </w:t>
      </w:r>
      <w:r w:rsidRPr="00E25727">
        <w:rPr>
          <w:rFonts w:cs="Traditional Arabic"/>
          <w:rtl/>
        </w:rPr>
        <w:t xml:space="preserve">فقط مع تجميد كافة طبقات العمود الفقري للشبكة، يليها في </w:t>
      </w:r>
      <w:r w:rsidRPr="00E25727">
        <w:rPr>
          <w:rFonts w:cs="Traditional Arabic"/>
          <w:b/>
          <w:bCs/>
          <w:rtl/>
        </w:rPr>
        <w:t>المرحلة الثانية</w:t>
      </w:r>
      <w:r w:rsidRPr="00E25727">
        <w:rPr>
          <w:rFonts w:cs="Traditional Arabic"/>
          <w:rtl/>
        </w:rPr>
        <w:t xml:space="preserve"> فك تجميد الكتل العميقة ذات الخصائص عالية المستوى</w:t>
      </w:r>
      <w:r w:rsidRPr="00E25727">
        <w:rPr>
          <w:rFonts w:cs="Traditional Arabic"/>
        </w:rPr>
        <w:t xml:space="preserve"> (layer4) </w:t>
      </w:r>
      <w:r w:rsidRPr="00E25727">
        <w:rPr>
          <w:rFonts w:cs="Traditional Arabic"/>
          <w:rtl/>
        </w:rPr>
        <w:t>لضبطها جنبًا إلى جنب مع طبقة التصنيف، وتُختتم العملية بـ</w:t>
      </w:r>
      <w:r w:rsidRPr="00E25727">
        <w:rPr>
          <w:rFonts w:cs="Traditional Arabic"/>
          <w:b/>
          <w:bCs/>
          <w:rtl/>
        </w:rPr>
        <w:t>المرحلة الثالثة</w:t>
      </w:r>
      <w:r w:rsidRPr="00E25727">
        <w:rPr>
          <w:rFonts w:cs="Traditional Arabic"/>
          <w:rtl/>
        </w:rPr>
        <w:t xml:space="preserve"> التي تشمل فك التجميد الشامل لكافة طبقات النموذج والضبط الدقيق الشامل</w:t>
      </w:r>
      <w:r w:rsidRPr="00E25727">
        <w:rPr>
          <w:rFonts w:cs="Traditional Arabic"/>
        </w:rPr>
        <w:t xml:space="preserve"> (End-to-End Fine-Tuning) </w:t>
      </w:r>
      <w:r w:rsidRPr="00E25727">
        <w:rPr>
          <w:rFonts w:cs="Traditional Arabic"/>
          <w:rtl/>
        </w:rPr>
        <w:t>باستعمال معدل تعلم منخفض جدًا</w:t>
      </w:r>
      <w:r w:rsidRPr="00E25727">
        <w:rPr>
          <w:rFonts w:cs="Traditional Arabic"/>
        </w:rPr>
        <w:t xml:space="preserve">. </w:t>
      </w:r>
      <w:r w:rsidRPr="00E25727">
        <w:rPr>
          <w:rFonts w:cs="Traditional Arabic"/>
          <w:rtl/>
        </w:rPr>
        <w:t>تكتمل المنهجية بالتقييم الخارجي للنموذج عبر اختباره على مجموعة بيانات مستقلة تمامًا</w:t>
      </w:r>
      <w:r w:rsidRPr="00E25727">
        <w:rPr>
          <w:rFonts w:cs="Traditional Arabic"/>
        </w:rPr>
        <w:t xml:space="preserve"> (ADNI Dataset) </w:t>
      </w:r>
      <w:r w:rsidRPr="00E25727">
        <w:rPr>
          <w:rFonts w:cs="Traditional Arabic"/>
          <w:rtl/>
        </w:rPr>
        <w:t>لم تدخل في أي من مراحل التدريب أو اختيار الأنماط</w:t>
      </w:r>
      <w:r w:rsidR="00BB1C5E">
        <w:rPr>
          <w:rFonts w:cs="Traditional Arabic" w:hint="cs"/>
          <w:rtl/>
        </w:rPr>
        <w:t>.</w:t>
      </w:r>
    </w:p>
    <w:p w14:paraId="27B2DEDD" w14:textId="25C0E387" w:rsidR="00BB1C5E" w:rsidRDefault="00BB1C5E" w:rsidP="00EB463F">
      <w:pPr>
        <w:spacing w:before="0"/>
        <w:rPr>
          <w:rFonts w:cs="Traditional Arabic"/>
        </w:rPr>
      </w:pPr>
      <w:r>
        <w:rPr>
          <w:rFonts w:cs="Traditional Arabic" w:hint="cs"/>
          <w:rtl/>
        </w:rPr>
        <w:t>ا</w:t>
      </w:r>
      <w:r w:rsidR="000C59EE">
        <w:rPr>
          <w:rFonts w:cs="Traditional Arabic" w:hint="cs"/>
          <w:rtl/>
        </w:rPr>
        <w:t>ِ</w:t>
      </w:r>
      <w:r>
        <w:rPr>
          <w:rFonts w:cs="Traditional Arabic" w:hint="cs"/>
          <w:rtl/>
        </w:rPr>
        <w:t>عتمدت هذه المنهجية لا</w:t>
      </w:r>
      <w:r w:rsidRPr="00BB1C5E">
        <w:rPr>
          <w:rFonts w:cs="Traditional Arabic"/>
          <w:rtl/>
        </w:rPr>
        <w:t>لتقاط أنماط الضمور والتغيرات النسيجية الدقيقة في الطبقات العميقة (</w:t>
      </w:r>
      <w:r w:rsidRPr="00BB1C5E">
        <w:rPr>
          <w:rFonts w:cs="Traditional Arabic"/>
        </w:rPr>
        <w:t>layer4</w:t>
      </w:r>
      <w:r w:rsidRPr="00BB1C5E">
        <w:rPr>
          <w:rFonts w:cs="Traditional Arabic"/>
          <w:rtl/>
        </w:rPr>
        <w:t xml:space="preserve">) تدريجيًا دون إتلاف الخصائص الهيكلية العامة </w:t>
      </w:r>
      <w:r w:rsidR="00EB463F">
        <w:rPr>
          <w:rFonts w:cs="Traditional Arabic" w:hint="cs"/>
          <w:rtl/>
        </w:rPr>
        <w:t>و</w:t>
      </w:r>
      <w:r w:rsidRPr="00BB1C5E">
        <w:rPr>
          <w:rFonts w:cs="Traditional Arabic"/>
          <w:rtl/>
        </w:rPr>
        <w:t>حماية الأوزان المستقرة للشبكة الضخمة وتكييفها بمعدلات تعلم منخفضة ومتدرجة لمنع حفظ البيانات الطبية وضمان استقرار التدريب.</w:t>
      </w:r>
    </w:p>
    <w:p w14:paraId="6164B652" w14:textId="26DF0D05" w:rsidR="00194E27" w:rsidRPr="00194E27" w:rsidRDefault="00194E27" w:rsidP="00EB463F">
      <w:pPr>
        <w:spacing w:before="0"/>
        <w:rPr>
          <w:rFonts w:cs="Traditional Arabic"/>
          <w:rtl/>
          <w:lang w:bidi="ar-SY"/>
        </w:rPr>
      </w:pPr>
      <w:r>
        <w:rPr>
          <w:rFonts w:cs="Traditional Arabic" w:hint="cs"/>
          <w:rtl/>
        </w:rPr>
        <w:t xml:space="preserve">جرى تدريب النموذج على </w:t>
      </w:r>
      <w:r w:rsidRPr="00194E27">
        <w:rPr>
          <w:rFonts w:cs="Traditional Arabic" w:hint="cs"/>
          <w:b/>
          <w:bCs/>
          <w:rtl/>
        </w:rPr>
        <w:t>5 دورات تدريبية</w:t>
      </w:r>
      <w:r>
        <w:rPr>
          <w:rFonts w:cs="Traditional Arabic" w:hint="cs"/>
          <w:rtl/>
        </w:rPr>
        <w:t xml:space="preserve"> لكل </w:t>
      </w:r>
      <w:r>
        <w:rPr>
          <w:rFonts w:cs="Traditional Arabic" w:hint="cs"/>
          <w:rtl/>
          <w:lang w:bidi="ar-SY"/>
        </w:rPr>
        <w:t>مرحلة</w:t>
      </w:r>
      <w:r w:rsidR="000C59EE">
        <w:rPr>
          <w:rFonts w:cs="Traditional Arabic" w:hint="cs"/>
          <w:rtl/>
          <w:lang w:bidi="ar-SY"/>
        </w:rPr>
        <w:t>، ووفقاً للتالي:</w:t>
      </w:r>
    </w:p>
    <w:tbl>
      <w:tblPr>
        <w:tblStyle w:val="a3"/>
        <w:bidiVisual/>
        <w:tblW w:w="8963" w:type="dxa"/>
        <w:tblLook w:val="04A0" w:firstRow="1" w:lastRow="0" w:firstColumn="1" w:lastColumn="0" w:noHBand="0" w:noVBand="1"/>
      </w:tblPr>
      <w:tblGrid>
        <w:gridCol w:w="1367"/>
        <w:gridCol w:w="1445"/>
        <w:gridCol w:w="1368"/>
        <w:gridCol w:w="4783"/>
      </w:tblGrid>
      <w:tr w:rsidR="00194E27" w14:paraId="60CB9830" w14:textId="77777777" w:rsidTr="000C59EE">
        <w:tc>
          <w:tcPr>
            <w:tcW w:w="1367" w:type="dxa"/>
          </w:tcPr>
          <w:p w14:paraId="677A85D6" w14:textId="63694762" w:rsidR="00194E27" w:rsidRDefault="00194E27" w:rsidP="00194E27">
            <w:pPr>
              <w:jc w:val="center"/>
              <w:rPr>
                <w:rFonts w:cs="Traditional Arabic"/>
                <w:rtl/>
              </w:rPr>
            </w:pPr>
            <w:r>
              <w:rPr>
                <w:rFonts w:cs="Traditional Arabic"/>
              </w:rPr>
              <w:t>Stage3 learning Rate</w:t>
            </w:r>
          </w:p>
        </w:tc>
        <w:tc>
          <w:tcPr>
            <w:tcW w:w="1445" w:type="dxa"/>
          </w:tcPr>
          <w:p w14:paraId="626D3EAD" w14:textId="6A3BBAD2" w:rsidR="00194E27" w:rsidRDefault="00194E27" w:rsidP="00194E27">
            <w:pPr>
              <w:jc w:val="center"/>
              <w:rPr>
                <w:rFonts w:cs="Traditional Arabic"/>
                <w:rtl/>
              </w:rPr>
            </w:pPr>
            <w:r>
              <w:rPr>
                <w:rFonts w:cs="Traditional Arabic"/>
              </w:rPr>
              <w:t>Stage 2learning Rate</w:t>
            </w:r>
          </w:p>
        </w:tc>
        <w:tc>
          <w:tcPr>
            <w:tcW w:w="1368" w:type="dxa"/>
          </w:tcPr>
          <w:p w14:paraId="140A6E2F" w14:textId="6328AEE0" w:rsidR="00194E27" w:rsidRPr="00194E27" w:rsidRDefault="00194E27" w:rsidP="00194E27">
            <w:pPr>
              <w:jc w:val="center"/>
              <w:rPr>
                <w:rFonts w:cs="Traditional Arabic"/>
              </w:rPr>
            </w:pPr>
            <w:r>
              <w:rPr>
                <w:rFonts w:cs="Traditional Arabic"/>
              </w:rPr>
              <w:t>Stage1 learning Rate</w:t>
            </w:r>
          </w:p>
        </w:tc>
        <w:tc>
          <w:tcPr>
            <w:tcW w:w="4783" w:type="dxa"/>
          </w:tcPr>
          <w:p w14:paraId="6F31B3CC" w14:textId="20C56557" w:rsidR="00194E27" w:rsidRDefault="00194E27" w:rsidP="00194E27">
            <w:pPr>
              <w:jc w:val="center"/>
              <w:rPr>
                <w:rFonts w:cs="Traditional Arabic"/>
                <w:rtl/>
              </w:rPr>
            </w:pPr>
            <w:r>
              <w:rPr>
                <w:rFonts w:cs="Traditional Arabic"/>
              </w:rPr>
              <w:t>LR Schedular</w:t>
            </w:r>
          </w:p>
        </w:tc>
      </w:tr>
      <w:tr w:rsidR="00194E27" w14:paraId="215E8C41" w14:textId="77777777" w:rsidTr="000C59EE">
        <w:tc>
          <w:tcPr>
            <w:tcW w:w="1367" w:type="dxa"/>
          </w:tcPr>
          <w:p w14:paraId="7D9A45AC" w14:textId="6D97AD99" w:rsidR="00194E27" w:rsidRDefault="00194E27" w:rsidP="00194E27">
            <w:pPr>
              <w:jc w:val="center"/>
              <w:rPr>
                <w:rFonts w:cs="Traditional Arabic"/>
                <w:rtl/>
              </w:rPr>
            </w:pPr>
            <w:r>
              <w:rPr>
                <w:rFonts w:cs="Traditional Arabic"/>
              </w:rPr>
              <w:t>0.0001</w:t>
            </w:r>
          </w:p>
        </w:tc>
        <w:tc>
          <w:tcPr>
            <w:tcW w:w="1445" w:type="dxa"/>
          </w:tcPr>
          <w:p w14:paraId="226FC854" w14:textId="1E588B4F" w:rsidR="00194E27" w:rsidRDefault="00194E27" w:rsidP="00194E27">
            <w:pPr>
              <w:jc w:val="center"/>
              <w:rPr>
                <w:rFonts w:cs="Traditional Arabic"/>
                <w:rtl/>
              </w:rPr>
            </w:pPr>
            <w:r>
              <w:rPr>
                <w:rFonts w:cs="Traditional Arabic"/>
              </w:rPr>
              <w:t>0.0001</w:t>
            </w:r>
          </w:p>
        </w:tc>
        <w:tc>
          <w:tcPr>
            <w:tcW w:w="1368" w:type="dxa"/>
          </w:tcPr>
          <w:p w14:paraId="35650746" w14:textId="3DB67C73" w:rsidR="00194E27" w:rsidRDefault="00194E27" w:rsidP="00194E27">
            <w:pPr>
              <w:jc w:val="center"/>
              <w:rPr>
                <w:rFonts w:cs="Traditional Arabic"/>
                <w:rtl/>
              </w:rPr>
            </w:pPr>
            <w:r>
              <w:rPr>
                <w:rFonts w:cs="Traditional Arabic"/>
              </w:rPr>
              <w:t>0.001</w:t>
            </w:r>
          </w:p>
        </w:tc>
        <w:tc>
          <w:tcPr>
            <w:tcW w:w="4783" w:type="dxa"/>
          </w:tcPr>
          <w:p w14:paraId="7FD4CA37" w14:textId="629611E2" w:rsidR="00194E27" w:rsidRDefault="000C59EE" w:rsidP="000C59EE">
            <w:pPr>
              <w:keepNext/>
              <w:jc w:val="center"/>
              <w:rPr>
                <w:rFonts w:cs="Traditional Arabic"/>
                <w:rtl/>
              </w:rPr>
            </w:pPr>
            <w:r w:rsidRPr="00194E27">
              <w:rPr>
                <w:rFonts w:cs="Traditional Arabic"/>
              </w:rPr>
              <w:t>CosineAnnealingLR (</w:t>
            </w:r>
            <w:r w:rsidR="00194E27" w:rsidRPr="00194E27">
              <w:rPr>
                <w:rFonts w:cs="Traditional Arabic"/>
              </w:rPr>
              <w:t>T_max=</w:t>
            </w:r>
            <w:r w:rsidRPr="00194E27">
              <w:rPr>
                <w:rFonts w:cs="Traditional Arabic"/>
              </w:rPr>
              <w:t>max (</w:t>
            </w:r>
            <w:r w:rsidR="00194E27" w:rsidRPr="00194E27">
              <w:rPr>
                <w:rFonts w:cs="Traditional Arabic"/>
              </w:rPr>
              <w:t>epochs, 1))</w:t>
            </w:r>
          </w:p>
        </w:tc>
      </w:tr>
    </w:tbl>
    <w:p w14:paraId="4A8914A0" w14:textId="03FA6C97" w:rsidR="000C59EE" w:rsidRPr="00BB1C5E" w:rsidRDefault="000C59EE" w:rsidP="000C59EE">
      <w:pPr>
        <w:pStyle w:val="Caption"/>
        <w:jc w:val="center"/>
        <w:rPr>
          <w:rFonts w:cs="Traditional Arabic"/>
          <w:rtl/>
        </w:rPr>
      </w:pPr>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Pr>
          <w:noProof/>
          <w:rtl/>
        </w:rPr>
        <w:t>2</w:t>
      </w:r>
      <w:r>
        <w:rPr>
          <w:rtl/>
        </w:rPr>
        <w:fldChar w:fldCharType="end"/>
      </w:r>
      <w:r>
        <w:t xml:space="preserve"> </w:t>
      </w:r>
      <w:r>
        <w:rPr>
          <w:rFonts w:hint="cs"/>
          <w:rtl/>
          <w:lang w:bidi="ar-SY"/>
        </w:rPr>
        <w:t>المعاملات الفائقة للتجربة الأولى</w:t>
      </w:r>
    </w:p>
    <w:p w14:paraId="3F6499E8" w14:textId="244CB0BB" w:rsidR="00EB463F" w:rsidRDefault="00EB463F" w:rsidP="00EB463F">
      <w:pPr>
        <w:pStyle w:val="Heading3"/>
      </w:pPr>
      <w:r>
        <w:rPr>
          <w:rFonts w:hint="cs"/>
          <w:rtl/>
        </w:rPr>
        <w:t>منحني التعلم</w:t>
      </w:r>
      <w:r w:rsidR="00194E27">
        <w:rPr>
          <w:rFonts w:hint="cs"/>
          <w:rtl/>
        </w:rPr>
        <w:t xml:space="preserve"> والنتائج على التدريب:</w:t>
      </w:r>
    </w:p>
    <w:p w14:paraId="40CB52B3" w14:textId="77777777" w:rsidR="000C59EE" w:rsidRDefault="000C59EE" w:rsidP="000C59EE">
      <w:pPr>
        <w:rPr>
          <w:rtl/>
        </w:rPr>
      </w:pPr>
      <w:r>
        <w:rPr>
          <w:rFonts w:hint="cs"/>
          <w:rtl/>
        </w:rPr>
        <w:t>حقق النموذج النتائج التالية في الدورة التدريبية الأخيرة:</w:t>
      </w:r>
    </w:p>
    <w:tbl>
      <w:tblPr>
        <w:tblStyle w:val="TableGridLight"/>
        <w:bidiVisual/>
        <w:tblW w:w="8989" w:type="dxa"/>
        <w:tblInd w:w="-584" w:type="dxa"/>
        <w:tblLook w:val="04A0" w:firstRow="1" w:lastRow="0" w:firstColumn="1" w:lastColumn="0" w:noHBand="0" w:noVBand="1"/>
      </w:tblPr>
      <w:tblGrid>
        <w:gridCol w:w="2685"/>
        <w:gridCol w:w="2101"/>
        <w:gridCol w:w="2101"/>
        <w:gridCol w:w="2102"/>
      </w:tblGrid>
      <w:tr w:rsidR="000C59EE" w14:paraId="6D0F8ACB" w14:textId="77777777" w:rsidTr="00FD3D8B">
        <w:tc>
          <w:tcPr>
            <w:tcW w:w="2685" w:type="dxa"/>
          </w:tcPr>
          <w:p w14:paraId="53306AA7" w14:textId="77777777" w:rsidR="000C59EE" w:rsidRDefault="000C59EE" w:rsidP="004A011F">
            <w:pPr>
              <w:rPr>
                <w:rtl/>
              </w:rPr>
            </w:pPr>
            <w:r w:rsidRPr="000C59EE">
              <w:t xml:space="preserve">Val </w:t>
            </w:r>
            <w:r>
              <w:t>Acc</w:t>
            </w:r>
          </w:p>
        </w:tc>
        <w:tc>
          <w:tcPr>
            <w:tcW w:w="2101" w:type="dxa"/>
          </w:tcPr>
          <w:p w14:paraId="03786968" w14:textId="77777777" w:rsidR="000C59EE" w:rsidRDefault="000C59EE" w:rsidP="004A011F">
            <w:pPr>
              <w:rPr>
                <w:rtl/>
              </w:rPr>
            </w:pPr>
            <w:r w:rsidRPr="000C59EE">
              <w:t>Val Loss</w:t>
            </w:r>
          </w:p>
        </w:tc>
        <w:tc>
          <w:tcPr>
            <w:tcW w:w="2101" w:type="dxa"/>
          </w:tcPr>
          <w:p w14:paraId="3D705B00" w14:textId="77777777" w:rsidR="000C59EE" w:rsidRPr="000C59EE" w:rsidRDefault="000C59EE" w:rsidP="004A011F">
            <w:r w:rsidRPr="000C59EE">
              <w:t xml:space="preserve">Train </w:t>
            </w:r>
            <w:r>
              <w:t>Accu</w:t>
            </w:r>
          </w:p>
        </w:tc>
        <w:tc>
          <w:tcPr>
            <w:tcW w:w="2102" w:type="dxa"/>
          </w:tcPr>
          <w:p w14:paraId="1A5FECE3" w14:textId="77777777" w:rsidR="000C59EE" w:rsidRDefault="000C59EE" w:rsidP="004A011F">
            <w:pPr>
              <w:rPr>
                <w:rtl/>
              </w:rPr>
            </w:pPr>
            <w:r w:rsidRPr="000C59EE">
              <w:t>Train Loss</w:t>
            </w:r>
          </w:p>
        </w:tc>
      </w:tr>
      <w:tr w:rsidR="000C59EE" w14:paraId="71C50D86" w14:textId="77777777" w:rsidTr="00FD3D8B">
        <w:tc>
          <w:tcPr>
            <w:tcW w:w="2685" w:type="dxa"/>
          </w:tcPr>
          <w:p w14:paraId="084C6EC8" w14:textId="77777777" w:rsidR="000C59EE" w:rsidRDefault="000C59EE" w:rsidP="004A011F">
            <w:pPr>
              <w:rPr>
                <w:rtl/>
              </w:rPr>
            </w:pPr>
            <w:r w:rsidRPr="000C59EE">
              <w:t>0.9775</w:t>
            </w:r>
          </w:p>
        </w:tc>
        <w:tc>
          <w:tcPr>
            <w:tcW w:w="2101" w:type="dxa"/>
          </w:tcPr>
          <w:p w14:paraId="7742AAD2" w14:textId="77777777" w:rsidR="000C59EE" w:rsidRDefault="000C59EE" w:rsidP="004A011F">
            <w:pPr>
              <w:rPr>
                <w:rtl/>
              </w:rPr>
            </w:pPr>
            <w:r w:rsidRPr="000C59EE">
              <w:t>0.0623</w:t>
            </w:r>
          </w:p>
        </w:tc>
        <w:tc>
          <w:tcPr>
            <w:tcW w:w="2101" w:type="dxa"/>
          </w:tcPr>
          <w:p w14:paraId="53A03505" w14:textId="77777777" w:rsidR="000C59EE" w:rsidRDefault="000C59EE" w:rsidP="004A011F">
            <w:pPr>
              <w:rPr>
                <w:rtl/>
              </w:rPr>
            </w:pPr>
            <w:r w:rsidRPr="000C59EE">
              <w:t>0.9996</w:t>
            </w:r>
          </w:p>
        </w:tc>
        <w:tc>
          <w:tcPr>
            <w:tcW w:w="2102" w:type="dxa"/>
          </w:tcPr>
          <w:p w14:paraId="441EEF09" w14:textId="77777777" w:rsidR="000C59EE" w:rsidRDefault="000C59EE" w:rsidP="004A011F">
            <w:pPr>
              <w:rPr>
                <w:rtl/>
              </w:rPr>
            </w:pPr>
            <w:r w:rsidRPr="000C59EE">
              <w:t>0.0020</w:t>
            </w:r>
          </w:p>
        </w:tc>
      </w:tr>
    </w:tbl>
    <w:p w14:paraId="2FA4C50B" w14:textId="77777777" w:rsidR="000C59EE" w:rsidRDefault="000C59EE" w:rsidP="000C59EE"/>
    <w:p w14:paraId="3022C423" w14:textId="0B4686E2" w:rsidR="000C59EE" w:rsidRPr="000C59EE" w:rsidRDefault="000C59EE" w:rsidP="000C59EE"/>
    <w:p w14:paraId="6840D63E" w14:textId="56E3848D" w:rsidR="000C59EE" w:rsidRPr="000C59EE" w:rsidRDefault="000C59EE" w:rsidP="000C59EE">
      <w:pPr>
        <w:rPr>
          <w:rtl/>
        </w:rPr>
      </w:pPr>
    </w:p>
    <w:p w14:paraId="44CC040A" w14:textId="2326DA88" w:rsidR="000C59EE" w:rsidRPr="00194E27" w:rsidRDefault="000C59EE" w:rsidP="00194E27">
      <w:pPr>
        <w:rPr>
          <w:rtl/>
        </w:rPr>
      </w:pPr>
      <w:r>
        <w:rPr>
          <w:noProof/>
        </w:rPr>
        <w:lastRenderedPageBreak/>
        <mc:AlternateContent>
          <mc:Choice Requires="wps">
            <w:drawing>
              <wp:anchor distT="0" distB="0" distL="114300" distR="114300" simplePos="0" relativeHeight="251773952" behindDoc="0" locked="0" layoutInCell="1" allowOverlap="1" wp14:anchorId="2E6884D1" wp14:editId="65CF011A">
                <wp:simplePos x="0" y="0"/>
                <wp:positionH relativeFrom="column">
                  <wp:posOffset>-57150</wp:posOffset>
                </wp:positionH>
                <wp:positionV relativeFrom="paragraph">
                  <wp:posOffset>4131945</wp:posOffset>
                </wp:positionV>
                <wp:extent cx="5337175" cy="635"/>
                <wp:effectExtent l="0" t="0" r="15875" b="6985"/>
                <wp:wrapSquare wrapText="bothSides"/>
                <wp:docPr id="1448907993" name="Text Box 1"/>
                <wp:cNvGraphicFramePr/>
                <a:graphic xmlns:a="http://schemas.openxmlformats.org/drawingml/2006/main">
                  <a:graphicData uri="http://schemas.microsoft.com/office/word/2010/wordprocessingShape">
                    <wps:wsp>
                      <wps:cNvSpPr txBox="1"/>
                      <wps:spPr>
                        <a:xfrm>
                          <a:off x="0" y="0"/>
                          <a:ext cx="5337175" cy="635"/>
                        </a:xfrm>
                        <a:prstGeom prst="rect">
                          <a:avLst/>
                        </a:prstGeom>
                        <a:noFill/>
                        <a:ln>
                          <a:noFill/>
                        </a:ln>
                      </wps:spPr>
                      <wps:txbx>
                        <w:txbxContent>
                          <w:p w14:paraId="471A7B72" w14:textId="4DFE667E" w:rsidR="000C59EE" w:rsidRPr="000C59EE" w:rsidRDefault="000C59EE" w:rsidP="000C59EE">
                            <w:pPr>
                              <w:pStyle w:val="Caption"/>
                              <w:jc w:val="center"/>
                              <w:rPr>
                                <w:noProof/>
                                <w:lang w:bidi="ar-SY"/>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73589D">
                              <w:rPr>
                                <w:noProof/>
                                <w:rtl/>
                              </w:rPr>
                              <w:t>4</w:t>
                            </w:r>
                            <w:r>
                              <w:rPr>
                                <w:rtl/>
                              </w:rPr>
                              <w:fldChar w:fldCharType="end"/>
                            </w:r>
                            <w:r>
                              <w:rPr>
                                <w:rFonts w:hint="cs"/>
                                <w:noProof/>
                                <w:rtl/>
                                <w:lang w:bidi="ar-SY"/>
                              </w:rPr>
                              <w:t xml:space="preserve"> منحني الخسارة خلال مراحل التدريب الثلاثة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6884D1" id="_x0000_s1029" type="#_x0000_t202" style="position:absolute;left:0;text-align:left;margin-left:-4.5pt;margin-top:325.35pt;width:420.25pt;height:.05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" filled="f" stroked="f">
                <v:textbox style="mso-fit-shape-to-text:t" inset="0,0,0,0">
                  <w:txbxContent>
                    <w:p w14:paraId="471A7B72" w14:textId="4DFE667E" w:rsidR="000C59EE" w:rsidRPr="000C59EE" w:rsidRDefault="000C59EE" w:rsidP="000C59EE">
                      <w:pPr>
                        <w:pStyle w:val="Caption"/>
                        <w:jc w:val="center"/>
                        <w:rPr>
                          <w:noProof/>
                          <w:lang w:bidi="ar-SY"/>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73589D">
                        <w:rPr>
                          <w:noProof/>
                          <w:rtl/>
                        </w:rPr>
                        <w:t>4</w:t>
                      </w:r>
                      <w:r>
                        <w:rPr>
                          <w:rtl/>
                        </w:rPr>
                        <w:fldChar w:fldCharType="end"/>
                      </w:r>
                      <w:r>
                        <w:rPr>
                          <w:rFonts w:hint="cs"/>
                          <w:noProof/>
                          <w:rtl/>
                          <w:lang w:bidi="ar-SY"/>
                        </w:rPr>
                        <w:t xml:space="preserve"> منحني الخسارة خلال مراحل التدريب الثلاثة</w:t>
                      </w:r>
                    </w:p>
                  </w:txbxContent>
                </v:textbox>
                <w10:wrap type="square"/>
              </v:shape>
            </w:pict>
          </mc:Fallback>
        </mc:AlternateContent>
      </w:r>
      <w:r w:rsidRPr="00EB463F">
        <w:rPr>
          <w:noProof/>
          <w:rtl/>
        </w:rPr>
        <w:drawing>
          <wp:anchor distT="0" distB="0" distL="114300" distR="114300" simplePos="0" relativeHeight="251771904" behindDoc="1" locked="0" layoutInCell="1" allowOverlap="1" wp14:anchorId="3FC5B24B" wp14:editId="52DBEA41">
            <wp:simplePos x="0" y="0"/>
            <wp:positionH relativeFrom="column">
              <wp:posOffset>-54610</wp:posOffset>
            </wp:positionH>
            <wp:positionV relativeFrom="paragraph">
              <wp:posOffset>408305</wp:posOffset>
            </wp:positionV>
            <wp:extent cx="5337175" cy="3581400"/>
            <wp:effectExtent l="0" t="0" r="0" b="9525"/>
            <wp:wrapSquare wrapText="bothSides"/>
            <wp:docPr id="73102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28876" name=""/>
                    <pic:cNvPicPr/>
                  </pic:nvPicPr>
                  <pic:blipFill>
                    <a:blip r:embed="rId14"/>
                    <a:stretch>
                      <a:fillRect/>
                    </a:stretch>
                  </pic:blipFill>
                  <pic:spPr>
                    <a:xfrm>
                      <a:off x="0" y="0"/>
                      <a:ext cx="5337175" cy="3581400"/>
                    </a:xfrm>
                    <a:prstGeom prst="rect">
                      <a:avLst/>
                    </a:prstGeom>
                  </pic:spPr>
                </pic:pic>
              </a:graphicData>
            </a:graphic>
            <wp14:sizeRelV relativeFrom="margin">
              <wp14:pctHeight>0</wp14:pctHeight>
            </wp14:sizeRelV>
          </wp:anchor>
        </w:drawing>
      </w:r>
    </w:p>
    <w:p w14:paraId="616D4884" w14:textId="2DB0FE0C" w:rsidR="00BB1C5E" w:rsidRDefault="00BB1C5E" w:rsidP="00BB1C5E">
      <w:pPr>
        <w:spacing w:before="0"/>
        <w:rPr>
          <w:rFonts w:cs="Traditional Arabic"/>
          <w:rtl/>
        </w:rPr>
      </w:pPr>
    </w:p>
    <w:p w14:paraId="255DC22E" w14:textId="61D498E3" w:rsidR="000C59EE" w:rsidRPr="00515339" w:rsidRDefault="00444D8E" w:rsidP="000C59EE">
      <w:pPr>
        <w:pStyle w:val="Heading3"/>
        <w:rPr>
          <w:rtl/>
        </w:rPr>
      </w:pPr>
      <w:r w:rsidRPr="00515339">
        <w:rPr>
          <w:rtl/>
        </w:rPr>
        <w:t>مرحلة الاختبار والتقييم:</w:t>
      </w:r>
    </w:p>
    <w:p w14:paraId="1C675DD0" w14:textId="1342256C" w:rsidR="00444D8E" w:rsidRPr="00515339" w:rsidRDefault="00444D8E" w:rsidP="00444D8E">
      <w:pPr>
        <w:rPr>
          <w:rFonts w:cs="Traditional Arabic"/>
          <w:rtl/>
        </w:rPr>
      </w:pPr>
      <w:r w:rsidRPr="00515339">
        <w:rPr>
          <w:rFonts w:cs="Traditional Arabic"/>
          <w:rtl/>
        </w:rPr>
        <w:t>لدى الاختبار على البيانات غير المرئية، كانت النتائج:</w:t>
      </w:r>
    </w:p>
    <w:tbl>
      <w:tblPr>
        <w:tblStyle w:val="TableGridLight"/>
        <w:bidiVisual/>
        <w:tblW w:w="8405" w:type="dxa"/>
        <w:tblLook w:val="04A0" w:firstRow="1" w:lastRow="0" w:firstColumn="1" w:lastColumn="0" w:noHBand="0" w:noVBand="1"/>
      </w:tblPr>
      <w:tblGrid>
        <w:gridCol w:w="2101"/>
        <w:gridCol w:w="2101"/>
        <w:gridCol w:w="2101"/>
        <w:gridCol w:w="2102"/>
      </w:tblGrid>
      <w:tr w:rsidR="00444D8E" w:rsidRPr="00515339" w14:paraId="3FA8C7CA" w14:textId="77777777" w:rsidTr="00444D8E">
        <w:tc>
          <w:tcPr>
            <w:tcW w:w="2101" w:type="dxa"/>
          </w:tcPr>
          <w:p w14:paraId="33107A75" w14:textId="18092A9B" w:rsidR="00444D8E" w:rsidRPr="00515339" w:rsidRDefault="00444D8E" w:rsidP="00444D8E">
            <w:pPr>
              <w:rPr>
                <w:rFonts w:cs="Traditional Arabic"/>
                <w:rtl/>
              </w:rPr>
            </w:pPr>
            <w:r w:rsidRPr="00444D8E">
              <w:rPr>
                <w:rFonts w:cs="Traditional Arabic"/>
              </w:rPr>
              <w:t>F1-Score</w:t>
            </w:r>
          </w:p>
        </w:tc>
        <w:tc>
          <w:tcPr>
            <w:tcW w:w="2101" w:type="dxa"/>
          </w:tcPr>
          <w:p w14:paraId="1A36B0D3" w14:textId="40BC5847" w:rsidR="00444D8E" w:rsidRPr="00515339" w:rsidRDefault="00444D8E" w:rsidP="00444D8E">
            <w:pPr>
              <w:rPr>
                <w:rFonts w:cs="Traditional Arabic"/>
                <w:rtl/>
              </w:rPr>
            </w:pPr>
            <w:r w:rsidRPr="00444D8E">
              <w:rPr>
                <w:rFonts w:cs="Traditional Arabic"/>
              </w:rPr>
              <w:t xml:space="preserve">Recall   </w:t>
            </w:r>
          </w:p>
        </w:tc>
        <w:tc>
          <w:tcPr>
            <w:tcW w:w="2101" w:type="dxa"/>
          </w:tcPr>
          <w:p w14:paraId="3F2A4BB8" w14:textId="16FA78C5" w:rsidR="00444D8E" w:rsidRPr="00515339" w:rsidRDefault="00444D8E" w:rsidP="00444D8E">
            <w:pPr>
              <w:rPr>
                <w:rFonts w:cs="Traditional Arabic"/>
                <w:rtl/>
              </w:rPr>
            </w:pPr>
            <w:r w:rsidRPr="00444D8E">
              <w:rPr>
                <w:rFonts w:cs="Traditional Arabic"/>
              </w:rPr>
              <w:t>Precision</w:t>
            </w:r>
          </w:p>
        </w:tc>
        <w:tc>
          <w:tcPr>
            <w:tcW w:w="2102" w:type="dxa"/>
          </w:tcPr>
          <w:p w14:paraId="54A7AD1B" w14:textId="7EA5A46C" w:rsidR="00444D8E" w:rsidRPr="00515339" w:rsidRDefault="00444D8E" w:rsidP="00444D8E">
            <w:pPr>
              <w:rPr>
                <w:rFonts w:cs="Traditional Arabic"/>
                <w:rtl/>
              </w:rPr>
            </w:pPr>
            <w:r w:rsidRPr="00444D8E">
              <w:rPr>
                <w:rFonts w:cs="Traditional Arabic"/>
              </w:rPr>
              <w:t>Accuracy</w:t>
            </w:r>
          </w:p>
        </w:tc>
      </w:tr>
      <w:tr w:rsidR="00444D8E" w:rsidRPr="00515339" w14:paraId="742BFF02" w14:textId="77777777" w:rsidTr="00444D8E">
        <w:tc>
          <w:tcPr>
            <w:tcW w:w="2101" w:type="dxa"/>
          </w:tcPr>
          <w:p w14:paraId="49056833" w14:textId="65671A07" w:rsidR="00444D8E" w:rsidRPr="00515339" w:rsidRDefault="00444D8E" w:rsidP="00444D8E">
            <w:pPr>
              <w:rPr>
                <w:rFonts w:cs="Traditional Arabic"/>
                <w:rtl/>
              </w:rPr>
            </w:pPr>
            <w:r w:rsidRPr="00444D8E">
              <w:rPr>
                <w:rFonts w:cs="Traditional Arabic"/>
              </w:rPr>
              <w:t>85.60%</w:t>
            </w:r>
          </w:p>
        </w:tc>
        <w:tc>
          <w:tcPr>
            <w:tcW w:w="2101" w:type="dxa"/>
          </w:tcPr>
          <w:p w14:paraId="6F7B41DE" w14:textId="637B4C6D" w:rsidR="00444D8E" w:rsidRPr="00515339" w:rsidRDefault="00444D8E" w:rsidP="00444D8E">
            <w:pPr>
              <w:rPr>
                <w:rFonts w:cs="Traditional Arabic"/>
                <w:rtl/>
              </w:rPr>
            </w:pPr>
            <w:r w:rsidRPr="00444D8E">
              <w:rPr>
                <w:rFonts w:cs="Traditional Arabic"/>
              </w:rPr>
              <w:t>85.73%</w:t>
            </w:r>
          </w:p>
        </w:tc>
        <w:tc>
          <w:tcPr>
            <w:tcW w:w="2101" w:type="dxa"/>
          </w:tcPr>
          <w:p w14:paraId="669ADD94" w14:textId="7FD6AB40" w:rsidR="00444D8E" w:rsidRPr="00515339" w:rsidRDefault="00444D8E" w:rsidP="00444D8E">
            <w:pPr>
              <w:rPr>
                <w:rFonts w:cs="Traditional Arabic"/>
                <w:rtl/>
              </w:rPr>
            </w:pPr>
            <w:r w:rsidRPr="00444D8E">
              <w:rPr>
                <w:rFonts w:cs="Traditional Arabic"/>
              </w:rPr>
              <w:t>86.04%</w:t>
            </w:r>
          </w:p>
        </w:tc>
        <w:tc>
          <w:tcPr>
            <w:tcW w:w="2102" w:type="dxa"/>
          </w:tcPr>
          <w:p w14:paraId="5E336163" w14:textId="1D37D9B6" w:rsidR="00444D8E" w:rsidRPr="00515339" w:rsidRDefault="00444D8E" w:rsidP="00444D8E">
            <w:pPr>
              <w:rPr>
                <w:rFonts w:cs="Traditional Arabic"/>
                <w:rtl/>
              </w:rPr>
            </w:pPr>
            <w:r w:rsidRPr="00444D8E">
              <w:rPr>
                <w:rFonts w:cs="Traditional Arabic"/>
              </w:rPr>
              <w:t>85.73%</w:t>
            </w:r>
          </w:p>
        </w:tc>
      </w:tr>
    </w:tbl>
    <w:p w14:paraId="38DFD1FC" w14:textId="3FEC5E02" w:rsidR="00444D8E" w:rsidRPr="004F2EDB" w:rsidRDefault="00444D8E" w:rsidP="00444D8E">
      <w:pPr>
        <w:spacing w:before="0"/>
        <w:rPr>
          <w:rFonts w:cs="Traditional Arabic"/>
          <w:lang w:val="de-DE"/>
        </w:rPr>
      </w:pPr>
    </w:p>
    <w:p w14:paraId="389A108D" w14:textId="52C83B2B" w:rsidR="00444D8E" w:rsidRDefault="00444D8E" w:rsidP="00444D8E">
      <w:pPr>
        <w:spacing w:before="0"/>
        <w:rPr>
          <w:rtl/>
        </w:rPr>
      </w:pPr>
      <w:r w:rsidRPr="00515339">
        <w:rPr>
          <w:rFonts w:cs="Traditional Arabic"/>
          <w:rtl/>
        </w:rPr>
        <w:t xml:space="preserve">نلاحظ انخفاض القدرة التعميمية للنموذج من </w:t>
      </w:r>
      <w:r w:rsidR="00646E02" w:rsidRPr="00515339">
        <w:rPr>
          <w:rFonts w:cs="Traditional Arabic"/>
          <w:rtl/>
        </w:rPr>
        <w:t>%</w:t>
      </w:r>
      <w:r w:rsidRPr="00515339">
        <w:rPr>
          <w:rFonts w:cs="Traditional Arabic"/>
          <w:rtl/>
        </w:rPr>
        <w:t xml:space="preserve">100 الى </w:t>
      </w:r>
      <w:r w:rsidRPr="00444D8E">
        <w:rPr>
          <w:rFonts w:cs="Traditional Arabic"/>
        </w:rPr>
        <w:t>85.73%</w:t>
      </w:r>
      <w:r w:rsidR="00646E02" w:rsidRPr="00515339">
        <w:rPr>
          <w:rFonts w:cs="Traditional Arabic"/>
          <w:rtl/>
        </w:rPr>
        <w:t xml:space="preserve"> وهو ما يعكس تعرض النموذج لفرط التكيف</w:t>
      </w:r>
      <w:r w:rsidR="00646E02">
        <w:rPr>
          <w:rFonts w:hint="cs"/>
          <w:rtl/>
        </w:rPr>
        <w:t>.</w:t>
      </w:r>
    </w:p>
    <w:p w14:paraId="29666BBE" w14:textId="77777777" w:rsidR="00646E02" w:rsidRPr="00444D8E" w:rsidRDefault="00646E02" w:rsidP="00444D8E">
      <w:pPr>
        <w:spacing w:before="0"/>
      </w:pPr>
    </w:p>
    <w:p w14:paraId="3645F573" w14:textId="132FEAF0" w:rsidR="00CA3358" w:rsidRDefault="00973120" w:rsidP="00194E27">
      <w:pPr>
        <w:spacing w:before="0"/>
        <w:jc w:val="center"/>
        <w:rPr>
          <w:rFonts w:cs="Traditional Arabic"/>
          <w:b/>
          <w:bCs/>
          <w:sz w:val="48"/>
          <w:szCs w:val="48"/>
          <w:rtl/>
          <w:lang w:bidi="ar-SY"/>
        </w:rPr>
      </w:pPr>
      <w:r w:rsidRPr="002C5A4E">
        <w:rPr>
          <w:rtl/>
        </w:rPr>
        <w:br w:type="page"/>
      </w:r>
      <w:r w:rsidR="0051326D" w:rsidRPr="0051326D">
        <w:rPr>
          <w:rFonts w:cs="Traditional Arabic" w:hint="cs"/>
          <w:b/>
          <w:bCs/>
          <w:sz w:val="48"/>
          <w:szCs w:val="48"/>
          <w:rtl/>
          <w:lang w:bidi="ar-SY"/>
        </w:rPr>
        <w:lastRenderedPageBreak/>
        <w:t xml:space="preserve">الفصل </w:t>
      </w:r>
      <w:r w:rsidR="007F3669">
        <w:rPr>
          <w:rFonts w:cs="Traditional Arabic" w:hint="cs"/>
          <w:b/>
          <w:bCs/>
          <w:sz w:val="48"/>
          <w:szCs w:val="48"/>
          <w:rtl/>
          <w:lang w:bidi="ar-SY"/>
        </w:rPr>
        <w:t>السادس</w:t>
      </w:r>
    </w:p>
    <w:p w14:paraId="46586D88" w14:textId="7738E009" w:rsidR="0051326D" w:rsidRDefault="0051326D" w:rsidP="003E4A78">
      <w:pPr>
        <w:pStyle w:val="Heading1"/>
        <w:spacing w:before="0"/>
        <w:rPr>
          <w:rFonts w:cs="Traditional Arabic"/>
          <w:b/>
          <w:bCs/>
          <w:color w:val="0D0D0D" w:themeColor="text1" w:themeTint="F2"/>
          <w:rtl/>
          <w:lang w:bidi="ar-SY"/>
        </w:rPr>
      </w:pPr>
      <w:r>
        <w:rPr>
          <w:rFonts w:hint="cs"/>
          <w:rtl/>
        </w:rPr>
        <w:t xml:space="preserve"> </w:t>
      </w:r>
      <w:r>
        <w:rPr>
          <w:rFonts w:hint="cs"/>
          <w:rtl/>
          <w:lang w:bidi="ar-SY"/>
        </w:rPr>
        <w:t xml:space="preserve"> </w:t>
      </w:r>
      <w:r w:rsidR="00CA3358" w:rsidRPr="00CA3358">
        <w:rPr>
          <w:rFonts w:cs="Traditional Arabic" w:hint="cs"/>
          <w:b/>
          <w:bCs/>
          <w:color w:val="0D0D0D" w:themeColor="text1" w:themeTint="F2"/>
          <w:rtl/>
          <w:lang w:bidi="ar-SY"/>
        </w:rPr>
        <w:t>الدراسة التحليلية</w:t>
      </w:r>
    </w:p>
    <w:p w14:paraId="79F6FD93" w14:textId="218CAF7B" w:rsidR="002C3F1A" w:rsidRPr="00CF1536" w:rsidRDefault="002C3F1A" w:rsidP="002C3F1A">
      <w:pPr>
        <w:pStyle w:val="Quote"/>
        <w:rPr>
          <w:rFonts w:cs="Traditional Arabic"/>
          <w:b/>
          <w:bCs/>
          <w:color w:val="000000"/>
          <w:rtl/>
          <w:lang w:bidi="ar-SY"/>
          <w14:textFill>
            <w14:solidFill>
              <w14:srgbClr w14:val="000000">
                <w14:alpha w14:val="30000"/>
              </w14:srgbClr>
            </w14:solidFill>
          </w14:textFill>
        </w:rPr>
      </w:pPr>
      <w:r w:rsidRPr="00CF1536">
        <w:rPr>
          <w:rFonts w:cs="Traditional Arabic"/>
          <w:b/>
          <w:bCs/>
          <w:color w:val="000000"/>
          <w:rtl/>
          <w:lang w:bidi="ar-SY"/>
          <w14:textFill>
            <w14:solidFill>
              <w14:srgbClr w14:val="000000">
                <w14:alpha w14:val="30000"/>
              </w14:srgbClr>
            </w14:solidFill>
          </w14:textFill>
        </w:rPr>
        <w:t>في هذا الفصل سيتم تحليل المشروع من خلال تحليل المتطلبات، وستشمل عملية التحليل كل من مخطط حالات الاستخدام والسرد النصي لكل منها</w:t>
      </w:r>
    </w:p>
    <w:p w14:paraId="4E6F431F" w14:textId="55215F9F" w:rsidR="002C3F1A" w:rsidRDefault="002C3F1A" w:rsidP="002C3F1A">
      <w:pPr>
        <w:pStyle w:val="Heading2"/>
        <w:rPr>
          <w:rFonts w:cs="Traditional Arabic"/>
          <w:b/>
          <w:bCs/>
          <w:caps w:val="0"/>
          <w:color w:val="0D0D0D" w:themeColor="text1" w:themeTint="F2"/>
          <w:sz w:val="32"/>
          <w:szCs w:val="32"/>
          <w:rtl/>
        </w:rPr>
      </w:pPr>
      <w:r>
        <w:rPr>
          <w:rFonts w:cs="Traditional Arabic" w:hint="cs"/>
          <w:b/>
          <w:bCs/>
          <w:caps w:val="0"/>
          <w:color w:val="0D0D0D" w:themeColor="text1" w:themeTint="F2"/>
          <w:sz w:val="32"/>
          <w:szCs w:val="32"/>
          <w:rtl/>
        </w:rPr>
        <w:t>الفاعلون:</w:t>
      </w:r>
    </w:p>
    <w:p w14:paraId="16DA42E5" w14:textId="6D72EAF3" w:rsidR="00CF1536" w:rsidRPr="00CF1536" w:rsidRDefault="00CF1536" w:rsidP="00CF1536">
      <w:pPr>
        <w:spacing w:after="140" w:line="300" w:lineRule="auto"/>
        <w:rPr>
          <w:rFonts w:cs="Traditional Arabic"/>
          <w:color w:val="202020"/>
          <w:rtl/>
        </w:rPr>
      </w:pPr>
      <w:r w:rsidRPr="00CF1536">
        <w:rPr>
          <w:rFonts w:cs="Traditional Arabic"/>
          <w:color w:val="202020"/>
          <w:rtl/>
        </w:rPr>
        <w:t>تم تحديد فاعلَين رئيسيَّين يتفاعلان مع النظام، كما هو موضّح في الجدول التالي:</w:t>
      </w:r>
    </w:p>
    <w:tbl>
      <w:tblPr>
        <w:tblW w:w="8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2000"/>
        <w:gridCol w:w="4165"/>
      </w:tblGrid>
      <w:tr w:rsidR="002C3F1A" w14:paraId="1ED8E543" w14:textId="77777777" w:rsidTr="002C3F1A">
        <w:tc>
          <w:tcPr>
            <w:tcW w:w="2200" w:type="dxa"/>
            <w:shd w:val="clear" w:color="auto" w:fill="1F3A5F"/>
            <w:tcMar>
              <w:top w:w="80" w:type="dxa"/>
              <w:left w:w="100" w:type="dxa"/>
              <w:bottom w:w="80" w:type="dxa"/>
              <w:right w:w="100" w:type="dxa"/>
            </w:tcMar>
            <w:vAlign w:val="center"/>
          </w:tcPr>
          <w:p w14:paraId="6A796FC3" w14:textId="77777777" w:rsidR="002C3F1A" w:rsidRDefault="002C3F1A" w:rsidP="004713AB">
            <w:pPr>
              <w:spacing w:after="60" w:line="280" w:lineRule="auto"/>
              <w:jc w:val="center"/>
            </w:pPr>
            <w:r>
              <w:rPr>
                <w:rFonts w:ascii="Arial" w:eastAsia="Arial" w:hAnsi="Arial" w:cs="Arial"/>
                <w:b/>
                <w:bCs/>
                <w:color w:val="FFFFFF"/>
                <w:rtl/>
              </w:rPr>
              <w:t>الفاعل</w:t>
            </w:r>
          </w:p>
        </w:tc>
        <w:tc>
          <w:tcPr>
            <w:tcW w:w="2000" w:type="dxa"/>
            <w:shd w:val="clear" w:color="auto" w:fill="1F3A5F"/>
            <w:tcMar>
              <w:top w:w="80" w:type="dxa"/>
              <w:left w:w="100" w:type="dxa"/>
              <w:bottom w:w="80" w:type="dxa"/>
              <w:right w:w="100" w:type="dxa"/>
            </w:tcMar>
            <w:vAlign w:val="center"/>
          </w:tcPr>
          <w:p w14:paraId="4FC16EBF" w14:textId="77777777" w:rsidR="002C3F1A" w:rsidRDefault="002C3F1A" w:rsidP="004713AB">
            <w:pPr>
              <w:spacing w:after="60" w:line="280" w:lineRule="auto"/>
              <w:jc w:val="center"/>
            </w:pPr>
            <w:r>
              <w:rPr>
                <w:rFonts w:ascii="Arial" w:eastAsia="Arial" w:hAnsi="Arial" w:cs="Arial"/>
                <w:b/>
                <w:bCs/>
                <w:color w:val="FFFFFF"/>
                <w:rtl/>
              </w:rPr>
              <w:t>النوع</w:t>
            </w:r>
          </w:p>
        </w:tc>
        <w:tc>
          <w:tcPr>
            <w:tcW w:w="4165" w:type="dxa"/>
            <w:shd w:val="clear" w:color="auto" w:fill="1F3A5F"/>
            <w:tcMar>
              <w:top w:w="80" w:type="dxa"/>
              <w:left w:w="100" w:type="dxa"/>
              <w:bottom w:w="80" w:type="dxa"/>
              <w:right w:w="100" w:type="dxa"/>
            </w:tcMar>
            <w:vAlign w:val="center"/>
          </w:tcPr>
          <w:p w14:paraId="4AC2663C" w14:textId="4F863F75" w:rsidR="002C3F1A" w:rsidRDefault="002C3F1A" w:rsidP="004713AB">
            <w:pPr>
              <w:spacing w:after="60" w:line="280" w:lineRule="auto"/>
              <w:jc w:val="center"/>
            </w:pPr>
            <w:r>
              <w:rPr>
                <w:rFonts w:ascii="Arial" w:eastAsia="Arial" w:hAnsi="Arial" w:cs="Arial"/>
                <w:b/>
                <w:bCs/>
                <w:color w:val="FFFFFF"/>
                <w:rtl/>
              </w:rPr>
              <w:t>الوصف</w:t>
            </w:r>
          </w:p>
        </w:tc>
      </w:tr>
      <w:tr w:rsidR="002C3F1A" w14:paraId="40883FEC" w14:textId="77777777" w:rsidTr="002C3F1A">
        <w:tc>
          <w:tcPr>
            <w:tcW w:w="2200" w:type="dxa"/>
            <w:shd w:val="clear" w:color="auto" w:fill="EAF1FB"/>
            <w:tcMar>
              <w:top w:w="80" w:type="dxa"/>
              <w:left w:w="100" w:type="dxa"/>
              <w:bottom w:w="80" w:type="dxa"/>
              <w:right w:w="100" w:type="dxa"/>
            </w:tcMar>
            <w:vAlign w:val="center"/>
          </w:tcPr>
          <w:p w14:paraId="01E0108A" w14:textId="77777777" w:rsidR="002C3F1A" w:rsidRDefault="002C3F1A" w:rsidP="004713AB">
            <w:pPr>
              <w:spacing w:after="60" w:line="280" w:lineRule="auto"/>
              <w:jc w:val="right"/>
            </w:pPr>
            <w:r w:rsidRPr="00CF1536">
              <w:rPr>
                <w:rFonts w:cs="Traditional Arabic"/>
                <w:color w:val="202020"/>
                <w:rtl/>
              </w:rPr>
              <w:t>الطبيب</w:t>
            </w:r>
          </w:p>
        </w:tc>
        <w:tc>
          <w:tcPr>
            <w:tcW w:w="2000" w:type="dxa"/>
            <w:shd w:val="clear" w:color="auto" w:fill="EAF1FB"/>
            <w:tcMar>
              <w:top w:w="80" w:type="dxa"/>
              <w:left w:w="100" w:type="dxa"/>
              <w:bottom w:w="80" w:type="dxa"/>
              <w:right w:w="100" w:type="dxa"/>
            </w:tcMar>
            <w:vAlign w:val="center"/>
          </w:tcPr>
          <w:p w14:paraId="0BE71F68" w14:textId="72D6BC80" w:rsidR="002C3F1A" w:rsidRPr="00CF1536" w:rsidRDefault="002C3F1A" w:rsidP="004713AB">
            <w:pPr>
              <w:spacing w:after="60" w:line="280" w:lineRule="auto"/>
              <w:jc w:val="right"/>
              <w:rPr>
                <w:rFonts w:cs="Traditional Arabic"/>
                <w:color w:val="202020"/>
              </w:rPr>
            </w:pPr>
            <w:r w:rsidRPr="00CF1536">
              <w:rPr>
                <w:rFonts w:cs="Traditional Arabic"/>
                <w:color w:val="202020"/>
                <w:rtl/>
              </w:rPr>
              <w:t>فاعل رئيسي (بشري)</w:t>
            </w:r>
          </w:p>
        </w:tc>
        <w:tc>
          <w:tcPr>
            <w:tcW w:w="4165" w:type="dxa"/>
            <w:shd w:val="clear" w:color="auto" w:fill="EAF1FB"/>
            <w:tcMar>
              <w:top w:w="80" w:type="dxa"/>
              <w:left w:w="100" w:type="dxa"/>
              <w:bottom w:w="80" w:type="dxa"/>
              <w:right w:w="100" w:type="dxa"/>
            </w:tcMar>
            <w:vAlign w:val="center"/>
          </w:tcPr>
          <w:p w14:paraId="3CAC7EC6" w14:textId="46A4876D" w:rsidR="002C3F1A" w:rsidRDefault="002C3F1A" w:rsidP="00CF1536">
            <w:pPr>
              <w:spacing w:after="60" w:line="240" w:lineRule="auto"/>
              <w:jc w:val="right"/>
            </w:pPr>
            <w:r w:rsidRPr="00CF1536">
              <w:rPr>
                <w:rFonts w:cs="Traditional Arabic"/>
                <w:color w:val="202020"/>
                <w:rtl/>
              </w:rPr>
              <w:t>المستخدم البشري الأساسي للنظام؛ يقوم بإنشاء حسابه، إدارة ملفات مرضاه، رفع صور الرنين المغناطيسي، مراجعة التقارير التشخيصية</w:t>
            </w:r>
            <w:r>
              <w:rPr>
                <w:rFonts w:ascii="Arial" w:eastAsia="Arial" w:hAnsi="Arial" w:cs="Arial"/>
                <w:color w:val="222222"/>
                <w:rtl/>
              </w:rPr>
              <w:t>.</w:t>
            </w:r>
          </w:p>
        </w:tc>
      </w:tr>
      <w:tr w:rsidR="002C3F1A" w14:paraId="0FE0C83C" w14:textId="77777777" w:rsidTr="00A168D1">
        <w:trPr>
          <w:trHeight w:val="1161"/>
        </w:trPr>
        <w:tc>
          <w:tcPr>
            <w:tcW w:w="2200" w:type="dxa"/>
            <w:tcMar>
              <w:top w:w="80" w:type="dxa"/>
              <w:left w:w="100" w:type="dxa"/>
              <w:bottom w:w="80" w:type="dxa"/>
              <w:right w:w="100" w:type="dxa"/>
            </w:tcMar>
            <w:vAlign w:val="center"/>
          </w:tcPr>
          <w:p w14:paraId="46090EA9" w14:textId="074DC857" w:rsidR="002C3F1A" w:rsidRDefault="004042A6" w:rsidP="004713AB">
            <w:pPr>
              <w:spacing w:after="60" w:line="280" w:lineRule="auto"/>
              <w:jc w:val="right"/>
            </w:pPr>
            <w:r>
              <w:rPr>
                <w:rFonts w:cs="Traditional Arabic" w:hint="cs"/>
                <w:color w:val="202020"/>
                <w:rtl/>
              </w:rPr>
              <w:t xml:space="preserve">مسؤول النظام </w:t>
            </w:r>
          </w:p>
        </w:tc>
        <w:tc>
          <w:tcPr>
            <w:tcW w:w="2000" w:type="dxa"/>
            <w:tcMar>
              <w:top w:w="80" w:type="dxa"/>
              <w:left w:w="100" w:type="dxa"/>
              <w:bottom w:w="80" w:type="dxa"/>
              <w:right w:w="100" w:type="dxa"/>
            </w:tcMar>
            <w:vAlign w:val="center"/>
          </w:tcPr>
          <w:p w14:paraId="64843FA3" w14:textId="4A071891" w:rsidR="002C3F1A" w:rsidRDefault="002C3F1A" w:rsidP="004713AB">
            <w:pPr>
              <w:spacing w:after="60" w:line="280" w:lineRule="auto"/>
              <w:jc w:val="right"/>
            </w:pPr>
            <w:r w:rsidRPr="00CF1536">
              <w:rPr>
                <w:rFonts w:cs="Traditional Arabic"/>
                <w:color w:val="202020"/>
                <w:rtl/>
              </w:rPr>
              <w:t xml:space="preserve">فاعل ثانوي </w:t>
            </w:r>
          </w:p>
        </w:tc>
        <w:tc>
          <w:tcPr>
            <w:tcW w:w="4165" w:type="dxa"/>
            <w:tcMar>
              <w:top w:w="80" w:type="dxa"/>
              <w:left w:w="100" w:type="dxa"/>
              <w:bottom w:w="80" w:type="dxa"/>
              <w:right w:w="100" w:type="dxa"/>
            </w:tcMar>
            <w:vAlign w:val="center"/>
          </w:tcPr>
          <w:p w14:paraId="408A2CAD" w14:textId="4CEA3E6F" w:rsidR="002C3F1A" w:rsidRPr="00CF1536" w:rsidRDefault="00D34F23" w:rsidP="00D34F23">
            <w:pPr>
              <w:spacing w:after="60" w:line="240" w:lineRule="auto"/>
              <w:jc w:val="center"/>
              <w:rPr>
                <w:rFonts w:cs="Traditional Arabic"/>
                <w:color w:val="202020"/>
              </w:rPr>
            </w:pPr>
            <w:proofErr w:type="spellStart"/>
            <w:r w:rsidRPr="00D34F23">
              <w:rPr>
                <w:rFonts w:cs="Traditional Arabic"/>
                <w:color w:val="202020"/>
                <w:rtl/>
              </w:rPr>
              <w:t>وم</w:t>
            </w:r>
            <w:proofErr w:type="spellEnd"/>
            <w:r w:rsidRPr="00D34F23">
              <w:rPr>
                <w:rFonts w:cs="Traditional Arabic"/>
                <w:color w:val="202020"/>
                <w:rtl/>
              </w:rPr>
              <w:t xml:space="preserve"> بمراجعة طلبات تسجيل الأطباء (قبول/رفض)، إدارة حالة حسابات الأطباء (تفعيل/تعطيل/أرشفة)، والرقابة العامة الإدارية على المرضى دون الاطلاع على البيانات الطبية أو إمكانية الإضافة والتعديل</w:t>
            </w:r>
          </w:p>
        </w:tc>
      </w:tr>
      <w:tr w:rsidR="00D34F23" w14:paraId="588EB9F4" w14:textId="77777777" w:rsidTr="00A168D1">
        <w:trPr>
          <w:trHeight w:val="1161"/>
        </w:trPr>
        <w:tc>
          <w:tcPr>
            <w:tcW w:w="2200" w:type="dxa"/>
            <w:tcMar>
              <w:top w:w="80" w:type="dxa"/>
              <w:left w:w="100" w:type="dxa"/>
              <w:bottom w:w="80" w:type="dxa"/>
              <w:right w:w="100" w:type="dxa"/>
            </w:tcMar>
            <w:vAlign w:val="center"/>
          </w:tcPr>
          <w:p w14:paraId="2CD975BA" w14:textId="33BC16B0" w:rsidR="00D34F23" w:rsidRDefault="00D34F23" w:rsidP="00D34F23">
            <w:pPr>
              <w:spacing w:after="60" w:line="280" w:lineRule="auto"/>
              <w:jc w:val="right"/>
              <w:rPr>
                <w:rFonts w:cs="Traditional Arabic"/>
                <w:color w:val="202020"/>
                <w:rtl/>
              </w:rPr>
            </w:pPr>
            <w:r>
              <w:rPr>
                <w:rFonts w:cs="Traditional Arabic" w:hint="cs"/>
                <w:color w:val="202020"/>
                <w:rtl/>
              </w:rPr>
              <w:t xml:space="preserve">المريض </w:t>
            </w:r>
          </w:p>
        </w:tc>
        <w:tc>
          <w:tcPr>
            <w:tcW w:w="2000" w:type="dxa"/>
            <w:tcMar>
              <w:top w:w="80" w:type="dxa"/>
              <w:left w:w="100" w:type="dxa"/>
              <w:bottom w:w="80" w:type="dxa"/>
              <w:right w:w="100" w:type="dxa"/>
            </w:tcMar>
            <w:vAlign w:val="center"/>
          </w:tcPr>
          <w:p w14:paraId="2D863949" w14:textId="4E50CC49" w:rsidR="00D34F23" w:rsidRPr="00CF1536" w:rsidRDefault="00D34F23" w:rsidP="00D34F23">
            <w:pPr>
              <w:spacing w:after="60" w:line="280" w:lineRule="auto"/>
              <w:jc w:val="right"/>
              <w:rPr>
                <w:rFonts w:cs="Traditional Arabic"/>
                <w:color w:val="202020"/>
                <w:rtl/>
              </w:rPr>
            </w:pPr>
            <w:r w:rsidRPr="00CF1536">
              <w:rPr>
                <w:rFonts w:cs="Traditional Arabic"/>
                <w:color w:val="202020"/>
                <w:rtl/>
              </w:rPr>
              <w:t xml:space="preserve">فاعل ثانوي </w:t>
            </w:r>
          </w:p>
        </w:tc>
        <w:tc>
          <w:tcPr>
            <w:tcW w:w="4165" w:type="dxa"/>
            <w:tcMar>
              <w:top w:w="80" w:type="dxa"/>
              <w:left w:w="100" w:type="dxa"/>
              <w:bottom w:w="80" w:type="dxa"/>
              <w:right w:w="100" w:type="dxa"/>
            </w:tcMar>
            <w:vAlign w:val="center"/>
          </w:tcPr>
          <w:p w14:paraId="115081C2" w14:textId="28D12AFA" w:rsidR="00D34F23" w:rsidRPr="00E81F8E" w:rsidRDefault="00D34F23" w:rsidP="00D34F23">
            <w:pPr>
              <w:spacing w:after="60" w:line="240" w:lineRule="auto"/>
              <w:jc w:val="center"/>
              <w:rPr>
                <w:rFonts w:cs="Traditional Arabic"/>
                <w:color w:val="202020"/>
                <w:lang w:bidi="ar-SY"/>
              </w:rPr>
            </w:pPr>
            <w:r w:rsidRPr="00D34F23">
              <w:rPr>
                <w:rFonts w:cs="Traditional Arabic"/>
                <w:color w:val="202020"/>
                <w:rtl/>
              </w:rPr>
              <w:t xml:space="preserve">لا يتفاعل مع النظام بشكل مباشر (لا يمتلك حساب تسجيل دخول)، ولكنه يُعد </w:t>
            </w:r>
            <w:r w:rsidRPr="00D34F23">
              <w:rPr>
                <w:rFonts w:cs="Traditional Arabic"/>
                <w:b/>
                <w:bCs/>
                <w:color w:val="202020"/>
                <w:rtl/>
              </w:rPr>
              <w:t>موضوع العملية الطبية</w:t>
            </w:r>
            <w:r w:rsidRPr="00D34F23">
              <w:rPr>
                <w:rFonts w:cs="Traditional Arabic"/>
                <w:color w:val="202020"/>
                <w:rtl/>
              </w:rPr>
              <w:t>؛ ترتبط بياناته الديموغرافية وصور الـ</w:t>
            </w:r>
            <w:r w:rsidRPr="00D34F23">
              <w:rPr>
                <w:rFonts w:cs="Traditional Arabic"/>
                <w:color w:val="202020"/>
              </w:rPr>
              <w:t xml:space="preserve"> MRI </w:t>
            </w:r>
            <w:r w:rsidRPr="00D34F23">
              <w:rPr>
                <w:rFonts w:cs="Traditional Arabic"/>
                <w:color w:val="202020"/>
                <w:rtl/>
              </w:rPr>
              <w:t>الخاصة به بعمليات التحليل والتصنيف وتوليد التقارير التي يُجريها الطبيب</w:t>
            </w:r>
            <w:r w:rsidRPr="00D34F23">
              <w:rPr>
                <w:rFonts w:cs="Traditional Arabic"/>
                <w:color w:val="202020"/>
              </w:rPr>
              <w:t xml:space="preserve">. </w:t>
            </w:r>
          </w:p>
        </w:tc>
      </w:tr>
    </w:tbl>
    <w:p w14:paraId="36BA8F39" w14:textId="6FE5440F" w:rsidR="002C3F1A" w:rsidRDefault="002C3F1A" w:rsidP="002C3F1A">
      <w:pPr>
        <w:pStyle w:val="Heading2"/>
        <w:rPr>
          <w:rFonts w:cs="Traditional Arabic"/>
          <w:b/>
          <w:bCs/>
          <w:caps w:val="0"/>
          <w:color w:val="0D0D0D" w:themeColor="text1" w:themeTint="F2"/>
          <w:sz w:val="32"/>
          <w:szCs w:val="32"/>
        </w:rPr>
      </w:pPr>
      <w:r w:rsidRPr="002C3F1A">
        <w:rPr>
          <w:rFonts w:cs="Traditional Arabic" w:hint="cs"/>
          <w:b/>
          <w:bCs/>
          <w:caps w:val="0"/>
          <w:color w:val="0D0D0D" w:themeColor="text1" w:themeTint="F2"/>
          <w:sz w:val="32"/>
          <w:szCs w:val="32"/>
          <w:rtl/>
        </w:rPr>
        <w:t>حالات الاستخدام:</w:t>
      </w:r>
    </w:p>
    <w:p w14:paraId="6FD34A56" w14:textId="24A85082" w:rsidR="00CF1536" w:rsidRDefault="00CF1536" w:rsidP="00CF1536">
      <w:pPr>
        <w:spacing w:line="240" w:lineRule="auto"/>
        <w:rPr>
          <w:rFonts w:cs="Times New Roman"/>
        </w:rPr>
      </w:pPr>
      <w:r w:rsidRPr="00CF1536">
        <w:rPr>
          <w:rFonts w:cs="Traditional Arabic" w:hint="cs"/>
          <w:color w:val="202020"/>
          <w:rtl/>
        </w:rPr>
        <w:t>يوضّح</w:t>
      </w:r>
      <w:r w:rsidRPr="00CF1536">
        <w:rPr>
          <w:rFonts w:cs="Traditional Arabic"/>
          <w:color w:val="202020"/>
          <w:rtl/>
        </w:rPr>
        <w:t xml:space="preserve"> </w:t>
      </w:r>
      <w:r w:rsidRPr="00CF1536">
        <w:rPr>
          <w:rFonts w:cs="Traditional Arabic" w:hint="cs"/>
          <w:color w:val="202020"/>
          <w:rtl/>
        </w:rPr>
        <w:t>الشكل</w:t>
      </w:r>
      <w:r w:rsidRPr="00CF1536">
        <w:rPr>
          <w:rFonts w:cs="Traditional Arabic"/>
          <w:color w:val="202020"/>
          <w:rtl/>
        </w:rPr>
        <w:t xml:space="preserve"> </w:t>
      </w:r>
      <w:r w:rsidRPr="00CF1536">
        <w:rPr>
          <w:rFonts w:cs="Traditional Arabic" w:hint="cs"/>
          <w:color w:val="202020"/>
          <w:rtl/>
        </w:rPr>
        <w:t>التالي</w:t>
      </w:r>
      <w:r w:rsidRPr="00CF1536">
        <w:rPr>
          <w:rFonts w:cs="Traditional Arabic"/>
          <w:color w:val="202020"/>
          <w:rtl/>
        </w:rPr>
        <w:t xml:space="preserve"> </w:t>
      </w:r>
      <w:r w:rsidRPr="00CF1536">
        <w:rPr>
          <w:rFonts w:cs="Traditional Arabic" w:hint="cs"/>
          <w:color w:val="202020"/>
          <w:rtl/>
        </w:rPr>
        <w:t>مخطط</w:t>
      </w:r>
      <w:r w:rsidRPr="00CF1536">
        <w:rPr>
          <w:rFonts w:cs="Traditional Arabic"/>
          <w:color w:val="202020"/>
          <w:rtl/>
        </w:rPr>
        <w:t xml:space="preserve"> </w:t>
      </w:r>
      <w:r w:rsidRPr="00CF1536">
        <w:rPr>
          <w:rFonts w:cs="Traditional Arabic" w:hint="cs"/>
          <w:color w:val="202020"/>
          <w:rtl/>
        </w:rPr>
        <w:t>حالات</w:t>
      </w:r>
      <w:r w:rsidRPr="00CF1536">
        <w:rPr>
          <w:rFonts w:cs="Traditional Arabic"/>
          <w:color w:val="202020"/>
          <w:rtl/>
        </w:rPr>
        <w:t xml:space="preserve"> </w:t>
      </w:r>
      <w:r w:rsidRPr="00CF1536">
        <w:rPr>
          <w:rFonts w:cs="Traditional Arabic" w:hint="cs"/>
          <w:color w:val="202020"/>
          <w:rtl/>
        </w:rPr>
        <w:t>الاستخدام</w:t>
      </w:r>
      <w:r w:rsidRPr="00CF1536">
        <w:rPr>
          <w:rFonts w:cs="Traditional Arabic"/>
          <w:color w:val="202020"/>
          <w:rtl/>
        </w:rPr>
        <w:t xml:space="preserve"> </w:t>
      </w:r>
      <w:r w:rsidRPr="00CF1536">
        <w:rPr>
          <w:rFonts w:cs="Traditional Arabic" w:hint="cs"/>
          <w:color w:val="202020"/>
          <w:rtl/>
        </w:rPr>
        <w:t>الكامل</w:t>
      </w:r>
      <w:r w:rsidRPr="00CF1536">
        <w:rPr>
          <w:rFonts w:cs="Traditional Arabic"/>
          <w:color w:val="202020"/>
          <w:rtl/>
        </w:rPr>
        <w:t xml:space="preserve"> </w:t>
      </w:r>
      <w:r w:rsidRPr="00CF1536">
        <w:rPr>
          <w:rFonts w:cs="Traditional Arabic" w:hint="cs"/>
          <w:color w:val="202020"/>
          <w:rtl/>
        </w:rPr>
        <w:t>للنظام،</w:t>
      </w:r>
      <w:r w:rsidRPr="00CF1536">
        <w:rPr>
          <w:rFonts w:cs="Traditional Arabic"/>
          <w:color w:val="202020"/>
          <w:rtl/>
        </w:rPr>
        <w:t xml:space="preserve"> </w:t>
      </w:r>
      <w:r w:rsidRPr="00CF1536">
        <w:rPr>
          <w:rFonts w:cs="Traditional Arabic" w:hint="cs"/>
          <w:color w:val="202020"/>
          <w:rtl/>
        </w:rPr>
        <w:t>متضمّنًا</w:t>
      </w:r>
      <w:r w:rsidRPr="00CF1536">
        <w:rPr>
          <w:rFonts w:cs="Traditional Arabic"/>
          <w:color w:val="202020"/>
          <w:rtl/>
        </w:rPr>
        <w:t xml:space="preserve"> </w:t>
      </w:r>
      <w:r w:rsidRPr="00CF1536">
        <w:rPr>
          <w:rFonts w:cs="Traditional Arabic" w:hint="cs"/>
          <w:color w:val="202020"/>
          <w:rtl/>
        </w:rPr>
        <w:t>الفاعلَين</w:t>
      </w:r>
      <w:r w:rsidRPr="00CF1536">
        <w:rPr>
          <w:rFonts w:cs="Traditional Arabic"/>
          <w:color w:val="202020"/>
          <w:rtl/>
        </w:rPr>
        <w:t xml:space="preserve"> </w:t>
      </w:r>
      <w:r w:rsidRPr="00CF1536">
        <w:rPr>
          <w:rFonts w:cs="Traditional Arabic" w:hint="cs"/>
          <w:color w:val="202020"/>
          <w:rtl/>
        </w:rPr>
        <w:t>وحالات</w:t>
      </w:r>
      <w:r w:rsidRPr="00CF1536">
        <w:rPr>
          <w:rFonts w:cs="Traditional Arabic"/>
          <w:color w:val="202020"/>
          <w:rtl/>
        </w:rPr>
        <w:t xml:space="preserve"> </w:t>
      </w:r>
      <w:r w:rsidRPr="00CF1536">
        <w:rPr>
          <w:rFonts w:cs="Traditional Arabic" w:hint="cs"/>
          <w:color w:val="202020"/>
          <w:rtl/>
        </w:rPr>
        <w:t>الاستخدام</w:t>
      </w:r>
      <w:r w:rsidRPr="00CF1536">
        <w:rPr>
          <w:rFonts w:cs="Traditional Arabic"/>
          <w:color w:val="202020"/>
          <w:rtl/>
        </w:rPr>
        <w:t xml:space="preserve"> </w:t>
      </w:r>
      <w:r w:rsidRPr="00CF1536">
        <w:rPr>
          <w:rFonts w:cs="Traditional Arabic" w:hint="cs"/>
          <w:color w:val="202020"/>
          <w:rtl/>
        </w:rPr>
        <w:t>الإحدى</w:t>
      </w:r>
      <w:r w:rsidRPr="00CF1536">
        <w:rPr>
          <w:rFonts w:cs="Traditional Arabic"/>
          <w:color w:val="202020"/>
          <w:rtl/>
        </w:rPr>
        <w:t xml:space="preserve"> </w:t>
      </w:r>
      <w:r w:rsidRPr="00CF1536">
        <w:rPr>
          <w:rFonts w:cs="Traditional Arabic" w:hint="cs"/>
          <w:color w:val="202020"/>
          <w:rtl/>
        </w:rPr>
        <w:t>عشرة</w:t>
      </w:r>
      <w:r w:rsidRPr="00CF1536">
        <w:rPr>
          <w:rFonts w:cs="Traditional Arabic"/>
          <w:color w:val="202020"/>
          <w:rtl/>
        </w:rPr>
        <w:t xml:space="preserve"> </w:t>
      </w:r>
      <w:r w:rsidRPr="00CF1536">
        <w:rPr>
          <w:rFonts w:cs="Traditional Arabic" w:hint="cs"/>
          <w:color w:val="202020"/>
          <w:rtl/>
        </w:rPr>
        <w:t>وعلاقات</w:t>
      </w:r>
      <w:r w:rsidRPr="00CF1536">
        <w:rPr>
          <w:rFonts w:cs="Traditional Arabic"/>
          <w:color w:val="202020"/>
          <w:rtl/>
        </w:rPr>
        <w:t xml:space="preserve"> </w:t>
      </w:r>
      <w:r w:rsidRPr="00CF1536">
        <w:rPr>
          <w:rFonts w:cs="Traditional Arabic" w:hint="cs"/>
          <w:color w:val="202020"/>
          <w:rtl/>
        </w:rPr>
        <w:t>الـ</w:t>
      </w:r>
      <w:r w:rsidRPr="00CF1536">
        <w:rPr>
          <w:rFonts w:cs="Traditional Arabic" w:hint="eastAsia"/>
          <w:color w:val="202020"/>
          <w:rtl/>
        </w:rPr>
        <w:t>«</w:t>
      </w:r>
      <w:r w:rsidRPr="00CF1536">
        <w:rPr>
          <w:rFonts w:cs="Traditional Arabic"/>
          <w:color w:val="202020"/>
        </w:rPr>
        <w:t>include</w:t>
      </w:r>
      <w:r w:rsidRPr="00CF1536">
        <w:rPr>
          <w:rFonts w:cs="Traditional Arabic"/>
          <w:color w:val="202020"/>
          <w:rtl/>
        </w:rPr>
        <w:t xml:space="preserve">» </w:t>
      </w:r>
      <w:r w:rsidRPr="00CF1536">
        <w:rPr>
          <w:rFonts w:cs="Traditional Arabic" w:hint="cs"/>
          <w:color w:val="202020"/>
          <w:rtl/>
        </w:rPr>
        <w:t>فيما</w:t>
      </w:r>
      <w:r w:rsidRPr="00CF1536">
        <w:rPr>
          <w:rFonts w:cs="Traditional Arabic"/>
          <w:color w:val="202020"/>
          <w:rtl/>
        </w:rPr>
        <w:t xml:space="preserve"> </w:t>
      </w:r>
      <w:r w:rsidRPr="00CF1536">
        <w:rPr>
          <w:rFonts w:cs="Traditional Arabic" w:hint="cs"/>
          <w:color w:val="202020"/>
          <w:rtl/>
        </w:rPr>
        <w:t>بينها</w:t>
      </w:r>
      <w:r w:rsidRPr="00CF1536">
        <w:rPr>
          <w:rFonts w:cs="Times New Roman"/>
          <w:rtl/>
        </w:rPr>
        <w:t>:</w:t>
      </w:r>
    </w:p>
    <w:p w14:paraId="6D01D6BF" w14:textId="06C16516" w:rsidR="00F61E91" w:rsidRDefault="00D34F23" w:rsidP="00F61E91">
      <w:pPr>
        <w:keepNext/>
      </w:pPr>
      <w:r w:rsidRPr="00D34F23">
        <w:rPr>
          <w:rFonts w:cs="Times New Roman"/>
          <w:noProof/>
          <w:rtl/>
        </w:rPr>
        <w:lastRenderedPageBreak/>
        <w:drawing>
          <wp:inline distT="0" distB="0" distL="0" distR="0" wp14:anchorId="444FABAC" wp14:editId="3F79C58B">
            <wp:extent cx="4648849" cy="3867690"/>
            <wp:effectExtent l="0" t="0" r="0" b="0"/>
            <wp:docPr id="62704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48107" name=""/>
                    <pic:cNvPicPr/>
                  </pic:nvPicPr>
                  <pic:blipFill>
                    <a:blip r:embed="rId15"/>
                    <a:stretch>
                      <a:fillRect/>
                    </a:stretch>
                  </pic:blipFill>
                  <pic:spPr>
                    <a:xfrm>
                      <a:off x="0" y="0"/>
                      <a:ext cx="4648849" cy="3867690"/>
                    </a:xfrm>
                    <a:prstGeom prst="rect">
                      <a:avLst/>
                    </a:prstGeom>
                  </pic:spPr>
                </pic:pic>
              </a:graphicData>
            </a:graphic>
          </wp:inline>
        </w:drawing>
      </w:r>
    </w:p>
    <w:p w14:paraId="3C4CE6A8" w14:textId="39BBD06C" w:rsidR="00F61E91" w:rsidRPr="00CB6CC5" w:rsidRDefault="00F61E91" w:rsidP="00F61E91">
      <w:pPr>
        <w:pStyle w:val="Caption"/>
        <w:jc w:val="center"/>
        <w:rPr>
          <w:rFonts w:cs="Traditional Arabic"/>
        </w:rPr>
      </w:pPr>
      <w:r w:rsidRPr="00CB6CC5">
        <w:rPr>
          <w:rFonts w:cs="Traditional Arabic"/>
          <w:rtl/>
        </w:rPr>
        <w:t xml:space="preserve">رسم توضيحي </w:t>
      </w:r>
      <w:r w:rsidRPr="00CB6CC5">
        <w:rPr>
          <w:rFonts w:cs="Traditional Arabic"/>
          <w:rtl/>
        </w:rPr>
        <w:fldChar w:fldCharType="begin"/>
      </w:r>
      <w:r w:rsidRPr="00CB6CC5">
        <w:rPr>
          <w:rFonts w:cs="Traditional Arabic"/>
          <w:rtl/>
        </w:rPr>
        <w:instrText xml:space="preserve"> </w:instrText>
      </w:r>
      <w:r w:rsidRPr="00CB6CC5">
        <w:rPr>
          <w:rFonts w:cs="Traditional Arabic"/>
        </w:rPr>
        <w:instrText>SEQ</w:instrText>
      </w:r>
      <w:r w:rsidRPr="00CB6CC5">
        <w:rPr>
          <w:rFonts w:cs="Traditional Arabic"/>
          <w:rtl/>
        </w:rPr>
        <w:instrText xml:space="preserve"> رسم_توضيحي \* </w:instrText>
      </w:r>
      <w:r w:rsidRPr="00CB6CC5">
        <w:rPr>
          <w:rFonts w:cs="Traditional Arabic"/>
        </w:rPr>
        <w:instrText>ARABIC</w:instrText>
      </w:r>
      <w:r w:rsidRPr="00CB6CC5">
        <w:rPr>
          <w:rFonts w:cs="Traditional Arabic"/>
          <w:rtl/>
        </w:rPr>
        <w:instrText xml:space="preserve"> </w:instrText>
      </w:r>
      <w:r w:rsidRPr="00CB6CC5">
        <w:rPr>
          <w:rFonts w:cs="Traditional Arabic"/>
          <w:rtl/>
        </w:rPr>
        <w:fldChar w:fldCharType="separate"/>
      </w:r>
      <w:r w:rsidR="0073589D">
        <w:rPr>
          <w:rFonts w:cs="Traditional Arabic"/>
          <w:noProof/>
          <w:rtl/>
        </w:rPr>
        <w:t>5</w:t>
      </w:r>
      <w:r w:rsidRPr="00CB6CC5">
        <w:rPr>
          <w:rFonts w:cs="Traditional Arabic"/>
          <w:rtl/>
        </w:rPr>
        <w:fldChar w:fldCharType="end"/>
      </w:r>
      <w:r w:rsidRPr="00CB6CC5">
        <w:rPr>
          <w:rFonts w:cs="Traditional Arabic"/>
        </w:rPr>
        <w:t xml:space="preserve"> </w:t>
      </w:r>
      <w:r w:rsidRPr="00CB6CC5">
        <w:rPr>
          <w:rFonts w:cs="Traditional Arabic"/>
          <w:rtl/>
        </w:rPr>
        <w:t>مخطط حالات الاستخدام</w:t>
      </w:r>
    </w:p>
    <w:p w14:paraId="0757C581" w14:textId="77777777" w:rsidR="00514C7D" w:rsidRPr="00514C7D" w:rsidRDefault="00514C7D" w:rsidP="00514C7D">
      <w:pPr>
        <w:rPr>
          <w:lang w:bidi="ar-SY"/>
        </w:rPr>
      </w:pPr>
    </w:p>
    <w:p w14:paraId="3E3DC471" w14:textId="7B8C2AF8" w:rsidR="00CF1536" w:rsidRDefault="0087106E" w:rsidP="0087106E">
      <w:pPr>
        <w:pStyle w:val="Heading2"/>
        <w:rPr>
          <w:rFonts w:cs="Traditional Arabic"/>
          <w:b/>
          <w:bCs/>
          <w:caps w:val="0"/>
          <w:color w:val="0D0D0D" w:themeColor="text1" w:themeTint="F2"/>
          <w:sz w:val="32"/>
          <w:szCs w:val="32"/>
        </w:rPr>
      </w:pPr>
      <w:r w:rsidRPr="0087106E">
        <w:rPr>
          <w:rFonts w:cs="Traditional Arabic" w:hint="cs"/>
          <w:b/>
          <w:bCs/>
          <w:caps w:val="0"/>
          <w:color w:val="0D0D0D" w:themeColor="text1" w:themeTint="F2"/>
          <w:sz w:val="32"/>
          <w:szCs w:val="32"/>
          <w:rtl/>
        </w:rPr>
        <w:t>السرد</w:t>
      </w:r>
      <w:r w:rsidRPr="0087106E">
        <w:rPr>
          <w:rFonts w:cs="Traditional Arabic"/>
          <w:b/>
          <w:bCs/>
          <w:caps w:val="0"/>
          <w:color w:val="0D0D0D" w:themeColor="text1" w:themeTint="F2"/>
          <w:sz w:val="32"/>
          <w:szCs w:val="32"/>
          <w:rtl/>
        </w:rPr>
        <w:t xml:space="preserve"> </w:t>
      </w:r>
      <w:r w:rsidRPr="0087106E">
        <w:rPr>
          <w:rFonts w:cs="Traditional Arabic" w:hint="cs"/>
          <w:b/>
          <w:bCs/>
          <w:caps w:val="0"/>
          <w:color w:val="0D0D0D" w:themeColor="text1" w:themeTint="F2"/>
          <w:sz w:val="32"/>
          <w:szCs w:val="32"/>
          <w:rtl/>
        </w:rPr>
        <w:t>النصي</w:t>
      </w:r>
      <w:r w:rsidRPr="0087106E">
        <w:rPr>
          <w:rFonts w:cs="Traditional Arabic"/>
          <w:b/>
          <w:bCs/>
          <w:caps w:val="0"/>
          <w:color w:val="0D0D0D" w:themeColor="text1" w:themeTint="F2"/>
          <w:sz w:val="32"/>
          <w:szCs w:val="32"/>
          <w:rtl/>
        </w:rPr>
        <w:t xml:space="preserve"> </w:t>
      </w:r>
      <w:r w:rsidRPr="0087106E">
        <w:rPr>
          <w:rFonts w:cs="Traditional Arabic" w:hint="cs"/>
          <w:b/>
          <w:bCs/>
          <w:caps w:val="0"/>
          <w:color w:val="0D0D0D" w:themeColor="text1" w:themeTint="F2"/>
          <w:sz w:val="32"/>
          <w:szCs w:val="32"/>
          <w:rtl/>
        </w:rPr>
        <w:t>التفصيلي</w:t>
      </w:r>
      <w:r w:rsidRPr="0087106E">
        <w:rPr>
          <w:rFonts w:cs="Traditional Arabic"/>
          <w:b/>
          <w:bCs/>
          <w:caps w:val="0"/>
          <w:color w:val="0D0D0D" w:themeColor="text1" w:themeTint="F2"/>
          <w:sz w:val="32"/>
          <w:szCs w:val="32"/>
          <w:rtl/>
        </w:rPr>
        <w:t xml:space="preserve"> </w:t>
      </w:r>
      <w:r w:rsidRPr="0087106E">
        <w:rPr>
          <w:rFonts w:cs="Traditional Arabic" w:hint="cs"/>
          <w:b/>
          <w:bCs/>
          <w:caps w:val="0"/>
          <w:color w:val="0D0D0D" w:themeColor="text1" w:themeTint="F2"/>
          <w:sz w:val="32"/>
          <w:szCs w:val="32"/>
          <w:rtl/>
        </w:rPr>
        <w:t>لحالات</w:t>
      </w:r>
      <w:r w:rsidRPr="0087106E">
        <w:rPr>
          <w:rFonts w:cs="Traditional Arabic"/>
          <w:b/>
          <w:bCs/>
          <w:caps w:val="0"/>
          <w:color w:val="0D0D0D" w:themeColor="text1" w:themeTint="F2"/>
          <w:sz w:val="32"/>
          <w:szCs w:val="32"/>
          <w:rtl/>
        </w:rPr>
        <w:t xml:space="preserve"> </w:t>
      </w:r>
      <w:r w:rsidRPr="0087106E">
        <w:rPr>
          <w:rFonts w:cs="Traditional Arabic" w:hint="cs"/>
          <w:b/>
          <w:bCs/>
          <w:caps w:val="0"/>
          <w:color w:val="0D0D0D" w:themeColor="text1" w:themeTint="F2"/>
          <w:sz w:val="32"/>
          <w:szCs w:val="32"/>
          <w:rtl/>
        </w:rPr>
        <w:t>الاستخدام</w:t>
      </w:r>
      <w:r w:rsidRPr="0087106E">
        <w:rPr>
          <w:rFonts w:cs="Traditional Arabic"/>
          <w:b/>
          <w:bCs/>
          <w:caps w:val="0"/>
          <w:color w:val="0D0D0D" w:themeColor="text1" w:themeTint="F2"/>
          <w:sz w:val="32"/>
          <w:szCs w:val="32"/>
          <w:rtl/>
        </w:rPr>
        <w:t xml:space="preserve"> (</w:t>
      </w:r>
      <w:r w:rsidRPr="0087106E">
        <w:rPr>
          <w:rFonts w:cs="Traditional Arabic"/>
          <w:b/>
          <w:bCs/>
          <w:caps w:val="0"/>
          <w:color w:val="0D0D0D" w:themeColor="text1" w:themeTint="F2"/>
          <w:sz w:val="32"/>
          <w:szCs w:val="32"/>
        </w:rPr>
        <w:t>Use Case Specifications</w:t>
      </w:r>
      <w:r w:rsidRPr="0087106E">
        <w:rPr>
          <w:rFonts w:cs="Traditional Arabic"/>
          <w:b/>
          <w:bCs/>
          <w:caps w:val="0"/>
          <w:color w:val="0D0D0D" w:themeColor="text1" w:themeTint="F2"/>
          <w:sz w:val="32"/>
          <w:szCs w:val="32"/>
          <w:rtl/>
        </w:rPr>
        <w:t>)</w:t>
      </w:r>
      <w:r w:rsidRPr="0087106E">
        <w:rPr>
          <w:rFonts w:cs="Traditional Arabic"/>
          <w:b/>
          <w:bCs/>
          <w:caps w:val="0"/>
          <w:color w:val="0D0D0D" w:themeColor="text1" w:themeTint="F2"/>
          <w:sz w:val="32"/>
          <w:szCs w:val="32"/>
        </w:rPr>
        <w:t>:</w:t>
      </w:r>
    </w:p>
    <w:p w14:paraId="50DBA881" w14:textId="74D455FE" w:rsidR="0087106E" w:rsidRDefault="0087106E" w:rsidP="0087106E">
      <w:pPr>
        <w:spacing w:after="140" w:line="300" w:lineRule="auto"/>
        <w:rPr>
          <w:rFonts w:cs="Traditional Arabic"/>
          <w:color w:val="202020"/>
          <w:rtl/>
        </w:rPr>
      </w:pPr>
      <w:r w:rsidRPr="0087106E">
        <w:rPr>
          <w:rFonts w:cs="Traditional Arabic"/>
          <w:color w:val="202020"/>
          <w:rtl/>
        </w:rPr>
        <w:t>يقدّم هذا القسم توثيقًا تفصيليًا لكل حالة استخدام بهدف تمكين فريق التطوير من فهم دقيق للسلوك الوظيفي المطلوب قبل مرحلة التصميم التفصيلي والتنفيذ.</w:t>
      </w:r>
    </w:p>
    <w:p w14:paraId="0F9A5DE8" w14:textId="77777777" w:rsidR="001802D6" w:rsidRDefault="001802D6" w:rsidP="0087106E">
      <w:pPr>
        <w:spacing w:after="140" w:line="300" w:lineRule="auto"/>
        <w:rPr>
          <w:rFonts w:cs="Traditional Arabic"/>
          <w:color w:val="202020"/>
        </w:rPr>
      </w:pPr>
    </w:p>
    <w:p w14:paraId="4E266E9D" w14:textId="4521A539" w:rsidR="00A14128" w:rsidRPr="00905B61" w:rsidRDefault="00496911" w:rsidP="00905B61">
      <w:pPr>
        <w:pStyle w:val="ListParagraph"/>
        <w:numPr>
          <w:ilvl w:val="0"/>
          <w:numId w:val="74"/>
        </w:numPr>
        <w:rPr>
          <w:b/>
          <w:bCs/>
          <w:sz w:val="28"/>
          <w:szCs w:val="28"/>
        </w:rPr>
      </w:pPr>
      <w:r w:rsidRPr="00E201C5">
        <w:rPr>
          <w:rFonts w:hint="cs"/>
          <w:b/>
          <w:bCs/>
          <w:sz w:val="28"/>
          <w:szCs w:val="28"/>
          <w:rtl/>
        </w:rPr>
        <w:t>حالة</w:t>
      </w:r>
      <w:r w:rsidRPr="00E201C5">
        <w:rPr>
          <w:b/>
          <w:bCs/>
          <w:sz w:val="28"/>
          <w:szCs w:val="28"/>
          <w:rtl/>
        </w:rPr>
        <w:t xml:space="preserve"> </w:t>
      </w:r>
      <w:r w:rsidRPr="00E201C5">
        <w:rPr>
          <w:rFonts w:hint="cs"/>
          <w:b/>
          <w:bCs/>
          <w:sz w:val="28"/>
          <w:szCs w:val="28"/>
          <w:rtl/>
        </w:rPr>
        <w:t>الاستخدام</w:t>
      </w:r>
      <w:r w:rsidRPr="00E201C5">
        <w:rPr>
          <w:b/>
          <w:bCs/>
          <w:sz w:val="28"/>
          <w:szCs w:val="28"/>
          <w:rtl/>
        </w:rPr>
        <w:t xml:space="preserve"> </w:t>
      </w:r>
      <w:r w:rsidRPr="00E201C5">
        <w:rPr>
          <w:b/>
          <w:bCs/>
          <w:sz w:val="28"/>
          <w:szCs w:val="28"/>
        </w:rPr>
        <w:t>UC1</w:t>
      </w:r>
      <w:r w:rsidRPr="00E201C5">
        <w:rPr>
          <w:b/>
          <w:bCs/>
          <w:sz w:val="28"/>
          <w:szCs w:val="28"/>
          <w:rtl/>
        </w:rPr>
        <w:t xml:space="preserve">: </w:t>
      </w:r>
      <w:r w:rsidRPr="00E201C5">
        <w:rPr>
          <w:rFonts w:hint="cs"/>
          <w:b/>
          <w:bCs/>
          <w:sz w:val="28"/>
          <w:szCs w:val="28"/>
          <w:rtl/>
        </w:rPr>
        <w:t>إنشاء</w:t>
      </w:r>
      <w:r w:rsidRPr="00E201C5">
        <w:rPr>
          <w:b/>
          <w:bCs/>
          <w:sz w:val="28"/>
          <w:szCs w:val="28"/>
          <w:rtl/>
        </w:rPr>
        <w:t xml:space="preserve"> </w:t>
      </w:r>
      <w:r w:rsidRPr="00E201C5">
        <w:rPr>
          <w:rFonts w:hint="cs"/>
          <w:b/>
          <w:bCs/>
          <w:sz w:val="28"/>
          <w:szCs w:val="28"/>
          <w:rtl/>
        </w:rPr>
        <w:t>حساب</w:t>
      </w:r>
      <w:r w:rsidRPr="00E201C5">
        <w:rPr>
          <w:b/>
          <w:bCs/>
          <w:sz w:val="28"/>
          <w:szCs w:val="28"/>
          <w:rtl/>
        </w:rPr>
        <w:t xml:space="preserve"> </w:t>
      </w:r>
      <w:r w:rsidRPr="00E201C5">
        <w:rPr>
          <w:rFonts w:hint="cs"/>
          <w:b/>
          <w:bCs/>
          <w:sz w:val="28"/>
          <w:szCs w:val="28"/>
          <w:rtl/>
        </w:rPr>
        <w:t>طبيب</w:t>
      </w:r>
      <w:r w:rsidRPr="00E201C5">
        <w:rPr>
          <w:b/>
          <w:bCs/>
          <w:sz w:val="28"/>
          <w:szCs w:val="28"/>
          <w:rtl/>
        </w:rPr>
        <w:t xml:space="preserve"> (</w:t>
      </w:r>
      <w:r w:rsidRPr="00E201C5">
        <w:rPr>
          <w:b/>
          <w:bCs/>
          <w:sz w:val="28"/>
          <w:szCs w:val="28"/>
        </w:rPr>
        <w:t>Register Doctor Account</w:t>
      </w:r>
      <w:r w:rsidRPr="00E201C5">
        <w:rPr>
          <w:b/>
          <w:bCs/>
          <w:sz w:val="28"/>
          <w:szCs w:val="28"/>
          <w:rtl/>
        </w:rPr>
        <w:t>)</w:t>
      </w:r>
      <w:r w:rsidRPr="00E201C5">
        <w:rPr>
          <w:b/>
          <w:bCs/>
          <w:sz w:val="28"/>
          <w:szCs w:val="28"/>
        </w:rPr>
        <w:t>:</w:t>
      </w:r>
    </w:p>
    <w:p w14:paraId="569BA0CB" w14:textId="77777777" w:rsidR="00A14128" w:rsidRPr="00840E93" w:rsidRDefault="00A14128" w:rsidP="00A14128">
      <w:pPr>
        <w:pStyle w:val="ListParagraph"/>
        <w:numPr>
          <w:ilvl w:val="0"/>
          <w:numId w:val="85"/>
        </w:numPr>
        <w:pBdr>
          <w:top w:val="nil"/>
          <w:left w:val="nil"/>
          <w:bottom w:val="nil"/>
          <w:right w:val="nil"/>
          <w:between w:val="nil"/>
        </w:pBdr>
        <w:spacing w:before="0" w:after="0" w:line="256" w:lineRule="auto"/>
        <w:jc w:val="both"/>
        <w:rPr>
          <w:rFonts w:eastAsia="Arial" w:cs="Traditional Arabic"/>
        </w:rPr>
      </w:pPr>
      <w:r w:rsidRPr="00840E93">
        <w:rPr>
          <w:rFonts w:eastAsia="Arial" w:cs="Traditional Arabic"/>
          <w:rtl/>
        </w:rPr>
        <w:t>الفاعلون الأساسيون: الطبيب.</w:t>
      </w:r>
    </w:p>
    <w:p w14:paraId="2B7465E3" w14:textId="77777777" w:rsidR="00A14128" w:rsidRPr="00840E93" w:rsidRDefault="00A14128" w:rsidP="00A14128">
      <w:pPr>
        <w:pStyle w:val="ListParagraph"/>
        <w:numPr>
          <w:ilvl w:val="0"/>
          <w:numId w:val="85"/>
        </w:numPr>
        <w:pBdr>
          <w:top w:val="nil"/>
          <w:left w:val="nil"/>
          <w:bottom w:val="nil"/>
          <w:right w:val="nil"/>
          <w:between w:val="nil"/>
        </w:pBdr>
        <w:spacing w:before="0" w:after="0" w:line="256" w:lineRule="auto"/>
        <w:jc w:val="both"/>
        <w:rPr>
          <w:rFonts w:eastAsia="Arial" w:cs="Traditional Arabic"/>
        </w:rPr>
      </w:pPr>
      <w:r w:rsidRPr="00840E93">
        <w:rPr>
          <w:rFonts w:eastAsia="Arial" w:cs="Traditional Arabic"/>
          <w:rtl/>
        </w:rPr>
        <w:t>الفاعلون الثانويون: لا يوجد.</w:t>
      </w:r>
    </w:p>
    <w:p w14:paraId="310E2C86" w14:textId="32830075" w:rsidR="00E201C5" w:rsidRPr="00840E93" w:rsidRDefault="00A14128" w:rsidP="00A14128">
      <w:pPr>
        <w:pStyle w:val="ListParagraph"/>
        <w:numPr>
          <w:ilvl w:val="0"/>
          <w:numId w:val="85"/>
        </w:numPr>
        <w:pBdr>
          <w:top w:val="nil"/>
          <w:left w:val="nil"/>
          <w:bottom w:val="nil"/>
          <w:right w:val="nil"/>
          <w:between w:val="nil"/>
        </w:pBdr>
        <w:spacing w:before="0" w:after="0" w:line="256" w:lineRule="auto"/>
        <w:jc w:val="both"/>
        <w:rPr>
          <w:rFonts w:eastAsia="Arial" w:cs="Traditional Arabic"/>
        </w:rPr>
      </w:pPr>
      <w:r w:rsidRPr="00840E93">
        <w:rPr>
          <w:rFonts w:eastAsia="Arial" w:cs="Traditional Arabic"/>
          <w:rtl/>
        </w:rPr>
        <w:t xml:space="preserve">الملخص: </w:t>
      </w:r>
      <w:r w:rsidR="001802D6" w:rsidRPr="00840E93">
        <w:rPr>
          <w:rFonts w:eastAsia="Arial" w:cs="Traditional Arabic" w:hint="cs"/>
          <w:rtl/>
        </w:rPr>
        <w:t xml:space="preserve">يقوم الطبيب بطلب </w:t>
      </w:r>
      <w:r w:rsidR="001802D6" w:rsidRPr="00840E93">
        <w:rPr>
          <w:rFonts w:eastAsia="Arial" w:cs="Traditional Arabic"/>
          <w:rtl/>
        </w:rPr>
        <w:t xml:space="preserve">إنشاء حساب مستخدم باستخدام الاسم الكامل والبريد الإلكتروني </w:t>
      </w:r>
      <w:r w:rsidR="00C75A42">
        <w:rPr>
          <w:rFonts w:eastAsia="Arial" w:cs="Traditional Arabic" w:hint="cs"/>
          <w:rtl/>
        </w:rPr>
        <w:t>ورقم الرخصة الصحية</w:t>
      </w:r>
      <w:r w:rsidR="001802D6" w:rsidRPr="00840E93">
        <w:rPr>
          <w:rFonts w:eastAsia="Arial" w:cs="Traditional Arabic"/>
          <w:rtl/>
        </w:rPr>
        <w:t>، للحصول على صلاحية الوصول إلى النظام.</w:t>
      </w:r>
      <w:r w:rsidRPr="00840E93">
        <w:rPr>
          <w:rFonts w:eastAsia="Arial" w:cs="Traditional Arabic"/>
          <w:rtl/>
        </w:rPr>
        <w:t>.</w:t>
      </w:r>
    </w:p>
    <w:p w14:paraId="1E59110F" w14:textId="36C0C335" w:rsidR="00A14128" w:rsidRPr="0080396D" w:rsidRDefault="001802D6" w:rsidP="00840E93">
      <w:pPr>
        <w:pStyle w:val="ListParagraph"/>
        <w:numPr>
          <w:ilvl w:val="0"/>
          <w:numId w:val="85"/>
        </w:numPr>
        <w:pBdr>
          <w:top w:val="nil"/>
          <w:left w:val="nil"/>
          <w:bottom w:val="nil"/>
          <w:right w:val="nil"/>
          <w:between w:val="nil"/>
        </w:pBdr>
        <w:spacing w:before="0" w:after="0" w:line="256" w:lineRule="auto"/>
        <w:jc w:val="both"/>
        <w:rPr>
          <w:rFonts w:ascii="Arial" w:eastAsia="Arial" w:hAnsi="Arial" w:cs="Arial"/>
          <w:sz w:val="19"/>
          <w:szCs w:val="19"/>
        </w:rPr>
      </w:pPr>
      <w:r>
        <w:rPr>
          <w:rFonts w:ascii="Arial" w:eastAsia="Arial" w:hAnsi="Arial" w:cs="Arial"/>
          <w:sz w:val="19"/>
          <w:szCs w:val="19"/>
          <w:rtl/>
        </w:rPr>
        <w:br w:type="page"/>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565"/>
        <w:gridCol w:w="2880"/>
      </w:tblGrid>
      <w:tr w:rsidR="00E201C5" w14:paraId="742F2697" w14:textId="77777777" w:rsidTr="004713AB">
        <w:tc>
          <w:tcPr>
            <w:tcW w:w="6565" w:type="dxa"/>
            <w:tcMar>
              <w:top w:w="80" w:type="dxa"/>
              <w:left w:w="100" w:type="dxa"/>
              <w:bottom w:w="80" w:type="dxa"/>
              <w:right w:w="100" w:type="dxa"/>
            </w:tcMar>
            <w:vAlign w:val="center"/>
          </w:tcPr>
          <w:p w14:paraId="73E45869" w14:textId="77777777" w:rsidR="00E201C5" w:rsidRPr="00840E93" w:rsidRDefault="00E201C5" w:rsidP="00840E93">
            <w:pPr>
              <w:spacing w:before="0" w:after="0" w:line="240" w:lineRule="auto"/>
              <w:jc w:val="center"/>
              <w:rPr>
                <w:rFonts w:eastAsia="Arial" w:cs="Traditional Arabic"/>
              </w:rPr>
            </w:pPr>
            <w:r w:rsidRPr="00840E93">
              <w:rPr>
                <w:rFonts w:eastAsia="Arial" w:cs="Traditional Arabic"/>
                <w:rtl/>
              </w:rPr>
              <w:lastRenderedPageBreak/>
              <w:t>لا يمتلك الطبيب حسابًا مسبقًا مرتبطًا بالبريد الإلكتروني نفسه.</w:t>
            </w:r>
          </w:p>
        </w:tc>
        <w:tc>
          <w:tcPr>
            <w:tcW w:w="2880" w:type="dxa"/>
            <w:vAlign w:val="center"/>
          </w:tcPr>
          <w:p w14:paraId="1A20B792" w14:textId="77777777" w:rsidR="00E201C5" w:rsidRPr="00840E93" w:rsidRDefault="00E201C5" w:rsidP="00840E93">
            <w:pPr>
              <w:spacing w:before="0" w:after="0" w:line="240" w:lineRule="auto"/>
              <w:jc w:val="center"/>
              <w:rPr>
                <w:rFonts w:eastAsia="Arial" w:cs="Traditional Arabic"/>
                <w:b/>
                <w:bCs/>
                <w:rtl/>
              </w:rPr>
            </w:pPr>
            <w:r w:rsidRPr="00840E93">
              <w:rPr>
                <w:rFonts w:eastAsia="Arial" w:cs="Traditional Arabic"/>
                <w:b/>
                <w:bCs/>
                <w:rtl/>
              </w:rPr>
              <w:t>الشروط المسبقة</w:t>
            </w:r>
          </w:p>
        </w:tc>
      </w:tr>
      <w:tr w:rsidR="00E201C5" w14:paraId="50D9E75F" w14:textId="77777777" w:rsidTr="004713AB">
        <w:tc>
          <w:tcPr>
            <w:tcW w:w="6565" w:type="dxa"/>
            <w:tcMar>
              <w:top w:w="80" w:type="dxa"/>
              <w:left w:w="100" w:type="dxa"/>
              <w:bottom w:w="80" w:type="dxa"/>
              <w:right w:w="100" w:type="dxa"/>
            </w:tcMar>
            <w:vAlign w:val="center"/>
          </w:tcPr>
          <w:p w14:paraId="4FE864CB" w14:textId="67AB7305" w:rsidR="00E201C5" w:rsidRPr="00840E93" w:rsidRDefault="00E201C5" w:rsidP="00840E93">
            <w:pPr>
              <w:spacing w:before="0" w:after="0" w:line="240" w:lineRule="auto"/>
              <w:jc w:val="center"/>
              <w:rPr>
                <w:rFonts w:eastAsia="Arial" w:cs="Traditional Arabic"/>
              </w:rPr>
            </w:pPr>
            <w:r w:rsidRPr="00840E93">
              <w:rPr>
                <w:rFonts w:eastAsia="Arial" w:cs="Traditional Arabic"/>
                <w:rtl/>
              </w:rPr>
              <w:t xml:space="preserve">طلب الطبيب إنشاء حساب جديد من صفحة </w:t>
            </w:r>
            <w:r w:rsidR="006D032F">
              <w:rPr>
                <w:rFonts w:eastAsia="Arial" w:cs="Traditional Arabic" w:hint="cs"/>
                <w:rtl/>
              </w:rPr>
              <w:t>الدخول</w:t>
            </w:r>
            <w:r w:rsidRPr="00840E93">
              <w:rPr>
                <w:rFonts w:eastAsia="Arial" w:cs="Traditional Arabic"/>
                <w:rtl/>
              </w:rPr>
              <w:t>.</w:t>
            </w:r>
          </w:p>
        </w:tc>
        <w:tc>
          <w:tcPr>
            <w:tcW w:w="2880" w:type="dxa"/>
            <w:vAlign w:val="center"/>
          </w:tcPr>
          <w:p w14:paraId="216F95FE" w14:textId="5CF8B470" w:rsidR="00E201C5" w:rsidRPr="00840E93" w:rsidRDefault="00A14128" w:rsidP="00840E93">
            <w:pPr>
              <w:spacing w:before="0" w:after="0" w:line="240" w:lineRule="auto"/>
              <w:jc w:val="center"/>
              <w:rPr>
                <w:rFonts w:eastAsia="Arial" w:cs="Traditional Arabic"/>
                <w:b/>
                <w:bCs/>
                <w:rtl/>
              </w:rPr>
            </w:pPr>
            <w:r w:rsidRPr="00840E93">
              <w:rPr>
                <w:rFonts w:eastAsia="Arial" w:cs="Traditional Arabic" w:hint="cs"/>
                <w:b/>
                <w:bCs/>
                <w:rtl/>
              </w:rPr>
              <w:t>المحفز</w:t>
            </w:r>
            <w:r w:rsidR="00E201C5" w:rsidRPr="00840E93">
              <w:rPr>
                <w:rFonts w:eastAsia="Arial" w:cs="Traditional Arabic"/>
                <w:b/>
                <w:bCs/>
                <w:rtl/>
              </w:rPr>
              <w:t xml:space="preserve"> (</w:t>
            </w:r>
            <w:r w:rsidR="00E201C5" w:rsidRPr="00840E93">
              <w:rPr>
                <w:rFonts w:eastAsia="Arial" w:cs="Traditional Arabic"/>
                <w:b/>
                <w:bCs/>
              </w:rPr>
              <w:t>Trigger</w:t>
            </w:r>
            <w:r w:rsidR="00E201C5" w:rsidRPr="00840E93">
              <w:rPr>
                <w:rFonts w:eastAsia="Arial" w:cs="Traditional Arabic"/>
                <w:b/>
                <w:bCs/>
                <w:rtl/>
              </w:rPr>
              <w:t>)</w:t>
            </w:r>
          </w:p>
        </w:tc>
      </w:tr>
      <w:tr w:rsidR="00E201C5" w14:paraId="3B890C19" w14:textId="77777777" w:rsidTr="004713AB">
        <w:tc>
          <w:tcPr>
            <w:tcW w:w="6565" w:type="dxa"/>
            <w:tcMar>
              <w:top w:w="80" w:type="dxa"/>
              <w:left w:w="100" w:type="dxa"/>
              <w:bottom w:w="80" w:type="dxa"/>
              <w:right w:w="100" w:type="dxa"/>
            </w:tcMar>
            <w:vAlign w:val="center"/>
          </w:tcPr>
          <w:p w14:paraId="528E06E5" w14:textId="77777777" w:rsidR="00E201C5" w:rsidRPr="00840E93" w:rsidRDefault="00E201C5" w:rsidP="00840E93">
            <w:pPr>
              <w:spacing w:before="0" w:after="0" w:line="240" w:lineRule="auto"/>
              <w:jc w:val="center"/>
              <w:rPr>
                <w:rFonts w:eastAsia="Arial" w:cs="Traditional Arabic"/>
              </w:rPr>
            </w:pPr>
            <w:r w:rsidRPr="00840E93">
              <w:rPr>
                <w:rFonts w:eastAsia="Arial" w:cs="Traditional Arabic"/>
                <w:rtl/>
              </w:rPr>
              <w:t>1. يفتح الطبيب صفحة «إنشاء حساب جديد».</w:t>
            </w:r>
          </w:p>
          <w:p w14:paraId="2DAB61CC" w14:textId="03D6E915" w:rsidR="00E201C5" w:rsidRPr="00840E93" w:rsidRDefault="00E201C5" w:rsidP="00F61E91">
            <w:pPr>
              <w:spacing w:before="0" w:after="0" w:line="240" w:lineRule="auto"/>
              <w:jc w:val="center"/>
              <w:rPr>
                <w:rFonts w:eastAsia="Arial" w:cs="Traditional Arabic"/>
              </w:rPr>
            </w:pPr>
            <w:r w:rsidRPr="00840E93">
              <w:rPr>
                <w:rFonts w:eastAsia="Arial" w:cs="Traditional Arabic"/>
                <w:rtl/>
              </w:rPr>
              <w:t xml:space="preserve">2. يُدخل الطبيب </w:t>
            </w:r>
            <w:r w:rsidR="00F61E91">
              <w:rPr>
                <w:rFonts w:eastAsia="Arial" w:cs="Traditional Arabic" w:hint="cs"/>
                <w:rtl/>
              </w:rPr>
              <w:t xml:space="preserve">بياناته المطلوبة في </w:t>
            </w:r>
            <w:r w:rsidR="008D445C">
              <w:rPr>
                <w:rFonts w:eastAsia="Arial" w:cs="Traditional Arabic" w:hint="cs"/>
                <w:rtl/>
              </w:rPr>
              <w:t>استمارة التسجيل</w:t>
            </w:r>
            <w:r w:rsidRPr="00840E93">
              <w:rPr>
                <w:rFonts w:eastAsia="Arial" w:cs="Traditional Arabic"/>
                <w:rtl/>
              </w:rPr>
              <w:t xml:space="preserve"> </w:t>
            </w:r>
          </w:p>
          <w:p w14:paraId="22D3AA73" w14:textId="71DA3D04" w:rsidR="00E201C5" w:rsidRPr="00840E93" w:rsidRDefault="00E201C5" w:rsidP="00840E93">
            <w:pPr>
              <w:spacing w:before="0" w:after="0" w:line="240" w:lineRule="auto"/>
              <w:jc w:val="center"/>
              <w:rPr>
                <w:rFonts w:eastAsia="Arial" w:cs="Traditional Arabic"/>
              </w:rPr>
            </w:pPr>
            <w:r w:rsidRPr="00840E93">
              <w:rPr>
                <w:rFonts w:eastAsia="Arial" w:cs="Traditional Arabic"/>
                <w:rtl/>
              </w:rPr>
              <w:t>3. يضغط الطبيب على زر «</w:t>
            </w:r>
            <w:r w:rsidR="008D445C">
              <w:rPr>
                <w:rFonts w:eastAsia="Arial" w:cs="Traditional Arabic" w:hint="cs"/>
                <w:rtl/>
              </w:rPr>
              <w:t>تسجيل</w:t>
            </w:r>
            <w:r w:rsidRPr="00840E93">
              <w:rPr>
                <w:rFonts w:eastAsia="Arial" w:cs="Traditional Arabic"/>
                <w:rtl/>
              </w:rPr>
              <w:t>».</w:t>
            </w:r>
          </w:p>
          <w:p w14:paraId="1C479AF4" w14:textId="1C527F85" w:rsidR="008D445C" w:rsidRPr="00840E93" w:rsidRDefault="00E201C5" w:rsidP="006D032F">
            <w:pPr>
              <w:spacing w:before="0" w:after="0" w:line="240" w:lineRule="auto"/>
              <w:jc w:val="center"/>
              <w:rPr>
                <w:rFonts w:eastAsia="Arial" w:cs="Traditional Arabic"/>
                <w:rtl/>
                <w:lang w:bidi="ar-SY"/>
              </w:rPr>
            </w:pPr>
            <w:r w:rsidRPr="00840E93">
              <w:rPr>
                <w:rFonts w:eastAsia="Arial" w:cs="Traditional Arabic"/>
                <w:rtl/>
              </w:rPr>
              <w:t>4. يتحقق النظام من عدم تكرار البريد الإلكتروني</w:t>
            </w:r>
            <w:r w:rsidR="006D032F">
              <w:rPr>
                <w:rFonts w:eastAsia="Arial" w:cs="Traditional Arabic" w:hint="cs"/>
                <w:rtl/>
              </w:rPr>
              <w:t xml:space="preserve"> ورقم الرخصة</w:t>
            </w:r>
            <w:r w:rsidR="008D445C">
              <w:rPr>
                <w:rFonts w:eastAsia="Arial" w:cs="Traditional Arabic" w:hint="cs"/>
                <w:rtl/>
              </w:rPr>
              <w:t xml:space="preserve"> ويرسل الطلب للمسؤول</w:t>
            </w:r>
            <w:r w:rsidRPr="00840E93">
              <w:rPr>
                <w:rFonts w:eastAsia="Arial" w:cs="Traditional Arabic"/>
                <w:rtl/>
              </w:rPr>
              <w:t>.</w:t>
            </w:r>
          </w:p>
          <w:p w14:paraId="468CA467" w14:textId="223B6086" w:rsidR="00E201C5" w:rsidRPr="00C8072D" w:rsidRDefault="00E201C5" w:rsidP="00C8072D">
            <w:pPr>
              <w:spacing w:before="0" w:after="0" w:line="240" w:lineRule="auto"/>
              <w:jc w:val="center"/>
              <w:rPr>
                <w:rFonts w:eastAsia="Arial" w:cs="Traditional Arabic"/>
              </w:rPr>
            </w:pPr>
            <w:r w:rsidRPr="00840E93">
              <w:rPr>
                <w:rFonts w:eastAsia="Arial" w:cs="Traditional Arabic"/>
                <w:rtl/>
              </w:rPr>
              <w:t xml:space="preserve">5. </w:t>
            </w:r>
            <w:r w:rsidR="00C8072D" w:rsidRPr="00C8072D">
              <w:rPr>
                <w:rFonts w:eastAsia="Arial" w:cs="Traditional Arabic"/>
                <w:rtl/>
              </w:rPr>
              <w:t>يتلقى الطبيب رسالة تأكيد تفيد بإنشاء الحساب بنجاح وفي انتظار مراجعة المسؤول، كما يتم إرسال بريد إلكتروني إشعار بتلقي الطلب</w:t>
            </w:r>
            <w:r w:rsidR="00C8072D" w:rsidRPr="00C8072D">
              <w:rPr>
                <w:rFonts w:eastAsia="Arial" w:cs="Traditional Arabic"/>
              </w:rPr>
              <w:t>.</w:t>
            </w:r>
          </w:p>
        </w:tc>
        <w:tc>
          <w:tcPr>
            <w:tcW w:w="2880" w:type="dxa"/>
            <w:vAlign w:val="center"/>
          </w:tcPr>
          <w:p w14:paraId="1C8BD578" w14:textId="77777777" w:rsidR="00E201C5" w:rsidRPr="00840E93" w:rsidRDefault="00E201C5" w:rsidP="00840E93">
            <w:pPr>
              <w:spacing w:before="0" w:after="0" w:line="240" w:lineRule="auto"/>
              <w:jc w:val="center"/>
              <w:rPr>
                <w:rFonts w:eastAsia="Arial" w:cs="Traditional Arabic"/>
                <w:b/>
                <w:bCs/>
                <w:rtl/>
              </w:rPr>
            </w:pPr>
            <w:r w:rsidRPr="00840E93">
              <w:rPr>
                <w:rFonts w:eastAsia="Arial" w:cs="Traditional Arabic"/>
                <w:b/>
                <w:bCs/>
                <w:rtl/>
              </w:rPr>
              <w:t>السيناريو الأساسي</w:t>
            </w:r>
          </w:p>
        </w:tc>
      </w:tr>
      <w:tr w:rsidR="00E201C5" w14:paraId="3CA514D6" w14:textId="77777777" w:rsidTr="004713AB">
        <w:tc>
          <w:tcPr>
            <w:tcW w:w="6565" w:type="dxa"/>
            <w:tcMar>
              <w:top w:w="80" w:type="dxa"/>
              <w:left w:w="100" w:type="dxa"/>
              <w:bottom w:w="80" w:type="dxa"/>
              <w:right w:w="100" w:type="dxa"/>
            </w:tcMar>
            <w:vAlign w:val="center"/>
          </w:tcPr>
          <w:p w14:paraId="13A1FB11" w14:textId="77777777" w:rsidR="00E201C5" w:rsidRPr="00840E93" w:rsidRDefault="00E201C5" w:rsidP="00840E93">
            <w:pPr>
              <w:pStyle w:val="ListParagraph"/>
              <w:numPr>
                <w:ilvl w:val="0"/>
                <w:numId w:val="80"/>
              </w:numPr>
              <w:spacing w:before="0" w:after="0" w:line="240" w:lineRule="auto"/>
              <w:jc w:val="center"/>
              <w:rPr>
                <w:rFonts w:eastAsia="Arial" w:cs="Traditional Arabic"/>
              </w:rPr>
            </w:pPr>
            <w:r w:rsidRPr="00840E93">
              <w:rPr>
                <w:rFonts w:eastAsia="Arial" w:cs="Traditional Arabic"/>
                <w:rtl/>
              </w:rPr>
              <w:t>إذا كان البريد الإلكتروني مستخدمًا مسبقًا، يعرض النظام رسالة خطأ ويطلب إدخال بريد آخر.</w:t>
            </w:r>
          </w:p>
          <w:p w14:paraId="482988CD" w14:textId="6DB8F84B" w:rsidR="00E201C5" w:rsidRPr="006D032F" w:rsidRDefault="006D032F" w:rsidP="006D032F">
            <w:pPr>
              <w:pStyle w:val="ListParagraph"/>
              <w:numPr>
                <w:ilvl w:val="0"/>
                <w:numId w:val="80"/>
              </w:numPr>
              <w:spacing w:before="0" w:after="0" w:line="240" w:lineRule="auto"/>
              <w:jc w:val="center"/>
              <w:rPr>
                <w:rFonts w:eastAsia="Arial" w:cs="Traditional Arabic"/>
              </w:rPr>
            </w:pPr>
            <w:r w:rsidRPr="00840E93">
              <w:rPr>
                <w:rFonts w:eastAsia="Arial" w:cs="Traditional Arabic"/>
                <w:rtl/>
              </w:rPr>
              <w:t xml:space="preserve">إذا كان </w:t>
            </w:r>
            <w:r>
              <w:rPr>
                <w:rFonts w:eastAsia="Arial" w:cs="Traditional Arabic" w:hint="cs"/>
                <w:rtl/>
                <w:lang w:bidi="ar-SY"/>
              </w:rPr>
              <w:t>رقم الرخصة</w:t>
            </w:r>
            <w:r w:rsidRPr="00840E93">
              <w:rPr>
                <w:rFonts w:eastAsia="Arial" w:cs="Traditional Arabic"/>
                <w:rtl/>
              </w:rPr>
              <w:t xml:space="preserve"> مستخدمًا مسبقًا، يعرض النظام رسالة خطأ ويطلب إدخال </w:t>
            </w:r>
            <w:r>
              <w:rPr>
                <w:rFonts w:eastAsia="Arial" w:cs="Traditional Arabic" w:hint="cs"/>
                <w:rtl/>
              </w:rPr>
              <w:t>رخصة</w:t>
            </w:r>
            <w:r w:rsidRPr="00840E93">
              <w:rPr>
                <w:rFonts w:eastAsia="Arial" w:cs="Traditional Arabic"/>
                <w:rtl/>
              </w:rPr>
              <w:t xml:space="preserve"> آخر.</w:t>
            </w:r>
          </w:p>
        </w:tc>
        <w:tc>
          <w:tcPr>
            <w:tcW w:w="2880" w:type="dxa"/>
            <w:vAlign w:val="center"/>
          </w:tcPr>
          <w:p w14:paraId="7C720134" w14:textId="77777777" w:rsidR="00E201C5" w:rsidRPr="00840E93" w:rsidRDefault="00E201C5" w:rsidP="00840E93">
            <w:pPr>
              <w:spacing w:before="0" w:after="0" w:line="240" w:lineRule="auto"/>
              <w:jc w:val="center"/>
              <w:rPr>
                <w:rFonts w:eastAsia="Arial" w:cs="Traditional Arabic"/>
                <w:b/>
                <w:bCs/>
                <w:rtl/>
              </w:rPr>
            </w:pPr>
            <w:r w:rsidRPr="00840E93">
              <w:rPr>
                <w:rFonts w:eastAsia="Arial" w:cs="Traditional Arabic"/>
                <w:b/>
                <w:bCs/>
                <w:rtl/>
              </w:rPr>
              <w:t>السيناريوهات البديلة / الاستثنائية</w:t>
            </w:r>
          </w:p>
        </w:tc>
      </w:tr>
      <w:tr w:rsidR="00E201C5" w14:paraId="457213BD" w14:textId="77777777" w:rsidTr="004713AB">
        <w:tc>
          <w:tcPr>
            <w:tcW w:w="6565" w:type="dxa"/>
            <w:tcMar>
              <w:top w:w="80" w:type="dxa"/>
              <w:left w:w="100" w:type="dxa"/>
              <w:bottom w:w="80" w:type="dxa"/>
              <w:right w:w="100" w:type="dxa"/>
            </w:tcMar>
            <w:vAlign w:val="center"/>
          </w:tcPr>
          <w:p w14:paraId="241D33C7" w14:textId="62BE8888" w:rsidR="00E201C5" w:rsidRPr="00840E93" w:rsidRDefault="00E201C5" w:rsidP="00840E93">
            <w:pPr>
              <w:spacing w:before="0" w:after="0" w:line="240" w:lineRule="auto"/>
              <w:jc w:val="center"/>
              <w:rPr>
                <w:rFonts w:eastAsia="Arial" w:cs="Traditional Arabic"/>
              </w:rPr>
            </w:pPr>
            <w:r w:rsidRPr="00840E93">
              <w:rPr>
                <w:rFonts w:eastAsia="Arial" w:cs="Traditional Arabic"/>
                <w:rtl/>
              </w:rPr>
              <w:t xml:space="preserve">يتم إنشاء حساب الطبيب </w:t>
            </w:r>
            <w:r w:rsidR="00C8072D">
              <w:rPr>
                <w:rFonts w:eastAsia="Arial" w:cs="Traditional Arabic" w:hint="cs"/>
                <w:rtl/>
              </w:rPr>
              <w:t>ب</w:t>
            </w:r>
            <w:r w:rsidR="00C8072D" w:rsidRPr="00C8072D">
              <w:rPr>
                <w:rFonts w:eastAsia="Arial" w:cs="Traditional Arabic"/>
                <w:rtl/>
              </w:rPr>
              <w:t>حالة معلقة</w:t>
            </w:r>
            <w:r w:rsidR="00C8072D" w:rsidRPr="00C8072D">
              <w:rPr>
                <w:rFonts w:eastAsia="Arial" w:cs="Traditional Arabic"/>
              </w:rPr>
              <w:t xml:space="preserve"> </w:t>
            </w:r>
            <w:r w:rsidR="00C8072D" w:rsidRPr="00C8072D">
              <w:rPr>
                <w:rFonts w:eastAsia="Arial" w:cs="Traditional Arabic"/>
                <w:rtl/>
              </w:rPr>
              <w:t>وغير مفعّل</w:t>
            </w:r>
            <w:r w:rsidR="00C8072D" w:rsidRPr="00C8072D">
              <w:rPr>
                <w:rFonts w:eastAsia="Arial" w:cs="Traditional Arabic"/>
              </w:rPr>
              <w:t xml:space="preserve"> </w:t>
            </w:r>
            <w:r w:rsidR="00C8072D" w:rsidRPr="00C8072D">
              <w:rPr>
                <w:rFonts w:eastAsia="Arial" w:cs="Traditional Arabic"/>
                <w:rtl/>
              </w:rPr>
              <w:t>بكلمة مرور غير صالحة للاستخدام حتى اتخاذ إجراء من المسؤول</w:t>
            </w:r>
            <w:r w:rsidRPr="00840E93">
              <w:rPr>
                <w:rFonts w:eastAsia="Arial" w:cs="Traditional Arabic"/>
                <w:rtl/>
              </w:rPr>
              <w:t>.</w:t>
            </w:r>
          </w:p>
        </w:tc>
        <w:tc>
          <w:tcPr>
            <w:tcW w:w="2880" w:type="dxa"/>
            <w:vAlign w:val="center"/>
          </w:tcPr>
          <w:p w14:paraId="0F583190" w14:textId="77777777" w:rsidR="00E201C5" w:rsidRPr="00840E93" w:rsidRDefault="00E201C5" w:rsidP="00840E93">
            <w:pPr>
              <w:spacing w:before="0" w:after="0" w:line="240" w:lineRule="auto"/>
              <w:jc w:val="center"/>
              <w:rPr>
                <w:rFonts w:eastAsia="Arial" w:cs="Traditional Arabic"/>
                <w:b/>
                <w:bCs/>
                <w:rtl/>
              </w:rPr>
            </w:pPr>
            <w:r w:rsidRPr="00840E93">
              <w:rPr>
                <w:rFonts w:eastAsia="Arial" w:cs="Traditional Arabic"/>
                <w:b/>
                <w:bCs/>
                <w:rtl/>
              </w:rPr>
              <w:t>الشروط اللاحقة</w:t>
            </w:r>
          </w:p>
        </w:tc>
      </w:tr>
    </w:tbl>
    <w:p w14:paraId="4F8B369E" w14:textId="33BCD578" w:rsidR="00E201C5" w:rsidRDefault="006D032F" w:rsidP="00E201C5">
      <w:pPr>
        <w:pStyle w:val="ListParagraph"/>
        <w:ind w:left="360"/>
        <w:rPr>
          <w:noProof/>
        </w:rPr>
      </w:pPr>
      <w:r>
        <w:rPr>
          <w:noProof/>
        </w:rPr>
        <w:drawing>
          <wp:anchor distT="0" distB="0" distL="114300" distR="114300" simplePos="0" relativeHeight="251774976" behindDoc="0" locked="0" layoutInCell="1" allowOverlap="1" wp14:anchorId="4EC8E8DF" wp14:editId="489AEF6A">
            <wp:simplePos x="0" y="0"/>
            <wp:positionH relativeFrom="column">
              <wp:posOffset>-255270</wp:posOffset>
            </wp:positionH>
            <wp:positionV relativeFrom="paragraph">
              <wp:posOffset>147320</wp:posOffset>
            </wp:positionV>
            <wp:extent cx="6252845" cy="3745230"/>
            <wp:effectExtent l="0" t="0" r="0" b="7620"/>
            <wp:wrapTopAndBottom/>
            <wp:docPr id="1272564594"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52845" cy="37452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6672" behindDoc="0" locked="0" layoutInCell="1" allowOverlap="1" wp14:anchorId="6B929216" wp14:editId="0E41C728">
                <wp:simplePos x="0" y="0"/>
                <wp:positionH relativeFrom="column">
                  <wp:posOffset>439496</wp:posOffset>
                </wp:positionH>
                <wp:positionV relativeFrom="paragraph">
                  <wp:posOffset>3978656</wp:posOffset>
                </wp:positionV>
                <wp:extent cx="5019040" cy="635"/>
                <wp:effectExtent l="0" t="0" r="10160" b="6985"/>
                <wp:wrapSquare wrapText="bothSides"/>
                <wp:docPr id="1659827568" name="Text Box 1"/>
                <wp:cNvGraphicFramePr/>
                <a:graphic xmlns:a="http://schemas.openxmlformats.org/drawingml/2006/main">
                  <a:graphicData uri="http://schemas.microsoft.com/office/word/2010/wordprocessingShape">
                    <wps:wsp>
                      <wps:cNvSpPr txBox="1"/>
                      <wps:spPr>
                        <a:xfrm>
                          <a:off x="0" y="0"/>
                          <a:ext cx="5019040" cy="635"/>
                        </a:xfrm>
                        <a:prstGeom prst="rect">
                          <a:avLst/>
                        </a:prstGeom>
                        <a:noFill/>
                        <a:ln>
                          <a:noFill/>
                        </a:ln>
                      </wps:spPr>
                      <wps:txbx>
                        <w:txbxContent>
                          <w:p w14:paraId="5418E85C" w14:textId="4A091B55" w:rsidR="0080396D" w:rsidRPr="00CB6CC5" w:rsidRDefault="0080396D" w:rsidP="0080396D">
                            <w:pPr>
                              <w:pStyle w:val="Caption"/>
                              <w:jc w:val="center"/>
                              <w:rPr>
                                <w:rFonts w:cs="Traditional Arabic"/>
                                <w:noProof/>
                              </w:rPr>
                            </w:pPr>
                            <w:r w:rsidRPr="00CB6CC5">
                              <w:rPr>
                                <w:rFonts w:cs="Traditional Arabic"/>
                                <w:rtl/>
                              </w:rPr>
                              <w:t xml:space="preserve">رسم توضيحي </w:t>
                            </w:r>
                            <w:r w:rsidRPr="00CB6CC5">
                              <w:rPr>
                                <w:rFonts w:cs="Traditional Arabic"/>
                                <w:rtl/>
                              </w:rPr>
                              <w:fldChar w:fldCharType="begin"/>
                            </w:r>
                            <w:r w:rsidRPr="00CB6CC5">
                              <w:rPr>
                                <w:rFonts w:cs="Traditional Arabic"/>
                                <w:rtl/>
                              </w:rPr>
                              <w:instrText xml:space="preserve"> </w:instrText>
                            </w:r>
                            <w:r w:rsidRPr="00CB6CC5">
                              <w:rPr>
                                <w:rFonts w:cs="Traditional Arabic"/>
                              </w:rPr>
                              <w:instrText>SEQ</w:instrText>
                            </w:r>
                            <w:r w:rsidRPr="00CB6CC5">
                              <w:rPr>
                                <w:rFonts w:cs="Traditional Arabic"/>
                                <w:rtl/>
                              </w:rPr>
                              <w:instrText xml:space="preserve"> رسم_توضيحي \* </w:instrText>
                            </w:r>
                            <w:r w:rsidRPr="00CB6CC5">
                              <w:rPr>
                                <w:rFonts w:cs="Traditional Arabic"/>
                              </w:rPr>
                              <w:instrText>ARABIC</w:instrText>
                            </w:r>
                            <w:r w:rsidRPr="00CB6CC5">
                              <w:rPr>
                                <w:rFonts w:cs="Traditional Arabic"/>
                                <w:rtl/>
                              </w:rPr>
                              <w:instrText xml:space="preserve"> </w:instrText>
                            </w:r>
                            <w:r w:rsidRPr="00CB6CC5">
                              <w:rPr>
                                <w:rFonts w:cs="Traditional Arabic"/>
                                <w:rtl/>
                              </w:rPr>
                              <w:fldChar w:fldCharType="separate"/>
                            </w:r>
                            <w:r w:rsidR="0073589D">
                              <w:rPr>
                                <w:rFonts w:cs="Traditional Arabic"/>
                                <w:noProof/>
                                <w:rtl/>
                              </w:rPr>
                              <w:t>6</w:t>
                            </w:r>
                            <w:r w:rsidRPr="00CB6CC5">
                              <w:rPr>
                                <w:rFonts w:cs="Traditional Arabic"/>
                                <w:rtl/>
                              </w:rPr>
                              <w:fldChar w:fldCharType="end"/>
                            </w:r>
                            <w:r w:rsidRPr="00CB6CC5">
                              <w:rPr>
                                <w:rFonts w:cs="Traditional Arabic"/>
                              </w:rPr>
                              <w:t xml:space="preserve"> </w:t>
                            </w:r>
                            <w:r w:rsidRPr="00CB6CC5">
                              <w:rPr>
                                <w:rFonts w:cs="Traditional Arabic"/>
                                <w:rtl/>
                              </w:rPr>
                              <w:t>المخطط التسلسلي لحالة انشاء حساب</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929216" id="_x0000_s1030" type="#_x0000_t202" style="position:absolute;left:0;text-align:left;margin-left:34.6pt;margin-top:313.3pt;width:395.2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" filled="f" stroked="f">
                <v:textbox style="mso-fit-shape-to-text:t" inset="0,0,0,0">
                  <w:txbxContent>
                    <w:p w14:paraId="5418E85C" w14:textId="4A091B55" w:rsidR="0080396D" w:rsidRPr="00CB6CC5" w:rsidRDefault="0080396D" w:rsidP="0080396D">
                      <w:pPr>
                        <w:pStyle w:val="Caption"/>
                        <w:jc w:val="center"/>
                        <w:rPr>
                          <w:rFonts w:cs="Traditional Arabic"/>
                          <w:noProof/>
                        </w:rPr>
                      </w:pPr>
                      <w:r w:rsidRPr="00CB6CC5">
                        <w:rPr>
                          <w:rFonts w:cs="Traditional Arabic"/>
                          <w:rtl/>
                        </w:rPr>
                        <w:t xml:space="preserve">رسم توضيحي </w:t>
                      </w:r>
                      <w:r w:rsidRPr="00CB6CC5">
                        <w:rPr>
                          <w:rFonts w:cs="Traditional Arabic"/>
                          <w:rtl/>
                        </w:rPr>
                        <w:fldChar w:fldCharType="begin"/>
                      </w:r>
                      <w:r w:rsidRPr="00CB6CC5">
                        <w:rPr>
                          <w:rFonts w:cs="Traditional Arabic"/>
                          <w:rtl/>
                        </w:rPr>
                        <w:instrText xml:space="preserve"> </w:instrText>
                      </w:r>
                      <w:r w:rsidRPr="00CB6CC5">
                        <w:rPr>
                          <w:rFonts w:cs="Traditional Arabic"/>
                        </w:rPr>
                        <w:instrText>SEQ</w:instrText>
                      </w:r>
                      <w:r w:rsidRPr="00CB6CC5">
                        <w:rPr>
                          <w:rFonts w:cs="Traditional Arabic"/>
                          <w:rtl/>
                        </w:rPr>
                        <w:instrText xml:space="preserve"> رسم_توضيحي \* </w:instrText>
                      </w:r>
                      <w:r w:rsidRPr="00CB6CC5">
                        <w:rPr>
                          <w:rFonts w:cs="Traditional Arabic"/>
                        </w:rPr>
                        <w:instrText>ARABIC</w:instrText>
                      </w:r>
                      <w:r w:rsidRPr="00CB6CC5">
                        <w:rPr>
                          <w:rFonts w:cs="Traditional Arabic"/>
                          <w:rtl/>
                        </w:rPr>
                        <w:instrText xml:space="preserve"> </w:instrText>
                      </w:r>
                      <w:r w:rsidRPr="00CB6CC5">
                        <w:rPr>
                          <w:rFonts w:cs="Traditional Arabic"/>
                          <w:rtl/>
                        </w:rPr>
                        <w:fldChar w:fldCharType="separate"/>
                      </w:r>
                      <w:r w:rsidR="0073589D">
                        <w:rPr>
                          <w:rFonts w:cs="Traditional Arabic"/>
                          <w:noProof/>
                          <w:rtl/>
                        </w:rPr>
                        <w:t>6</w:t>
                      </w:r>
                      <w:r w:rsidRPr="00CB6CC5">
                        <w:rPr>
                          <w:rFonts w:cs="Traditional Arabic"/>
                          <w:rtl/>
                        </w:rPr>
                        <w:fldChar w:fldCharType="end"/>
                      </w:r>
                      <w:r w:rsidRPr="00CB6CC5">
                        <w:rPr>
                          <w:rFonts w:cs="Traditional Arabic"/>
                        </w:rPr>
                        <w:t xml:space="preserve"> </w:t>
                      </w:r>
                      <w:r w:rsidRPr="00CB6CC5">
                        <w:rPr>
                          <w:rFonts w:cs="Traditional Arabic"/>
                          <w:rtl/>
                        </w:rPr>
                        <w:t>المخطط التسلسلي لحالة انشاء حساب</w:t>
                      </w:r>
                    </w:p>
                  </w:txbxContent>
                </v:textbox>
                <w10:wrap type="square"/>
              </v:shape>
            </w:pict>
          </mc:Fallback>
        </mc:AlternateContent>
      </w:r>
    </w:p>
    <w:p w14:paraId="547B87F8" w14:textId="45321728" w:rsidR="0080396D" w:rsidRDefault="0080396D" w:rsidP="00E201C5">
      <w:pPr>
        <w:pStyle w:val="ListParagraph"/>
        <w:ind w:left="360"/>
        <w:rPr>
          <w:b/>
          <w:bCs/>
          <w:sz w:val="28"/>
          <w:szCs w:val="28"/>
          <w:rtl/>
        </w:rPr>
      </w:pPr>
    </w:p>
    <w:p w14:paraId="0B935065" w14:textId="3F94D9A3" w:rsidR="00A14128" w:rsidRPr="00A14128" w:rsidRDefault="0080396D" w:rsidP="0080396D">
      <w:pPr>
        <w:rPr>
          <w:lang w:bidi="ar-SY"/>
        </w:rPr>
      </w:pPr>
      <w:r>
        <w:rPr>
          <w:rtl/>
          <w:lang w:bidi="ar-SY"/>
        </w:rPr>
        <w:br w:type="page"/>
      </w:r>
    </w:p>
    <w:p w14:paraId="64357973" w14:textId="6E08BC40" w:rsidR="00CB6CC5" w:rsidRPr="001802D6" w:rsidRDefault="00CB6CC5" w:rsidP="00CB6CC5">
      <w:pPr>
        <w:pStyle w:val="ListParagraph"/>
        <w:numPr>
          <w:ilvl w:val="0"/>
          <w:numId w:val="74"/>
        </w:numPr>
        <w:rPr>
          <w:b/>
          <w:bCs/>
          <w:sz w:val="28"/>
          <w:szCs w:val="28"/>
        </w:rPr>
      </w:pPr>
      <w:r w:rsidRPr="00496911">
        <w:rPr>
          <w:rFonts w:cs="Traditional Arabic" w:hint="cs"/>
          <w:b/>
          <w:bCs/>
          <w:color w:val="0D0D0D" w:themeColor="text1" w:themeTint="F2"/>
          <w:sz w:val="28"/>
          <w:szCs w:val="28"/>
          <w:rtl/>
        </w:rPr>
        <w:lastRenderedPageBreak/>
        <w:t>حالة</w:t>
      </w:r>
      <w:r w:rsidRPr="00496911">
        <w:rPr>
          <w:rFonts w:cs="Traditional Arabic"/>
          <w:b/>
          <w:bCs/>
          <w:color w:val="0D0D0D" w:themeColor="text1" w:themeTint="F2"/>
          <w:sz w:val="28"/>
          <w:szCs w:val="28"/>
          <w:rtl/>
        </w:rPr>
        <w:t xml:space="preserve"> </w:t>
      </w:r>
      <w:r w:rsidRPr="00496911">
        <w:rPr>
          <w:rFonts w:cs="Traditional Arabic" w:hint="cs"/>
          <w:b/>
          <w:bCs/>
          <w:color w:val="0D0D0D" w:themeColor="text1" w:themeTint="F2"/>
          <w:sz w:val="28"/>
          <w:szCs w:val="28"/>
          <w:rtl/>
        </w:rPr>
        <w:t>الاستخدام</w:t>
      </w:r>
      <w:r w:rsidRPr="00496911">
        <w:rPr>
          <w:rFonts w:cs="Traditional Arabic"/>
          <w:b/>
          <w:bCs/>
          <w:color w:val="0D0D0D" w:themeColor="text1" w:themeTint="F2"/>
          <w:sz w:val="28"/>
          <w:szCs w:val="28"/>
          <w:rtl/>
        </w:rPr>
        <w:t xml:space="preserve"> </w:t>
      </w:r>
      <w:r w:rsidRPr="00496911">
        <w:rPr>
          <w:rFonts w:cs="Traditional Arabic"/>
          <w:b/>
          <w:bCs/>
          <w:color w:val="0D0D0D" w:themeColor="text1" w:themeTint="F2"/>
          <w:sz w:val="28"/>
          <w:szCs w:val="28"/>
        </w:rPr>
        <w:t>UC2</w:t>
      </w:r>
      <w:r w:rsidR="009E61E4">
        <w:rPr>
          <w:rFonts w:cs="Traditional Arabic" w:hint="cs"/>
          <w:b/>
          <w:bCs/>
          <w:color w:val="0D0D0D" w:themeColor="text1" w:themeTint="F2"/>
          <w:sz w:val="28"/>
          <w:szCs w:val="28"/>
          <w:rtl/>
        </w:rPr>
        <w:t>-</w:t>
      </w:r>
      <w:r w:rsidRPr="00496911">
        <w:rPr>
          <w:rFonts w:cs="Traditional Arabic"/>
          <w:b/>
          <w:bCs/>
          <w:color w:val="0D0D0D" w:themeColor="text1" w:themeTint="F2"/>
          <w:sz w:val="28"/>
          <w:szCs w:val="28"/>
          <w:rtl/>
        </w:rPr>
        <w:t xml:space="preserve"> </w:t>
      </w:r>
      <w:r w:rsidRPr="00496911">
        <w:rPr>
          <w:rFonts w:cs="Traditional Arabic" w:hint="cs"/>
          <w:b/>
          <w:bCs/>
          <w:color w:val="0D0D0D" w:themeColor="text1" w:themeTint="F2"/>
          <w:sz w:val="28"/>
          <w:szCs w:val="28"/>
          <w:rtl/>
        </w:rPr>
        <w:t>تسجيل</w:t>
      </w:r>
      <w:r w:rsidRPr="00496911">
        <w:rPr>
          <w:rFonts w:cs="Traditional Arabic"/>
          <w:b/>
          <w:bCs/>
          <w:color w:val="0D0D0D" w:themeColor="text1" w:themeTint="F2"/>
          <w:sz w:val="28"/>
          <w:szCs w:val="28"/>
          <w:rtl/>
        </w:rPr>
        <w:t xml:space="preserve"> </w:t>
      </w:r>
      <w:r w:rsidRPr="00496911">
        <w:rPr>
          <w:rFonts w:cs="Traditional Arabic" w:hint="cs"/>
          <w:b/>
          <w:bCs/>
          <w:color w:val="0D0D0D" w:themeColor="text1" w:themeTint="F2"/>
          <w:sz w:val="28"/>
          <w:szCs w:val="28"/>
          <w:rtl/>
        </w:rPr>
        <w:t>الدخول</w:t>
      </w:r>
      <w:r w:rsidRPr="00496911">
        <w:rPr>
          <w:rFonts w:cs="Traditional Arabic"/>
          <w:b/>
          <w:bCs/>
          <w:color w:val="0D0D0D" w:themeColor="text1" w:themeTint="F2"/>
          <w:sz w:val="28"/>
          <w:szCs w:val="28"/>
          <w:rtl/>
        </w:rPr>
        <w:t xml:space="preserve"> </w:t>
      </w:r>
      <w:r w:rsidRPr="00496911">
        <w:rPr>
          <w:rFonts w:cs="Traditional Arabic" w:hint="cs"/>
          <w:b/>
          <w:bCs/>
          <w:color w:val="0D0D0D" w:themeColor="text1" w:themeTint="F2"/>
          <w:sz w:val="28"/>
          <w:szCs w:val="28"/>
          <w:rtl/>
        </w:rPr>
        <w:t>وإدارة</w:t>
      </w:r>
      <w:r w:rsidRPr="00496911">
        <w:rPr>
          <w:rFonts w:cs="Traditional Arabic"/>
          <w:b/>
          <w:bCs/>
          <w:color w:val="0D0D0D" w:themeColor="text1" w:themeTint="F2"/>
          <w:sz w:val="28"/>
          <w:szCs w:val="28"/>
          <w:rtl/>
        </w:rPr>
        <w:t xml:space="preserve"> </w:t>
      </w:r>
      <w:r w:rsidRPr="00496911">
        <w:rPr>
          <w:rFonts w:cs="Traditional Arabic" w:hint="cs"/>
          <w:b/>
          <w:bCs/>
          <w:color w:val="0D0D0D" w:themeColor="text1" w:themeTint="F2"/>
          <w:sz w:val="28"/>
          <w:szCs w:val="28"/>
          <w:rtl/>
        </w:rPr>
        <w:t>الجلسة</w:t>
      </w:r>
      <w:r>
        <w:rPr>
          <w:rFonts w:ascii="Arial" w:eastAsia="Arial" w:hAnsi="Arial" w:cs="Arial"/>
          <w:b/>
          <w:bCs/>
          <w:color w:val="222222"/>
          <w:rtl/>
        </w:rPr>
        <w:t xml:space="preserve"> (</w:t>
      </w:r>
      <w:r w:rsidRPr="00496911">
        <w:rPr>
          <w:rFonts w:ascii="Arial" w:eastAsia="Arial" w:hAnsi="Arial" w:cs="Arial"/>
          <w:b/>
          <w:bCs/>
          <w:color w:val="222222"/>
        </w:rPr>
        <w:t>Login &amp; Session Management</w:t>
      </w:r>
      <w:r w:rsidRPr="00496911">
        <w:rPr>
          <w:rFonts w:ascii="Arial" w:eastAsia="Arial" w:hAnsi="Arial" w:cs="Arial"/>
          <w:b/>
          <w:bCs/>
          <w:color w:val="222222"/>
          <w:rtl/>
        </w:rPr>
        <w:t>)</w:t>
      </w:r>
      <w:r>
        <w:rPr>
          <w:rFonts w:ascii="Arial" w:eastAsia="Arial" w:hAnsi="Arial" w:cs="Arial" w:hint="cs"/>
          <w:b/>
          <w:bCs/>
          <w:color w:val="222222"/>
          <w:rtl/>
        </w:rPr>
        <w:t>:</w:t>
      </w:r>
    </w:p>
    <w:p w14:paraId="72812669" w14:textId="77777777" w:rsidR="00CB6CC5" w:rsidRPr="00840E93" w:rsidRDefault="00CB6CC5" w:rsidP="00CB6CC5">
      <w:pPr>
        <w:pStyle w:val="ListParagraph"/>
        <w:numPr>
          <w:ilvl w:val="0"/>
          <w:numId w:val="85"/>
        </w:numPr>
        <w:pBdr>
          <w:top w:val="nil"/>
          <w:left w:val="nil"/>
          <w:bottom w:val="nil"/>
          <w:right w:val="nil"/>
          <w:between w:val="nil"/>
        </w:pBdr>
        <w:spacing w:before="0" w:after="0" w:line="256" w:lineRule="auto"/>
        <w:jc w:val="both"/>
        <w:rPr>
          <w:rFonts w:eastAsia="Arial" w:cs="Traditional Arabic"/>
        </w:rPr>
      </w:pPr>
      <w:r>
        <w:rPr>
          <w:rFonts w:cs="Traditional Arabic" w:hint="cs"/>
          <w:b/>
          <w:bCs/>
          <w:color w:val="0D0D0D" w:themeColor="text1" w:themeTint="F2"/>
          <w:sz w:val="28"/>
          <w:szCs w:val="28"/>
          <w:rtl/>
        </w:rPr>
        <w:t xml:space="preserve"> </w:t>
      </w:r>
      <w:r w:rsidRPr="00840E93">
        <w:rPr>
          <w:rFonts w:eastAsia="Arial" w:cs="Traditional Arabic"/>
          <w:rtl/>
        </w:rPr>
        <w:t xml:space="preserve">الفاعلون الأساسيون: </w:t>
      </w:r>
      <w:r>
        <w:rPr>
          <w:rFonts w:eastAsia="Arial" w:cs="Traditional Arabic" w:hint="cs"/>
          <w:rtl/>
        </w:rPr>
        <w:t>مسؤول النظام</w:t>
      </w:r>
      <w:r w:rsidRPr="00840E93">
        <w:rPr>
          <w:rFonts w:eastAsia="Arial" w:cs="Traditional Arabic"/>
          <w:rtl/>
        </w:rPr>
        <w:t>.</w:t>
      </w:r>
    </w:p>
    <w:p w14:paraId="5FAB9117" w14:textId="77777777" w:rsidR="00CB6CC5" w:rsidRPr="00840E93" w:rsidRDefault="00CB6CC5" w:rsidP="00CB6CC5">
      <w:pPr>
        <w:pStyle w:val="ListParagraph"/>
        <w:numPr>
          <w:ilvl w:val="0"/>
          <w:numId w:val="85"/>
        </w:numPr>
        <w:pBdr>
          <w:top w:val="nil"/>
          <w:left w:val="nil"/>
          <w:bottom w:val="nil"/>
          <w:right w:val="nil"/>
          <w:between w:val="nil"/>
        </w:pBdr>
        <w:spacing w:before="0" w:after="0" w:line="256" w:lineRule="auto"/>
        <w:jc w:val="both"/>
        <w:rPr>
          <w:rFonts w:eastAsia="Arial" w:cs="Traditional Arabic"/>
        </w:rPr>
      </w:pPr>
      <w:r w:rsidRPr="00840E93">
        <w:rPr>
          <w:rFonts w:eastAsia="Arial" w:cs="Traditional Arabic"/>
          <w:rtl/>
        </w:rPr>
        <w:t>الفاعلون الثانويون: لا يوجد.</w:t>
      </w:r>
    </w:p>
    <w:p w14:paraId="53E9FE70" w14:textId="77777777" w:rsidR="00CB6CC5" w:rsidRPr="00840E93" w:rsidRDefault="00CB6CC5" w:rsidP="00CB6CC5">
      <w:pPr>
        <w:pStyle w:val="ListParagraph"/>
        <w:numPr>
          <w:ilvl w:val="0"/>
          <w:numId w:val="85"/>
        </w:numPr>
        <w:pBdr>
          <w:top w:val="nil"/>
          <w:left w:val="nil"/>
          <w:bottom w:val="nil"/>
          <w:right w:val="nil"/>
          <w:between w:val="nil"/>
        </w:pBdr>
        <w:spacing w:before="0" w:after="0" w:line="256" w:lineRule="auto"/>
        <w:jc w:val="both"/>
        <w:rPr>
          <w:rFonts w:eastAsia="Arial" w:cs="Traditional Arabic"/>
        </w:rPr>
      </w:pPr>
      <w:r w:rsidRPr="00840E93">
        <w:rPr>
          <w:rFonts w:eastAsia="Arial" w:cs="Traditional Arabic"/>
          <w:rtl/>
        </w:rPr>
        <w:t xml:space="preserve">الملخص: </w:t>
      </w:r>
      <w:r w:rsidRPr="00254C1D">
        <w:rPr>
          <w:rFonts w:eastAsia="Arial" w:cs="Traditional Arabic"/>
          <w:rtl/>
        </w:rPr>
        <w:t>استعراض طلبات إنشاء الحسابات المعلقة والمقدمة من قبل الأطباء، والتحقق من صحة بياناتهم المهنية</w:t>
      </w:r>
      <w:r w:rsidRPr="00840E93">
        <w:rPr>
          <w:rFonts w:eastAsia="Arial" w:cs="Traditional Arabic"/>
          <w:rtl/>
        </w:rPr>
        <w:t>.</w:t>
      </w:r>
    </w:p>
    <w:p w14:paraId="52D2FBC8" w14:textId="77777777" w:rsidR="00CB6CC5" w:rsidRPr="00840E93" w:rsidRDefault="00CB6CC5" w:rsidP="00CB6CC5">
      <w:pPr>
        <w:pStyle w:val="ListParagraph"/>
        <w:pBdr>
          <w:top w:val="nil"/>
          <w:left w:val="nil"/>
          <w:bottom w:val="nil"/>
          <w:right w:val="nil"/>
          <w:between w:val="nil"/>
        </w:pBdr>
        <w:spacing w:before="0" w:after="0" w:line="256" w:lineRule="auto"/>
        <w:jc w:val="both"/>
        <w:rPr>
          <w:rFonts w:eastAsia="Arial" w:cs="Traditional Arabic"/>
        </w:rPr>
      </w:pPr>
    </w:p>
    <w:tbl>
      <w:tblPr>
        <w:tblW w:w="8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115"/>
        <w:gridCol w:w="2340"/>
      </w:tblGrid>
      <w:tr w:rsidR="00CB6CC5" w:rsidRPr="00840E93" w14:paraId="3DEAC2BF" w14:textId="77777777" w:rsidTr="00650A32">
        <w:tc>
          <w:tcPr>
            <w:tcW w:w="6115" w:type="dxa"/>
            <w:tcMar>
              <w:top w:w="80" w:type="dxa"/>
              <w:left w:w="100" w:type="dxa"/>
              <w:bottom w:w="80" w:type="dxa"/>
              <w:right w:w="100" w:type="dxa"/>
            </w:tcMar>
            <w:vAlign w:val="center"/>
          </w:tcPr>
          <w:p w14:paraId="0312137B" w14:textId="77777777" w:rsidR="00CB6CC5" w:rsidRDefault="00CB6CC5" w:rsidP="00650A32">
            <w:pPr>
              <w:spacing w:before="0" w:after="60" w:line="240" w:lineRule="auto"/>
              <w:jc w:val="center"/>
              <w:rPr>
                <w:rFonts w:eastAsia="Arial" w:cs="Traditional Arabic"/>
                <w:rtl/>
              </w:rPr>
            </w:pPr>
            <w:r>
              <w:rPr>
                <w:rFonts w:eastAsia="Arial" w:cs="Traditional Arabic" w:hint="cs"/>
                <w:rtl/>
              </w:rPr>
              <w:t>المسؤول قام بتسجل الدخول ومصدق من النظام</w:t>
            </w:r>
            <w:r w:rsidRPr="00840E93">
              <w:rPr>
                <w:rFonts w:eastAsia="Arial" w:cs="Traditional Arabic"/>
                <w:rtl/>
              </w:rPr>
              <w:t>.</w:t>
            </w:r>
          </w:p>
          <w:p w14:paraId="678217C5" w14:textId="77777777" w:rsidR="00CB6CC5" w:rsidRPr="00840E93" w:rsidRDefault="00CB6CC5" w:rsidP="00650A32">
            <w:pPr>
              <w:spacing w:before="0" w:after="60" w:line="240" w:lineRule="auto"/>
              <w:jc w:val="center"/>
              <w:rPr>
                <w:rFonts w:eastAsia="Arial" w:cs="Traditional Arabic"/>
              </w:rPr>
            </w:pPr>
            <w:r w:rsidRPr="00254C1D">
              <w:rPr>
                <w:rFonts w:eastAsia="Arial" w:cs="Traditional Arabic"/>
                <w:rtl/>
              </w:rPr>
              <w:t>وجود طلب تسجيل طبيب واحد على الأقل في حالة الانتظار</w:t>
            </w:r>
          </w:p>
        </w:tc>
        <w:tc>
          <w:tcPr>
            <w:tcW w:w="2340" w:type="dxa"/>
            <w:vAlign w:val="center"/>
          </w:tcPr>
          <w:p w14:paraId="04D6C25B" w14:textId="77777777" w:rsidR="00CB6CC5" w:rsidRPr="00840E93" w:rsidRDefault="00CB6CC5" w:rsidP="00650A32">
            <w:pPr>
              <w:spacing w:before="0" w:after="60" w:line="240" w:lineRule="auto"/>
              <w:jc w:val="center"/>
              <w:rPr>
                <w:rFonts w:eastAsia="Arial" w:cs="Traditional Arabic"/>
                <w:b/>
                <w:bCs/>
                <w:rtl/>
              </w:rPr>
            </w:pPr>
            <w:r w:rsidRPr="00840E93">
              <w:rPr>
                <w:rFonts w:eastAsia="Arial" w:cs="Traditional Arabic"/>
                <w:b/>
                <w:bCs/>
                <w:rtl/>
              </w:rPr>
              <w:t>الشروط المسبقة</w:t>
            </w:r>
          </w:p>
        </w:tc>
      </w:tr>
      <w:tr w:rsidR="00CB6CC5" w:rsidRPr="00840E93" w14:paraId="6CBFB10A" w14:textId="77777777" w:rsidTr="00650A32">
        <w:tc>
          <w:tcPr>
            <w:tcW w:w="6115" w:type="dxa"/>
            <w:tcMar>
              <w:top w:w="80" w:type="dxa"/>
              <w:left w:w="100" w:type="dxa"/>
              <w:bottom w:w="80" w:type="dxa"/>
              <w:right w:w="100" w:type="dxa"/>
            </w:tcMar>
            <w:vAlign w:val="center"/>
          </w:tcPr>
          <w:p w14:paraId="723E013C" w14:textId="77777777" w:rsidR="00CB6CC5" w:rsidRPr="00840E93" w:rsidRDefault="00CB6CC5" w:rsidP="00650A32">
            <w:pPr>
              <w:spacing w:before="0" w:after="60" w:line="240" w:lineRule="auto"/>
              <w:jc w:val="center"/>
              <w:rPr>
                <w:rFonts w:eastAsia="Arial" w:cs="Traditional Arabic"/>
              </w:rPr>
            </w:pPr>
            <w:r>
              <w:rPr>
                <w:rFonts w:eastAsia="Arial" w:cs="Traditional Arabic" w:hint="cs"/>
                <w:rtl/>
              </w:rPr>
              <w:t>طلب المسؤول ل</w:t>
            </w:r>
            <w:r w:rsidRPr="00254C1D">
              <w:rPr>
                <w:rFonts w:eastAsia="Arial" w:cs="Traditional Arabic"/>
                <w:rtl/>
              </w:rPr>
              <w:t xml:space="preserve">قائمة طلبات التسجيل </w:t>
            </w:r>
            <w:r w:rsidRPr="00254C1D">
              <w:rPr>
                <w:rFonts w:eastAsia="Arial" w:cs="Traditional Arabic" w:hint="cs"/>
                <w:rtl/>
              </w:rPr>
              <w:t>المعلقة</w:t>
            </w:r>
            <w:r>
              <w:rPr>
                <w:rFonts w:eastAsia="Arial" w:cs="Traditional Arabic" w:hint="cs"/>
                <w:rtl/>
              </w:rPr>
              <w:t xml:space="preserve"> </w:t>
            </w:r>
            <w:r w:rsidRPr="00254C1D">
              <w:rPr>
                <w:rFonts w:eastAsia="Arial" w:cs="Traditional Arabic" w:hint="cs"/>
                <w:rtl/>
              </w:rPr>
              <w:t>لمراجعة</w:t>
            </w:r>
            <w:r w:rsidRPr="00254C1D">
              <w:rPr>
                <w:rFonts w:eastAsia="Arial" w:cs="Traditional Arabic"/>
                <w:rtl/>
              </w:rPr>
              <w:t xml:space="preserve"> الطلبات الجديدة</w:t>
            </w:r>
            <w:r w:rsidRPr="00254C1D">
              <w:rPr>
                <w:rFonts w:eastAsia="Arial" w:cs="Traditional Arabic"/>
              </w:rPr>
              <w:t>.</w:t>
            </w:r>
          </w:p>
        </w:tc>
        <w:tc>
          <w:tcPr>
            <w:tcW w:w="2340" w:type="dxa"/>
            <w:vAlign w:val="center"/>
          </w:tcPr>
          <w:p w14:paraId="4FC2518F" w14:textId="77777777" w:rsidR="00CB6CC5" w:rsidRPr="00840E93" w:rsidRDefault="00CB6CC5" w:rsidP="00650A32">
            <w:pPr>
              <w:spacing w:before="0" w:after="60" w:line="240" w:lineRule="auto"/>
              <w:jc w:val="center"/>
              <w:rPr>
                <w:rFonts w:eastAsia="Arial" w:cs="Traditional Arabic"/>
                <w:b/>
                <w:bCs/>
                <w:rtl/>
              </w:rPr>
            </w:pPr>
            <w:r w:rsidRPr="00840E93">
              <w:rPr>
                <w:rFonts w:eastAsia="Arial" w:cs="Traditional Arabic"/>
                <w:b/>
                <w:bCs/>
                <w:rtl/>
              </w:rPr>
              <w:t>المُشغِّل (</w:t>
            </w:r>
            <w:r w:rsidRPr="00840E93">
              <w:rPr>
                <w:rFonts w:eastAsia="Arial" w:cs="Traditional Arabic"/>
                <w:b/>
                <w:bCs/>
              </w:rPr>
              <w:t>Trigger</w:t>
            </w:r>
            <w:r w:rsidRPr="00840E93">
              <w:rPr>
                <w:rFonts w:eastAsia="Arial" w:cs="Traditional Arabic"/>
                <w:b/>
                <w:bCs/>
                <w:rtl/>
              </w:rPr>
              <w:t>)</w:t>
            </w:r>
          </w:p>
        </w:tc>
      </w:tr>
      <w:tr w:rsidR="00CB6CC5" w:rsidRPr="00840E93" w14:paraId="05C8CD63" w14:textId="77777777" w:rsidTr="00650A32">
        <w:tc>
          <w:tcPr>
            <w:tcW w:w="6115" w:type="dxa"/>
            <w:tcMar>
              <w:top w:w="80" w:type="dxa"/>
              <w:left w:w="100" w:type="dxa"/>
              <w:bottom w:w="80" w:type="dxa"/>
              <w:right w:w="100" w:type="dxa"/>
            </w:tcMar>
            <w:vAlign w:val="center"/>
          </w:tcPr>
          <w:p w14:paraId="10F7C186" w14:textId="77777777" w:rsidR="00CB6CC5" w:rsidRPr="00254C1D" w:rsidRDefault="00CB6CC5" w:rsidP="00CB6CC5">
            <w:pPr>
              <w:pStyle w:val="ListParagraph"/>
              <w:numPr>
                <w:ilvl w:val="0"/>
                <w:numId w:val="108"/>
              </w:numPr>
              <w:spacing w:after="60"/>
              <w:rPr>
                <w:rFonts w:eastAsia="Arial" w:cs="Traditional Arabic"/>
              </w:rPr>
            </w:pPr>
            <w:r w:rsidRPr="00254C1D">
              <w:rPr>
                <w:rFonts w:eastAsia="Arial" w:cs="Traditional Arabic"/>
                <w:rtl/>
              </w:rPr>
              <w:t>يفتح</w:t>
            </w:r>
            <w:r>
              <w:rPr>
                <w:rFonts w:eastAsia="Arial" w:cs="Traditional Arabic" w:hint="cs"/>
                <w:rtl/>
              </w:rPr>
              <w:t xml:space="preserve"> المسؤول</w:t>
            </w:r>
            <w:r w:rsidRPr="00254C1D">
              <w:rPr>
                <w:rFonts w:eastAsia="Arial" w:cs="Traditional Arabic"/>
                <w:rtl/>
              </w:rPr>
              <w:t xml:space="preserve"> قائمة «طلبات التسجيل المعلقة».</w:t>
            </w:r>
          </w:p>
          <w:p w14:paraId="0BC7F2F2" w14:textId="77777777" w:rsidR="00CB6CC5" w:rsidRPr="00254C1D" w:rsidRDefault="00CB6CC5" w:rsidP="00CB6CC5">
            <w:pPr>
              <w:pStyle w:val="ListParagraph"/>
              <w:numPr>
                <w:ilvl w:val="0"/>
                <w:numId w:val="108"/>
              </w:numPr>
              <w:spacing w:before="0" w:after="60" w:line="240" w:lineRule="auto"/>
              <w:rPr>
                <w:rFonts w:eastAsia="Arial" w:cs="Traditional Arabic"/>
                <w:rtl/>
              </w:rPr>
            </w:pPr>
            <w:r w:rsidRPr="00254C1D">
              <w:rPr>
                <w:rFonts w:eastAsia="Arial" w:cs="Traditional Arabic"/>
                <w:rtl/>
              </w:rPr>
              <w:t>يعرض النظام قائمة بط</w:t>
            </w:r>
            <w:r>
              <w:rPr>
                <w:rFonts w:eastAsia="Arial" w:cs="Traditional Arabic" w:hint="cs"/>
                <w:rtl/>
              </w:rPr>
              <w:t>ل</w:t>
            </w:r>
            <w:r w:rsidRPr="00254C1D">
              <w:rPr>
                <w:rFonts w:eastAsia="Arial" w:cs="Traditional Arabic"/>
                <w:rtl/>
              </w:rPr>
              <w:t xml:space="preserve">بات التسجيل مع بيانات الأطباء (الاسم، البريد الإلكتروني، رقم الرخصة، رقم الهاتف). </w:t>
            </w:r>
          </w:p>
          <w:p w14:paraId="10BFE969" w14:textId="77777777" w:rsidR="00CB6CC5" w:rsidRPr="00254C1D" w:rsidRDefault="00CB6CC5" w:rsidP="00CB6CC5">
            <w:pPr>
              <w:pStyle w:val="ListParagraph"/>
              <w:numPr>
                <w:ilvl w:val="0"/>
                <w:numId w:val="108"/>
              </w:numPr>
              <w:spacing w:before="0" w:after="60" w:line="240" w:lineRule="auto"/>
              <w:rPr>
                <w:rFonts w:eastAsia="Arial" w:cs="Traditional Arabic"/>
                <w:rtl/>
              </w:rPr>
            </w:pPr>
            <w:r w:rsidRPr="00254C1D">
              <w:rPr>
                <w:rFonts w:eastAsia="Arial" w:cs="Traditional Arabic"/>
                <w:rtl/>
              </w:rPr>
              <w:t>يختار المسؤول طلب تسجيل محدد لمراجعته والتحقق من صحة بيانات الطبيب ورخصته المهنية.</w:t>
            </w:r>
          </w:p>
          <w:p w14:paraId="2D6A1D2A" w14:textId="77777777" w:rsidR="00CB6CC5" w:rsidRPr="00254C1D" w:rsidRDefault="00CB6CC5" w:rsidP="00CB6CC5">
            <w:pPr>
              <w:pStyle w:val="ListParagraph"/>
              <w:numPr>
                <w:ilvl w:val="0"/>
                <w:numId w:val="108"/>
              </w:numPr>
              <w:spacing w:before="0" w:after="60" w:line="240" w:lineRule="auto"/>
              <w:rPr>
                <w:rFonts w:eastAsia="Arial" w:cs="Traditional Arabic"/>
                <w:rtl/>
              </w:rPr>
            </w:pPr>
            <w:r w:rsidRPr="00254C1D">
              <w:rPr>
                <w:rFonts w:eastAsia="Arial" w:cs="Traditional Arabic"/>
                <w:rtl/>
              </w:rPr>
              <w:t xml:space="preserve">يضغط المسؤول على زر </w:t>
            </w:r>
            <w:r w:rsidRPr="00254C1D">
              <w:rPr>
                <w:rFonts w:eastAsia="Arial" w:cs="Traditional Arabic"/>
                <w:b/>
                <w:bCs/>
                <w:rtl/>
              </w:rPr>
              <w:t>«</w:t>
            </w:r>
            <w:r w:rsidRPr="00254C1D">
              <w:rPr>
                <w:rFonts w:eastAsia="Arial" w:cs="Traditional Arabic"/>
                <w:rtl/>
              </w:rPr>
              <w:t>قبول الطلب</w:t>
            </w:r>
            <w:r w:rsidRPr="00254C1D">
              <w:rPr>
                <w:rFonts w:eastAsia="Arial" w:cs="Traditional Arabic"/>
                <w:b/>
                <w:bCs/>
                <w:rtl/>
              </w:rPr>
              <w:t xml:space="preserve">» </w:t>
            </w:r>
          </w:p>
          <w:p w14:paraId="5AED9AB0" w14:textId="77777777" w:rsidR="00CB6CC5" w:rsidRDefault="00CB6CC5" w:rsidP="00CB6CC5">
            <w:pPr>
              <w:pStyle w:val="ListParagraph"/>
              <w:numPr>
                <w:ilvl w:val="0"/>
                <w:numId w:val="108"/>
              </w:numPr>
              <w:spacing w:before="0" w:after="60" w:line="240" w:lineRule="auto"/>
              <w:rPr>
                <w:rFonts w:eastAsia="Arial" w:cs="Traditional Arabic"/>
              </w:rPr>
            </w:pPr>
            <w:r w:rsidRPr="00254C1D">
              <w:rPr>
                <w:rFonts w:eastAsia="Arial" w:cs="Traditional Arabic"/>
                <w:rtl/>
              </w:rPr>
              <w:t>يغير النظام حالة الحساب إلى «</w:t>
            </w:r>
            <w:r w:rsidRPr="00254C1D">
              <w:rPr>
                <w:rFonts w:eastAsia="Arial" w:cs="Traditional Arabic" w:hint="cs"/>
                <w:rtl/>
              </w:rPr>
              <w:t>مقبول» ويقوم</w:t>
            </w:r>
            <w:r w:rsidRPr="00254C1D">
              <w:rPr>
                <w:rFonts w:eastAsia="Arial" w:cs="Traditional Arabic"/>
                <w:rtl/>
              </w:rPr>
              <w:t xml:space="preserve"> بتفعيله</w:t>
            </w:r>
            <w:r>
              <w:rPr>
                <w:rFonts w:eastAsia="Arial" w:cs="Traditional Arabic" w:hint="cs"/>
                <w:rtl/>
              </w:rPr>
              <w:t>.</w:t>
            </w:r>
          </w:p>
          <w:p w14:paraId="6854483F" w14:textId="77777777" w:rsidR="00CB6CC5" w:rsidRPr="00254C1D" w:rsidRDefault="00CB6CC5" w:rsidP="00CB6CC5">
            <w:pPr>
              <w:pStyle w:val="ListParagraph"/>
              <w:numPr>
                <w:ilvl w:val="0"/>
                <w:numId w:val="108"/>
              </w:numPr>
              <w:spacing w:before="0" w:after="60" w:line="240" w:lineRule="auto"/>
              <w:rPr>
                <w:rFonts w:eastAsia="Arial" w:cs="Traditional Arabic"/>
                <w:rtl/>
              </w:rPr>
            </w:pPr>
            <w:r w:rsidRPr="00254C1D">
              <w:rPr>
                <w:rFonts w:eastAsia="Arial" w:cs="Traditional Arabic"/>
                <w:rtl/>
              </w:rPr>
              <w:t xml:space="preserve">يولد النظام رمزاً آمناً لإعادة ضبط كلمة المرور ويرسله تلقائياً إلى البريد الإلكتروني الخاص بالطبيب لتنسيق كلمة المرور لأول مرة. </w:t>
            </w:r>
          </w:p>
          <w:p w14:paraId="046491D3" w14:textId="77777777" w:rsidR="00CB6CC5" w:rsidRPr="00254C1D" w:rsidRDefault="00CB6CC5" w:rsidP="00CB6CC5">
            <w:pPr>
              <w:pStyle w:val="ListParagraph"/>
              <w:numPr>
                <w:ilvl w:val="0"/>
                <w:numId w:val="108"/>
              </w:numPr>
              <w:spacing w:before="0" w:after="60" w:line="240" w:lineRule="auto"/>
              <w:rPr>
                <w:rFonts w:eastAsia="Arial" w:cs="Traditional Arabic"/>
                <w:rtl/>
              </w:rPr>
            </w:pPr>
            <w:r w:rsidRPr="00254C1D">
              <w:rPr>
                <w:rFonts w:eastAsia="Arial" w:cs="Traditional Arabic"/>
                <w:rtl/>
              </w:rPr>
              <w:t>يعرض النظام للمسؤول رسالة تأكيد نجاح العملية وتحديث قائمة الطلبات المعلقة.</w:t>
            </w:r>
          </w:p>
          <w:p w14:paraId="213B0593" w14:textId="77777777" w:rsidR="00CB6CC5" w:rsidRPr="00840E93" w:rsidRDefault="00CB6CC5" w:rsidP="00650A32">
            <w:pPr>
              <w:spacing w:before="0" w:after="60" w:line="240" w:lineRule="auto"/>
              <w:jc w:val="center"/>
              <w:rPr>
                <w:rFonts w:eastAsia="Arial" w:cs="Traditional Arabic"/>
              </w:rPr>
            </w:pPr>
          </w:p>
        </w:tc>
        <w:tc>
          <w:tcPr>
            <w:tcW w:w="2340" w:type="dxa"/>
            <w:vAlign w:val="center"/>
          </w:tcPr>
          <w:p w14:paraId="70519B89" w14:textId="77777777" w:rsidR="00CB6CC5" w:rsidRPr="00840E93" w:rsidRDefault="00CB6CC5" w:rsidP="00650A32">
            <w:pPr>
              <w:spacing w:before="0" w:after="60" w:line="240" w:lineRule="auto"/>
              <w:jc w:val="center"/>
              <w:rPr>
                <w:rFonts w:eastAsia="Arial" w:cs="Traditional Arabic"/>
                <w:b/>
                <w:bCs/>
                <w:rtl/>
              </w:rPr>
            </w:pPr>
            <w:r w:rsidRPr="00840E93">
              <w:rPr>
                <w:rFonts w:eastAsia="Arial" w:cs="Traditional Arabic"/>
                <w:b/>
                <w:bCs/>
                <w:rtl/>
              </w:rPr>
              <w:t>السيناريو الأساسي</w:t>
            </w:r>
          </w:p>
        </w:tc>
      </w:tr>
      <w:tr w:rsidR="00CB6CC5" w:rsidRPr="00840E93" w14:paraId="0D191DA8" w14:textId="77777777" w:rsidTr="00650A32">
        <w:tc>
          <w:tcPr>
            <w:tcW w:w="6115" w:type="dxa"/>
            <w:tcMar>
              <w:top w:w="80" w:type="dxa"/>
              <w:left w:w="100" w:type="dxa"/>
              <w:bottom w:w="80" w:type="dxa"/>
              <w:right w:w="100" w:type="dxa"/>
            </w:tcMar>
            <w:vAlign w:val="center"/>
          </w:tcPr>
          <w:p w14:paraId="037BF0C3" w14:textId="77777777" w:rsidR="00CB6CC5" w:rsidRPr="00DB648F" w:rsidRDefault="00CB6CC5" w:rsidP="00CB6CC5">
            <w:pPr>
              <w:pStyle w:val="ListParagraph"/>
              <w:numPr>
                <w:ilvl w:val="0"/>
                <w:numId w:val="110"/>
              </w:numPr>
              <w:spacing w:before="0" w:after="40" w:line="240" w:lineRule="auto"/>
              <w:rPr>
                <w:rFonts w:eastAsia="Arial" w:cs="Traditional Arabic"/>
              </w:rPr>
            </w:pPr>
            <w:r w:rsidRPr="00DB648F">
              <w:rPr>
                <w:rFonts w:eastAsia="Arial" w:cs="Traditional Arabic"/>
                <w:b/>
                <w:bCs/>
                <w:rtl/>
              </w:rPr>
              <w:t>رفض الطلب (</w:t>
            </w:r>
            <w:r w:rsidRPr="00DB648F">
              <w:rPr>
                <w:rFonts w:eastAsia="Arial" w:cs="Traditional Arabic"/>
                <w:b/>
                <w:bCs/>
              </w:rPr>
              <w:t>Rejection Flow</w:t>
            </w:r>
            <w:r w:rsidRPr="00DB648F">
              <w:rPr>
                <w:rFonts w:eastAsia="Arial" w:cs="Traditional Arabic"/>
                <w:b/>
                <w:bCs/>
                <w:rtl/>
              </w:rPr>
              <w:t>):</w:t>
            </w:r>
          </w:p>
          <w:p w14:paraId="44D0193E" w14:textId="77777777" w:rsidR="00CB6CC5" w:rsidRPr="00DB648F" w:rsidRDefault="00CB6CC5" w:rsidP="00CB6CC5">
            <w:pPr>
              <w:numPr>
                <w:ilvl w:val="0"/>
                <w:numId w:val="109"/>
              </w:numPr>
              <w:spacing w:before="0" w:after="40" w:line="240" w:lineRule="auto"/>
              <w:rPr>
                <w:rFonts w:eastAsia="Arial" w:cs="Traditional Arabic"/>
                <w:rtl/>
              </w:rPr>
            </w:pPr>
            <w:r w:rsidRPr="00DB648F">
              <w:rPr>
                <w:rFonts w:eastAsia="Arial" w:cs="Traditional Arabic"/>
                <w:rtl/>
              </w:rPr>
              <w:t xml:space="preserve">في الخطوة (4)، يقرر المسؤول عدم استيفاء الشروط ويضغط على زر </w:t>
            </w:r>
            <w:r w:rsidRPr="00DB648F">
              <w:rPr>
                <w:rFonts w:eastAsia="Arial" w:cs="Traditional Arabic"/>
                <w:b/>
                <w:bCs/>
                <w:rtl/>
              </w:rPr>
              <w:t>«رفض» (</w:t>
            </w:r>
            <w:r w:rsidRPr="00DB648F">
              <w:rPr>
                <w:rFonts w:eastAsia="Arial" w:cs="Traditional Arabic"/>
                <w:b/>
                <w:bCs/>
              </w:rPr>
              <w:t>Reject</w:t>
            </w:r>
            <w:r w:rsidRPr="00DB648F">
              <w:rPr>
                <w:rFonts w:eastAsia="Arial" w:cs="Traditional Arabic"/>
                <w:b/>
                <w:bCs/>
                <w:rtl/>
              </w:rPr>
              <w:t>)</w:t>
            </w:r>
            <w:r w:rsidRPr="00DB648F">
              <w:rPr>
                <w:rFonts w:eastAsia="Arial" w:cs="Traditional Arabic"/>
                <w:rtl/>
              </w:rPr>
              <w:t xml:space="preserve">. </w:t>
            </w:r>
          </w:p>
          <w:p w14:paraId="7E654666" w14:textId="77777777" w:rsidR="00CB6CC5" w:rsidRPr="00DB648F" w:rsidRDefault="00CB6CC5" w:rsidP="00CB6CC5">
            <w:pPr>
              <w:numPr>
                <w:ilvl w:val="0"/>
                <w:numId w:val="109"/>
              </w:numPr>
              <w:spacing w:before="0" w:after="40" w:line="240" w:lineRule="auto"/>
              <w:rPr>
                <w:rFonts w:eastAsia="Arial" w:cs="Traditional Arabic"/>
                <w:rtl/>
              </w:rPr>
            </w:pPr>
            <w:r w:rsidRPr="00DB648F">
              <w:rPr>
                <w:rFonts w:eastAsia="Arial" w:cs="Traditional Arabic"/>
                <w:rtl/>
              </w:rPr>
              <w:t xml:space="preserve">يطلب النظام إدخال سبب الرفض (اختياري/إجباري). </w:t>
            </w:r>
          </w:p>
          <w:p w14:paraId="0E4A9FF5" w14:textId="77777777" w:rsidR="00CB6CC5" w:rsidRPr="00DB648F" w:rsidRDefault="00CB6CC5" w:rsidP="00CB6CC5">
            <w:pPr>
              <w:numPr>
                <w:ilvl w:val="0"/>
                <w:numId w:val="109"/>
              </w:numPr>
              <w:spacing w:before="0" w:after="40" w:line="240" w:lineRule="auto"/>
              <w:rPr>
                <w:rFonts w:eastAsia="Arial" w:cs="Traditional Arabic"/>
                <w:rtl/>
              </w:rPr>
            </w:pPr>
            <w:r w:rsidRPr="00DB648F">
              <w:rPr>
                <w:rFonts w:eastAsia="Arial" w:cs="Traditional Arabic"/>
                <w:rtl/>
              </w:rPr>
              <w:t xml:space="preserve">يغير النظام حالة الحساب إلى </w:t>
            </w:r>
            <w:r w:rsidRPr="00DB648F">
              <w:rPr>
                <w:rFonts w:eastAsia="Arial" w:cs="Traditional Arabic" w:hint="cs"/>
                <w:rtl/>
              </w:rPr>
              <w:t>مرفوض.</w:t>
            </w:r>
          </w:p>
          <w:p w14:paraId="5FE738DE" w14:textId="77777777" w:rsidR="00CB6CC5" w:rsidRPr="00DB648F" w:rsidRDefault="00CB6CC5" w:rsidP="00CB6CC5">
            <w:pPr>
              <w:numPr>
                <w:ilvl w:val="0"/>
                <w:numId w:val="109"/>
              </w:numPr>
              <w:spacing w:before="0" w:after="40" w:line="240" w:lineRule="auto"/>
              <w:rPr>
                <w:rFonts w:eastAsia="Arial" w:cs="Traditional Arabic"/>
                <w:rtl/>
              </w:rPr>
            </w:pPr>
            <w:r w:rsidRPr="00DB648F">
              <w:rPr>
                <w:rFonts w:eastAsia="Arial" w:cs="Traditional Arabic"/>
                <w:rtl/>
              </w:rPr>
              <w:t>يرسل النظام بريدًا إلكترونيًا للطبيب يبلغه بالرفض وسببه</w:t>
            </w:r>
          </w:p>
          <w:p w14:paraId="447D85B3" w14:textId="77777777" w:rsidR="00CB6CC5" w:rsidRPr="00DB648F" w:rsidRDefault="00CB6CC5" w:rsidP="00CB6CC5">
            <w:pPr>
              <w:pStyle w:val="ListParagraph"/>
              <w:numPr>
                <w:ilvl w:val="0"/>
                <w:numId w:val="110"/>
              </w:numPr>
              <w:spacing w:before="0" w:after="60" w:line="240" w:lineRule="auto"/>
              <w:rPr>
                <w:rFonts w:eastAsia="Arial" w:cs="Traditional Arabic"/>
              </w:rPr>
            </w:pPr>
            <w:r w:rsidRPr="00DB648F">
              <w:rPr>
                <w:rFonts w:eastAsia="Arial" w:cs="Traditional Arabic" w:hint="cs"/>
                <w:b/>
                <w:bCs/>
                <w:rtl/>
              </w:rPr>
              <w:t>مح</w:t>
            </w:r>
            <w:r w:rsidRPr="00DB648F">
              <w:rPr>
                <w:rFonts w:eastAsia="Arial" w:cs="Traditional Arabic"/>
                <w:b/>
                <w:bCs/>
                <w:rtl/>
              </w:rPr>
              <w:t>اولة معالجة طلب معالج سابقًا:</w:t>
            </w:r>
          </w:p>
          <w:p w14:paraId="1E7EF0D5" w14:textId="77777777" w:rsidR="00CB6CC5" w:rsidRPr="00DB648F" w:rsidRDefault="00CB6CC5" w:rsidP="00650A32">
            <w:pPr>
              <w:spacing w:before="0" w:after="60" w:line="240" w:lineRule="auto"/>
              <w:ind w:left="720"/>
              <w:rPr>
                <w:rFonts w:eastAsia="Arial" w:cs="Traditional Arabic"/>
                <w:rtl/>
              </w:rPr>
            </w:pPr>
            <w:r w:rsidRPr="00DB648F">
              <w:rPr>
                <w:rFonts w:eastAsia="Arial" w:cs="Traditional Arabic"/>
                <w:rtl/>
              </w:rPr>
              <w:t xml:space="preserve">إذا حاول المسؤول معالجة طلب تم قبوله أو رفضه مسبقًا، يرجع النظام خطأ برقم (400 </w:t>
            </w:r>
            <w:r w:rsidRPr="00DB648F">
              <w:rPr>
                <w:rFonts w:eastAsia="Arial" w:cs="Traditional Arabic"/>
              </w:rPr>
              <w:t>Bad Request</w:t>
            </w:r>
            <w:r w:rsidRPr="00DB648F">
              <w:rPr>
                <w:rFonts w:eastAsia="Arial" w:cs="Traditional Arabic"/>
                <w:rtl/>
              </w:rPr>
              <w:t>) ويمنع إعادة المعالجة</w:t>
            </w:r>
          </w:p>
          <w:p w14:paraId="06E9D5D4" w14:textId="77777777" w:rsidR="00CB6CC5" w:rsidRPr="00DB648F" w:rsidRDefault="00CB6CC5" w:rsidP="00650A32">
            <w:pPr>
              <w:spacing w:before="0" w:after="60" w:line="240" w:lineRule="auto"/>
              <w:ind w:left="360"/>
              <w:jc w:val="center"/>
              <w:rPr>
                <w:rFonts w:eastAsia="Arial" w:cs="Traditional Arabic"/>
              </w:rPr>
            </w:pPr>
          </w:p>
        </w:tc>
        <w:tc>
          <w:tcPr>
            <w:tcW w:w="2340" w:type="dxa"/>
            <w:vAlign w:val="center"/>
          </w:tcPr>
          <w:p w14:paraId="53BCCD34" w14:textId="77777777" w:rsidR="00CB6CC5" w:rsidRPr="00840E93" w:rsidRDefault="00CB6CC5" w:rsidP="00650A32">
            <w:pPr>
              <w:spacing w:before="0" w:after="40" w:line="240" w:lineRule="auto"/>
              <w:jc w:val="center"/>
              <w:rPr>
                <w:rFonts w:eastAsia="Arial" w:cs="Traditional Arabic"/>
                <w:b/>
                <w:bCs/>
                <w:rtl/>
              </w:rPr>
            </w:pPr>
            <w:r w:rsidRPr="00840E93">
              <w:rPr>
                <w:rFonts w:eastAsia="Arial" w:cs="Traditional Arabic"/>
                <w:b/>
                <w:bCs/>
                <w:rtl/>
              </w:rPr>
              <w:t>السيناريوهات البديلة / الاستثنائية</w:t>
            </w:r>
          </w:p>
        </w:tc>
      </w:tr>
      <w:tr w:rsidR="00CB6CC5" w:rsidRPr="00840E93" w14:paraId="030AFA00" w14:textId="77777777" w:rsidTr="00650A32">
        <w:tc>
          <w:tcPr>
            <w:tcW w:w="6115" w:type="dxa"/>
            <w:tcMar>
              <w:top w:w="80" w:type="dxa"/>
              <w:left w:w="100" w:type="dxa"/>
              <w:bottom w:w="80" w:type="dxa"/>
              <w:right w:w="100" w:type="dxa"/>
            </w:tcMar>
            <w:vAlign w:val="center"/>
          </w:tcPr>
          <w:p w14:paraId="179380BD" w14:textId="77777777" w:rsidR="00CB6CC5" w:rsidRPr="00DB648F" w:rsidRDefault="00CB6CC5" w:rsidP="00CB6CC5">
            <w:pPr>
              <w:pStyle w:val="ListParagraph"/>
              <w:numPr>
                <w:ilvl w:val="0"/>
                <w:numId w:val="110"/>
              </w:numPr>
              <w:spacing w:before="0" w:after="60" w:line="240" w:lineRule="auto"/>
              <w:rPr>
                <w:rFonts w:eastAsia="Arial" w:cs="Traditional Arabic"/>
                <w:rtl/>
                <w:lang w:bidi="ar-SY"/>
              </w:rPr>
            </w:pPr>
            <w:r w:rsidRPr="00DB648F">
              <w:rPr>
                <w:rFonts w:eastAsia="Arial" w:cs="Traditional Arabic" w:hint="cs"/>
                <w:rtl/>
                <w:lang w:bidi="ar-SY"/>
              </w:rPr>
              <w:t>عند القبول:</w:t>
            </w:r>
            <w:r w:rsidRPr="00CB6CC5">
              <w:rPr>
                <w:rtl/>
              </w:rPr>
              <w:t xml:space="preserve"> </w:t>
            </w:r>
            <w:r w:rsidRPr="00CB6CC5">
              <w:rPr>
                <w:rFonts w:eastAsia="Arial" w:cs="Traditional Arabic"/>
                <w:rtl/>
              </w:rPr>
              <w:t>يتم توليد رمز آمن لإعادة ضبط كلمة المرور وإرساله عبر البريد الإلكتروني للطبيب لإعداد كلمة المرور لأول مرة</w:t>
            </w:r>
            <w:r w:rsidRPr="00CB6CC5">
              <w:rPr>
                <w:rFonts w:eastAsia="Arial" w:cs="Traditional Arabic"/>
                <w:lang w:bidi="ar-SY"/>
              </w:rPr>
              <w:t>.</w:t>
            </w:r>
          </w:p>
          <w:p w14:paraId="10BE89D0" w14:textId="77777777" w:rsidR="00CB6CC5" w:rsidRPr="00DB648F" w:rsidRDefault="00CB6CC5" w:rsidP="00CB6CC5">
            <w:pPr>
              <w:pStyle w:val="ListParagraph"/>
              <w:numPr>
                <w:ilvl w:val="0"/>
                <w:numId w:val="110"/>
              </w:numPr>
              <w:spacing w:before="0" w:after="60" w:line="240" w:lineRule="auto"/>
              <w:rPr>
                <w:rFonts w:eastAsia="Arial" w:cs="Traditional Arabic"/>
                <w:rtl/>
                <w:lang w:bidi="ar-SY"/>
              </w:rPr>
            </w:pPr>
            <w:r w:rsidRPr="00DB648F">
              <w:rPr>
                <w:rFonts w:eastAsia="Arial" w:cs="Traditional Arabic" w:hint="cs"/>
                <w:rtl/>
                <w:lang w:bidi="ar-SY"/>
              </w:rPr>
              <w:t>عند الرفض:</w:t>
            </w:r>
            <w:r w:rsidRPr="00CB6CC5">
              <w:rPr>
                <w:rtl/>
              </w:rPr>
              <w:t xml:space="preserve"> </w:t>
            </w:r>
            <w:r w:rsidRPr="00CB6CC5">
              <w:rPr>
                <w:rFonts w:eastAsia="Arial" w:cs="Traditional Arabic"/>
                <w:rtl/>
              </w:rPr>
              <w:t xml:space="preserve">يتم حفظ سبب </w:t>
            </w:r>
            <w:r w:rsidRPr="00CB6CC5">
              <w:rPr>
                <w:rFonts w:eastAsia="Arial" w:cs="Traditional Arabic" w:hint="cs"/>
                <w:rtl/>
              </w:rPr>
              <w:t>الرفض</w:t>
            </w:r>
            <w:r w:rsidRPr="00CB6CC5">
              <w:rPr>
                <w:rFonts w:eastAsia="Arial" w:cs="Traditional Arabic"/>
                <w:lang w:bidi="ar-SY"/>
              </w:rPr>
              <w:t xml:space="preserve"> </w:t>
            </w:r>
            <w:r w:rsidRPr="00CB6CC5">
              <w:rPr>
                <w:rFonts w:eastAsia="Arial" w:cs="Traditional Arabic"/>
                <w:rtl/>
                <w:lang w:bidi="ar-SY"/>
              </w:rPr>
              <w:t>وإرسال</w:t>
            </w:r>
            <w:r w:rsidRPr="00CB6CC5">
              <w:rPr>
                <w:rFonts w:eastAsia="Arial" w:cs="Traditional Arabic"/>
                <w:rtl/>
              </w:rPr>
              <w:t xml:space="preserve"> بريد إلكتروني تنبيهي للطبيب</w:t>
            </w:r>
            <w:r w:rsidRPr="00CB6CC5">
              <w:rPr>
                <w:rFonts w:eastAsia="Arial" w:cs="Traditional Arabic"/>
                <w:lang w:bidi="ar-SY"/>
              </w:rPr>
              <w:t>.</w:t>
            </w:r>
          </w:p>
        </w:tc>
        <w:tc>
          <w:tcPr>
            <w:tcW w:w="2340" w:type="dxa"/>
            <w:vAlign w:val="center"/>
          </w:tcPr>
          <w:p w14:paraId="78B9980C" w14:textId="77777777" w:rsidR="00CB6CC5" w:rsidRPr="00840E93" w:rsidRDefault="00CB6CC5" w:rsidP="00650A32">
            <w:pPr>
              <w:spacing w:before="0" w:after="60" w:line="240" w:lineRule="auto"/>
              <w:jc w:val="center"/>
              <w:rPr>
                <w:rFonts w:eastAsia="Arial" w:cs="Traditional Arabic"/>
                <w:b/>
                <w:bCs/>
                <w:rtl/>
              </w:rPr>
            </w:pPr>
            <w:r w:rsidRPr="00840E93">
              <w:rPr>
                <w:rFonts w:eastAsia="Arial" w:cs="Traditional Arabic"/>
                <w:b/>
                <w:bCs/>
                <w:rtl/>
              </w:rPr>
              <w:t>الشروط اللاحقة</w:t>
            </w:r>
          </w:p>
        </w:tc>
      </w:tr>
    </w:tbl>
    <w:p w14:paraId="70C025FB" w14:textId="6329485E" w:rsidR="00861926" w:rsidRDefault="00314D1D" w:rsidP="00861926">
      <w:pPr>
        <w:tabs>
          <w:tab w:val="left" w:pos="2009"/>
        </w:tabs>
        <w:rPr>
          <w:b/>
          <w:bCs/>
          <w:sz w:val="28"/>
          <w:szCs w:val="28"/>
          <w:rtl/>
        </w:rPr>
      </w:pPr>
      <w:r w:rsidRPr="009E61E4">
        <w:rPr>
          <w:rFonts w:cs="Traditional Arabic"/>
          <w:b/>
          <w:bCs/>
          <w:noProof/>
          <w:color w:val="0D0D0D" w:themeColor="text1" w:themeTint="F2"/>
          <w:sz w:val="28"/>
          <w:szCs w:val="28"/>
        </w:rPr>
        <w:lastRenderedPageBreak/>
        <mc:AlternateContent>
          <mc:Choice Requires="wps">
            <w:drawing>
              <wp:anchor distT="0" distB="0" distL="114300" distR="114300" simplePos="0" relativeHeight="251783168" behindDoc="0" locked="0" layoutInCell="1" allowOverlap="1" wp14:anchorId="470538C2" wp14:editId="4B262F0C">
                <wp:simplePos x="0" y="0"/>
                <wp:positionH relativeFrom="column">
                  <wp:posOffset>274955</wp:posOffset>
                </wp:positionH>
                <wp:positionV relativeFrom="paragraph">
                  <wp:posOffset>5739130</wp:posOffset>
                </wp:positionV>
                <wp:extent cx="5069205" cy="630555"/>
                <wp:effectExtent l="0" t="0" r="17145" b="17145"/>
                <wp:wrapSquare wrapText="bothSides"/>
                <wp:docPr id="1931689942" name="Text Box 1"/>
                <wp:cNvGraphicFramePr/>
                <a:graphic xmlns:a="http://schemas.openxmlformats.org/drawingml/2006/main">
                  <a:graphicData uri="http://schemas.microsoft.com/office/word/2010/wordprocessingShape">
                    <wps:wsp>
                      <wps:cNvSpPr txBox="1"/>
                      <wps:spPr>
                        <a:xfrm>
                          <a:off x="0" y="0"/>
                          <a:ext cx="5069205" cy="630555"/>
                        </a:xfrm>
                        <a:prstGeom prst="rect">
                          <a:avLst/>
                        </a:prstGeom>
                        <a:noFill/>
                        <a:ln>
                          <a:noFill/>
                        </a:ln>
                      </wps:spPr>
                      <wps:txbx>
                        <w:txbxContent>
                          <w:p w14:paraId="194D5330" w14:textId="0AD91627" w:rsidR="003A2763" w:rsidRPr="00CB6CC5" w:rsidRDefault="003A2763" w:rsidP="003A2763">
                            <w:pPr>
                              <w:pStyle w:val="Caption"/>
                              <w:jc w:val="center"/>
                              <w:rPr>
                                <w:rFonts w:cs="Traditional Arabic"/>
                              </w:rPr>
                            </w:pPr>
                            <w:r w:rsidRPr="00CB6CC5">
                              <w:rPr>
                                <w:rFonts w:cs="Traditional Arabic"/>
                                <w:rtl/>
                              </w:rPr>
                              <w:t xml:space="preserve">رسم توضيحي </w:t>
                            </w:r>
                            <w:r w:rsidRPr="00CB6CC5">
                              <w:rPr>
                                <w:rFonts w:cs="Traditional Arabic"/>
                                <w:rtl/>
                              </w:rPr>
                              <w:fldChar w:fldCharType="begin"/>
                            </w:r>
                            <w:r w:rsidRPr="00CB6CC5">
                              <w:rPr>
                                <w:rFonts w:cs="Traditional Arabic"/>
                                <w:rtl/>
                              </w:rPr>
                              <w:instrText xml:space="preserve"> </w:instrText>
                            </w:r>
                            <w:r w:rsidRPr="00CB6CC5">
                              <w:rPr>
                                <w:rFonts w:cs="Traditional Arabic"/>
                              </w:rPr>
                              <w:instrText>SEQ</w:instrText>
                            </w:r>
                            <w:r w:rsidRPr="00CB6CC5">
                              <w:rPr>
                                <w:rFonts w:cs="Traditional Arabic"/>
                                <w:rtl/>
                              </w:rPr>
                              <w:instrText xml:space="preserve"> رسم_توضيحي \* </w:instrText>
                            </w:r>
                            <w:r w:rsidRPr="00CB6CC5">
                              <w:rPr>
                                <w:rFonts w:cs="Traditional Arabic"/>
                              </w:rPr>
                              <w:instrText>ARABIC</w:instrText>
                            </w:r>
                            <w:r w:rsidRPr="00CB6CC5">
                              <w:rPr>
                                <w:rFonts w:cs="Traditional Arabic"/>
                                <w:rtl/>
                              </w:rPr>
                              <w:instrText xml:space="preserve"> </w:instrText>
                            </w:r>
                            <w:r w:rsidRPr="00CB6CC5">
                              <w:rPr>
                                <w:rFonts w:cs="Traditional Arabic"/>
                                <w:rtl/>
                              </w:rPr>
                              <w:fldChar w:fldCharType="separate"/>
                            </w:r>
                            <w:r w:rsidR="0073589D">
                              <w:rPr>
                                <w:rFonts w:cs="Traditional Arabic"/>
                                <w:noProof/>
                                <w:rtl/>
                              </w:rPr>
                              <w:t>7</w:t>
                            </w:r>
                            <w:r w:rsidRPr="00CB6CC5">
                              <w:rPr>
                                <w:rFonts w:cs="Traditional Arabic"/>
                                <w:rtl/>
                              </w:rPr>
                              <w:fldChar w:fldCharType="end"/>
                            </w:r>
                            <w:r w:rsidRPr="00CB6CC5">
                              <w:rPr>
                                <w:rFonts w:cs="Traditional Arabic" w:hint="cs"/>
                                <w:rtl/>
                              </w:rPr>
                              <w:t xml:space="preserve"> المخطط الزمني لحالة مراجعة طلبات التسجيل</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0538C2" id="_x0000_s1031" type="#_x0000_t202" style="position:absolute;left:0;text-align:left;margin-left:21.65pt;margin-top:451.9pt;width:399.15pt;height:49.65pt;z-index:251783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" filled="f" stroked="f">
                <v:textbox inset="0,0,0,0">
                  <w:txbxContent>
                    <w:p w14:paraId="194D5330" w14:textId="0AD91627" w:rsidR="003A2763" w:rsidRPr="00CB6CC5" w:rsidRDefault="003A2763" w:rsidP="003A2763">
                      <w:pPr>
                        <w:pStyle w:val="Caption"/>
                        <w:jc w:val="center"/>
                        <w:rPr>
                          <w:rFonts w:cs="Traditional Arabic"/>
                        </w:rPr>
                      </w:pPr>
                      <w:r w:rsidRPr="00CB6CC5">
                        <w:rPr>
                          <w:rFonts w:cs="Traditional Arabic"/>
                          <w:rtl/>
                        </w:rPr>
                        <w:t xml:space="preserve">رسم توضيحي </w:t>
                      </w:r>
                      <w:r w:rsidRPr="00CB6CC5">
                        <w:rPr>
                          <w:rFonts w:cs="Traditional Arabic"/>
                          <w:rtl/>
                        </w:rPr>
                        <w:fldChar w:fldCharType="begin"/>
                      </w:r>
                      <w:r w:rsidRPr="00CB6CC5">
                        <w:rPr>
                          <w:rFonts w:cs="Traditional Arabic"/>
                          <w:rtl/>
                        </w:rPr>
                        <w:instrText xml:space="preserve"> </w:instrText>
                      </w:r>
                      <w:r w:rsidRPr="00CB6CC5">
                        <w:rPr>
                          <w:rFonts w:cs="Traditional Arabic"/>
                        </w:rPr>
                        <w:instrText>SEQ</w:instrText>
                      </w:r>
                      <w:r w:rsidRPr="00CB6CC5">
                        <w:rPr>
                          <w:rFonts w:cs="Traditional Arabic"/>
                          <w:rtl/>
                        </w:rPr>
                        <w:instrText xml:space="preserve"> رسم_توضيحي \* </w:instrText>
                      </w:r>
                      <w:r w:rsidRPr="00CB6CC5">
                        <w:rPr>
                          <w:rFonts w:cs="Traditional Arabic"/>
                        </w:rPr>
                        <w:instrText>ARABIC</w:instrText>
                      </w:r>
                      <w:r w:rsidRPr="00CB6CC5">
                        <w:rPr>
                          <w:rFonts w:cs="Traditional Arabic"/>
                          <w:rtl/>
                        </w:rPr>
                        <w:instrText xml:space="preserve"> </w:instrText>
                      </w:r>
                      <w:r w:rsidRPr="00CB6CC5">
                        <w:rPr>
                          <w:rFonts w:cs="Traditional Arabic"/>
                          <w:rtl/>
                        </w:rPr>
                        <w:fldChar w:fldCharType="separate"/>
                      </w:r>
                      <w:r w:rsidR="0073589D">
                        <w:rPr>
                          <w:rFonts w:cs="Traditional Arabic"/>
                          <w:noProof/>
                          <w:rtl/>
                        </w:rPr>
                        <w:t>7</w:t>
                      </w:r>
                      <w:r w:rsidRPr="00CB6CC5">
                        <w:rPr>
                          <w:rFonts w:cs="Traditional Arabic"/>
                          <w:rtl/>
                        </w:rPr>
                        <w:fldChar w:fldCharType="end"/>
                      </w:r>
                      <w:r w:rsidRPr="00CB6CC5">
                        <w:rPr>
                          <w:rFonts w:cs="Traditional Arabic" w:hint="cs"/>
                          <w:rtl/>
                        </w:rPr>
                        <w:t xml:space="preserve"> المخطط الزمني لحالة مراجعة طلبات التسجيل</w:t>
                      </w:r>
                    </w:p>
                  </w:txbxContent>
                </v:textbox>
                <w10:wrap type="square"/>
              </v:shape>
            </w:pict>
          </mc:Fallback>
        </mc:AlternateContent>
      </w:r>
      <w:r w:rsidRPr="009E61E4">
        <w:rPr>
          <w:rFonts w:cs="Traditional Arabic"/>
          <w:b/>
          <w:bCs/>
          <w:noProof/>
          <w:color w:val="0D0D0D" w:themeColor="text1" w:themeTint="F2"/>
          <w:sz w:val="28"/>
          <w:szCs w:val="28"/>
        </w:rPr>
        <w:drawing>
          <wp:anchor distT="0" distB="0" distL="114300" distR="114300" simplePos="0" relativeHeight="251777024" behindDoc="0" locked="0" layoutInCell="1" allowOverlap="1" wp14:anchorId="489D71EF" wp14:editId="10E85152">
            <wp:simplePos x="0" y="0"/>
            <wp:positionH relativeFrom="column">
              <wp:posOffset>290830</wp:posOffset>
            </wp:positionH>
            <wp:positionV relativeFrom="paragraph">
              <wp:posOffset>635</wp:posOffset>
            </wp:positionV>
            <wp:extent cx="5069205" cy="5422900"/>
            <wp:effectExtent l="0" t="0" r="0" b="6350"/>
            <wp:wrapSquare wrapText="bothSides"/>
            <wp:docPr id="1747065067"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69205" cy="5422900"/>
                    </a:xfrm>
                    <a:prstGeom prst="rect">
                      <a:avLst/>
                    </a:prstGeom>
                    <a:noFill/>
                    <a:ln>
                      <a:noFill/>
                    </a:ln>
                  </pic:spPr>
                </pic:pic>
              </a:graphicData>
            </a:graphic>
            <wp14:sizeRelH relativeFrom="page">
              <wp14:pctWidth>0</wp14:pctWidth>
            </wp14:sizeRelH>
            <wp14:sizeRelV relativeFrom="page">
              <wp14:pctHeight>0</wp14:pctHeight>
            </wp14:sizeRelV>
          </wp:anchor>
        </w:drawing>
      </w:r>
      <w:r w:rsidR="00861926">
        <w:rPr>
          <w:b/>
          <w:bCs/>
          <w:sz w:val="28"/>
          <w:szCs w:val="28"/>
          <w:rtl/>
        </w:rPr>
        <w:tab/>
      </w:r>
    </w:p>
    <w:p w14:paraId="412615AA" w14:textId="5FC6A809" w:rsidR="00861926" w:rsidRDefault="00861926">
      <w:pPr>
        <w:rPr>
          <w:b/>
          <w:bCs/>
          <w:sz w:val="28"/>
          <w:szCs w:val="28"/>
          <w:rtl/>
        </w:rPr>
      </w:pPr>
      <w:r>
        <w:rPr>
          <w:b/>
          <w:bCs/>
          <w:sz w:val="28"/>
          <w:szCs w:val="28"/>
          <w:rtl/>
        </w:rPr>
        <w:br w:type="page"/>
      </w:r>
    </w:p>
    <w:p w14:paraId="01A129B8" w14:textId="6F9542C1" w:rsidR="00FD623E" w:rsidRPr="00FD623E" w:rsidRDefault="00CB6CC5" w:rsidP="00CB6CC5">
      <w:pPr>
        <w:pStyle w:val="ListParagraph"/>
        <w:numPr>
          <w:ilvl w:val="0"/>
          <w:numId w:val="74"/>
        </w:numPr>
        <w:rPr>
          <w:b/>
          <w:bCs/>
          <w:sz w:val="28"/>
          <w:szCs w:val="28"/>
        </w:rPr>
      </w:pPr>
      <w:r w:rsidRPr="009E61E4">
        <w:rPr>
          <w:rFonts w:cs="Traditional Arabic" w:hint="cs"/>
          <w:b/>
          <w:bCs/>
          <w:color w:val="0D0D0D" w:themeColor="text1" w:themeTint="F2"/>
          <w:sz w:val="28"/>
          <w:szCs w:val="28"/>
          <w:rtl/>
        </w:rPr>
        <w:lastRenderedPageBreak/>
        <w:t>حالة</w:t>
      </w:r>
      <w:r w:rsidRPr="009E61E4">
        <w:rPr>
          <w:rFonts w:cs="Traditional Arabic"/>
          <w:b/>
          <w:bCs/>
          <w:color w:val="0D0D0D" w:themeColor="text1" w:themeTint="F2"/>
          <w:sz w:val="28"/>
          <w:szCs w:val="28"/>
          <w:rtl/>
        </w:rPr>
        <w:t xml:space="preserve"> </w:t>
      </w:r>
      <w:r w:rsidRPr="009E61E4">
        <w:rPr>
          <w:rFonts w:cs="Traditional Arabic" w:hint="cs"/>
          <w:b/>
          <w:bCs/>
          <w:color w:val="0D0D0D" w:themeColor="text1" w:themeTint="F2"/>
          <w:sz w:val="28"/>
          <w:szCs w:val="28"/>
          <w:rtl/>
        </w:rPr>
        <w:t>الاستخدام</w:t>
      </w:r>
      <w:r w:rsidRPr="009E61E4">
        <w:rPr>
          <w:rFonts w:cs="Traditional Arabic"/>
          <w:b/>
          <w:bCs/>
          <w:color w:val="0D0D0D" w:themeColor="text1" w:themeTint="F2"/>
          <w:sz w:val="28"/>
          <w:szCs w:val="28"/>
          <w:rtl/>
        </w:rPr>
        <w:t xml:space="preserve"> </w:t>
      </w:r>
      <w:r w:rsidRPr="009E61E4">
        <w:rPr>
          <w:rFonts w:cs="Traditional Arabic"/>
          <w:b/>
          <w:bCs/>
          <w:color w:val="0D0D0D" w:themeColor="text1" w:themeTint="F2"/>
          <w:sz w:val="28"/>
          <w:szCs w:val="28"/>
        </w:rPr>
        <w:t>UC3</w:t>
      </w:r>
      <w:r w:rsidRPr="009E61E4">
        <w:rPr>
          <w:rFonts w:cs="Traditional Arabic" w:hint="cs"/>
          <w:b/>
          <w:bCs/>
          <w:color w:val="0D0D0D" w:themeColor="text1" w:themeTint="F2"/>
          <w:sz w:val="28"/>
          <w:szCs w:val="28"/>
          <w:rtl/>
        </w:rPr>
        <w:t>-</w:t>
      </w:r>
      <w:r w:rsidR="009E61E4" w:rsidRPr="009E61E4">
        <w:rPr>
          <w:rFonts w:cs="Traditional Arabic" w:hint="cs"/>
          <w:b/>
          <w:bCs/>
          <w:color w:val="0D0D0D" w:themeColor="text1" w:themeTint="F2"/>
          <w:sz w:val="28"/>
          <w:szCs w:val="28"/>
          <w:rtl/>
        </w:rPr>
        <w:t>إعادة ضبط كلمة المرور:</w:t>
      </w:r>
    </w:p>
    <w:p w14:paraId="1ECA3BE2" w14:textId="77777777" w:rsidR="00FD623E" w:rsidRPr="00840E93" w:rsidRDefault="00FD623E" w:rsidP="00FD623E">
      <w:pPr>
        <w:pStyle w:val="ListParagraph"/>
        <w:numPr>
          <w:ilvl w:val="0"/>
          <w:numId w:val="85"/>
        </w:numPr>
        <w:pBdr>
          <w:top w:val="nil"/>
          <w:left w:val="nil"/>
          <w:bottom w:val="nil"/>
          <w:right w:val="nil"/>
          <w:between w:val="nil"/>
        </w:pBdr>
        <w:spacing w:before="0" w:line="240" w:lineRule="auto"/>
        <w:jc w:val="both"/>
        <w:rPr>
          <w:rFonts w:eastAsia="Arial" w:cs="Traditional Arabic"/>
        </w:rPr>
      </w:pPr>
      <w:r w:rsidRPr="00840E93">
        <w:rPr>
          <w:rFonts w:eastAsia="Arial" w:cs="Traditional Arabic"/>
          <w:rtl/>
        </w:rPr>
        <w:t>الفاعلون الأساسيون: الطبيب.</w:t>
      </w:r>
    </w:p>
    <w:p w14:paraId="4F67FDE1" w14:textId="77777777" w:rsidR="00FD623E" w:rsidRPr="00840E93" w:rsidRDefault="00FD623E" w:rsidP="00FD623E">
      <w:pPr>
        <w:pStyle w:val="ListParagraph"/>
        <w:numPr>
          <w:ilvl w:val="0"/>
          <w:numId w:val="85"/>
        </w:numPr>
        <w:pBdr>
          <w:top w:val="nil"/>
          <w:left w:val="nil"/>
          <w:bottom w:val="nil"/>
          <w:right w:val="nil"/>
          <w:between w:val="nil"/>
        </w:pBdr>
        <w:spacing w:before="0" w:line="240" w:lineRule="auto"/>
        <w:jc w:val="both"/>
        <w:rPr>
          <w:rFonts w:eastAsia="Arial" w:cs="Traditional Arabic"/>
        </w:rPr>
      </w:pPr>
      <w:r w:rsidRPr="00840E93">
        <w:rPr>
          <w:rFonts w:eastAsia="Arial" w:cs="Traditional Arabic"/>
        </w:rPr>
        <w:t xml:space="preserve"> </w:t>
      </w:r>
      <w:r w:rsidRPr="00840E93">
        <w:rPr>
          <w:rFonts w:eastAsia="Arial" w:cs="Traditional Arabic"/>
          <w:rtl/>
        </w:rPr>
        <w:t>الفاعلون الثانويون: لا يوجد.</w:t>
      </w:r>
    </w:p>
    <w:p w14:paraId="63838F98" w14:textId="196873FC" w:rsidR="00FD623E" w:rsidRPr="00861926" w:rsidRDefault="00FD623E" w:rsidP="003A2763">
      <w:pPr>
        <w:pStyle w:val="ListParagraph"/>
        <w:numPr>
          <w:ilvl w:val="0"/>
          <w:numId w:val="85"/>
        </w:numPr>
        <w:spacing w:before="0" w:line="240" w:lineRule="auto"/>
        <w:rPr>
          <w:b/>
          <w:bCs/>
          <w:sz w:val="28"/>
          <w:szCs w:val="28"/>
          <w:lang w:val="de-DE"/>
        </w:rPr>
      </w:pPr>
      <w:r w:rsidRPr="00840E93">
        <w:rPr>
          <w:rFonts w:eastAsia="Arial" w:cs="Traditional Arabic"/>
          <w:rtl/>
        </w:rPr>
        <w:t xml:space="preserve">الملخص: </w:t>
      </w:r>
      <w:r w:rsidR="003A2763" w:rsidRPr="003A2763">
        <w:rPr>
          <w:rFonts w:eastAsia="Arial" w:cs="Traditional Arabic"/>
          <w:rtl/>
        </w:rPr>
        <w:t>عداد كلمة المرور الخاصة به لأول مرة بعد قبول حسابه من قبل المسؤول، أو إعادة تعيينها في حال نسيانها لاحقاً</w:t>
      </w:r>
      <w:r w:rsidR="003A2763" w:rsidRPr="003A2763">
        <w:rPr>
          <w:rFonts w:eastAsia="Arial" w:cs="Traditional Arabic"/>
        </w:rPr>
        <w:t xml:space="preserve">. </w:t>
      </w:r>
      <w:r w:rsidR="003A2763" w:rsidRPr="003A2763">
        <w:rPr>
          <w:rFonts w:eastAsia="Arial" w:cs="Traditional Arabic"/>
          <w:rtl/>
        </w:rPr>
        <w:t>تبدأ العملية بطلب رمز إعادة ضبط مكوّن من 6 أرقام يصل عبر البريد الإلكتروني</w:t>
      </w:r>
    </w:p>
    <w:p w14:paraId="44C81512" w14:textId="77777777" w:rsidR="00861926" w:rsidRPr="00E0273C" w:rsidRDefault="00861926" w:rsidP="00861926">
      <w:pPr>
        <w:pStyle w:val="ListParagraph"/>
        <w:spacing w:before="0" w:line="240" w:lineRule="auto"/>
        <w:rPr>
          <w:b/>
          <w:bCs/>
          <w:sz w:val="28"/>
          <w:szCs w:val="28"/>
          <w:lang w:val="de-DE"/>
        </w:rPr>
      </w:pP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500"/>
        <w:gridCol w:w="1765"/>
      </w:tblGrid>
      <w:tr w:rsidR="00FD623E" w14:paraId="1D78EC6D" w14:textId="77777777" w:rsidTr="00861926">
        <w:trPr>
          <w:trHeight w:val="1647"/>
        </w:trPr>
        <w:tc>
          <w:tcPr>
            <w:tcW w:w="7500" w:type="dxa"/>
            <w:tcMar>
              <w:top w:w="80" w:type="dxa"/>
              <w:left w:w="100" w:type="dxa"/>
              <w:bottom w:w="80" w:type="dxa"/>
              <w:right w:w="100" w:type="dxa"/>
            </w:tcMar>
            <w:vAlign w:val="center"/>
          </w:tcPr>
          <w:p w14:paraId="24A02C3D" w14:textId="00F36182" w:rsidR="003A2763" w:rsidRPr="003A2763" w:rsidRDefault="003A2763" w:rsidP="00861926">
            <w:pPr>
              <w:pStyle w:val="NormalWeb"/>
              <w:bidi/>
              <w:spacing w:before="0" w:beforeAutospacing="0" w:after="0" w:afterAutospacing="0"/>
              <w:ind w:left="720"/>
              <w:jc w:val="center"/>
              <w:rPr>
                <w:rFonts w:ascii="Traditional Arabic" w:eastAsia="Arial" w:hAnsi="Traditional Arabic" w:cs="Traditional Arabic"/>
                <w:color w:val="000000" w:themeColor="text1"/>
              </w:rPr>
            </w:pPr>
            <w:r w:rsidRPr="003A2763">
              <w:rPr>
                <w:rFonts w:ascii="Traditional Arabic" w:eastAsia="Arial" w:hAnsi="Traditional Arabic" w:cs="Traditional Arabic"/>
                <w:color w:val="000000" w:themeColor="text1"/>
                <w:rtl/>
              </w:rPr>
              <w:t xml:space="preserve">وجود حساب طبيب مسجل بحالة </w:t>
            </w:r>
            <w:r w:rsidR="00861926" w:rsidRPr="003A2763">
              <w:rPr>
                <w:rFonts w:ascii="Traditional Arabic" w:eastAsia="Arial" w:hAnsi="Traditional Arabic" w:cs="Traditional Arabic" w:hint="cs"/>
                <w:color w:val="000000" w:themeColor="text1"/>
                <w:rtl/>
              </w:rPr>
              <w:t>مقبول ومفعّل</w:t>
            </w:r>
          </w:p>
          <w:p w14:paraId="49289D20" w14:textId="6FF3AF81" w:rsidR="00FD623E" w:rsidRPr="003A2763" w:rsidRDefault="003A2763" w:rsidP="00861926">
            <w:pPr>
              <w:pStyle w:val="NormalWeb"/>
              <w:bidi/>
              <w:spacing w:before="0" w:beforeAutospacing="0" w:after="0" w:afterAutospacing="0"/>
              <w:ind w:left="720"/>
              <w:jc w:val="center"/>
              <w:rPr>
                <w:rFonts w:ascii="Arial" w:hAnsi="Arial" w:cs="Arial"/>
              </w:rPr>
            </w:pPr>
            <w:r w:rsidRPr="003A2763">
              <w:rPr>
                <w:rFonts w:ascii="Traditional Arabic" w:eastAsia="Arial" w:hAnsi="Traditional Arabic" w:cs="Traditional Arabic"/>
                <w:color w:val="000000" w:themeColor="text1"/>
                <w:rtl/>
              </w:rPr>
              <w:t>إمكانية وصول الطبيب للبريد الإلكتروني المسجل في النظام لتلقي الرمز.</w:t>
            </w:r>
          </w:p>
        </w:tc>
        <w:tc>
          <w:tcPr>
            <w:tcW w:w="1765" w:type="dxa"/>
            <w:vAlign w:val="center"/>
          </w:tcPr>
          <w:p w14:paraId="3620A579" w14:textId="77777777" w:rsidR="00FD623E" w:rsidRPr="00840E93" w:rsidRDefault="00FD623E" w:rsidP="00650A32">
            <w:pPr>
              <w:spacing w:before="0" w:after="0" w:line="240" w:lineRule="auto"/>
              <w:jc w:val="center"/>
              <w:rPr>
                <w:rFonts w:eastAsia="Arial" w:cs="Traditional Arabic"/>
                <w:b/>
                <w:bCs/>
                <w:rtl/>
              </w:rPr>
            </w:pPr>
            <w:r w:rsidRPr="00840E93">
              <w:rPr>
                <w:rFonts w:eastAsia="Arial" w:cs="Traditional Arabic"/>
                <w:b/>
                <w:bCs/>
                <w:rtl/>
              </w:rPr>
              <w:t>الشروط المسبقة</w:t>
            </w:r>
          </w:p>
        </w:tc>
      </w:tr>
      <w:tr w:rsidR="00FD623E" w14:paraId="4D8BEA73" w14:textId="77777777" w:rsidTr="00650A32">
        <w:tc>
          <w:tcPr>
            <w:tcW w:w="7500" w:type="dxa"/>
            <w:tcMar>
              <w:top w:w="80" w:type="dxa"/>
              <w:left w:w="100" w:type="dxa"/>
              <w:bottom w:w="80" w:type="dxa"/>
              <w:right w:w="100" w:type="dxa"/>
            </w:tcMar>
            <w:vAlign w:val="center"/>
          </w:tcPr>
          <w:p w14:paraId="1FD05A2D" w14:textId="75C82510" w:rsidR="00861926" w:rsidRPr="00861926" w:rsidRDefault="00861926" w:rsidP="00861926">
            <w:pPr>
              <w:pStyle w:val="ListParagraph"/>
              <w:numPr>
                <w:ilvl w:val="0"/>
                <w:numId w:val="113"/>
              </w:numPr>
              <w:spacing w:after="0"/>
              <w:rPr>
                <w:rFonts w:eastAsia="Arial" w:cs="Traditional Arabic"/>
              </w:rPr>
            </w:pPr>
            <w:r w:rsidRPr="00861926">
              <w:rPr>
                <w:rFonts w:eastAsia="Arial" w:cs="Traditional Arabic"/>
                <w:rtl/>
              </w:rPr>
              <w:t xml:space="preserve">يُدخل الطبيب بريده الإلكتروني ويطلب رمز إعادة ضبط كلمة المرور. </w:t>
            </w:r>
          </w:p>
          <w:p w14:paraId="17202B8B" w14:textId="372AAC3C" w:rsidR="00861926" w:rsidRPr="00861926" w:rsidRDefault="00861926" w:rsidP="00861926">
            <w:pPr>
              <w:pStyle w:val="ListParagraph"/>
              <w:numPr>
                <w:ilvl w:val="0"/>
                <w:numId w:val="113"/>
              </w:numPr>
              <w:spacing w:before="0" w:after="0" w:line="240" w:lineRule="auto"/>
              <w:rPr>
                <w:rFonts w:eastAsia="Arial" w:cs="Traditional Arabic"/>
                <w:rtl/>
              </w:rPr>
            </w:pPr>
            <w:r w:rsidRPr="00861926">
              <w:rPr>
                <w:rFonts w:eastAsia="Arial" w:cs="Traditional Arabic"/>
                <w:rtl/>
              </w:rPr>
              <w:t xml:space="preserve">يتحقق النظام من وجود البريد، ويُولد رمزا آمنًا مكونا من 6 أرقام، ثم يوجه نظام البريد الإلكتروني لإرساله للطبيب. </w:t>
            </w:r>
          </w:p>
          <w:p w14:paraId="48333A01" w14:textId="0F0B14D3" w:rsidR="00861926" w:rsidRPr="00861926" w:rsidRDefault="00861926" w:rsidP="00861926">
            <w:pPr>
              <w:pStyle w:val="ListParagraph"/>
              <w:numPr>
                <w:ilvl w:val="0"/>
                <w:numId w:val="113"/>
              </w:numPr>
              <w:spacing w:before="0" w:after="0" w:line="240" w:lineRule="auto"/>
              <w:rPr>
                <w:rFonts w:eastAsia="Arial" w:cs="Traditional Arabic"/>
                <w:rtl/>
              </w:rPr>
            </w:pPr>
            <w:r w:rsidRPr="00861926">
              <w:rPr>
                <w:rFonts w:eastAsia="Arial" w:cs="Traditional Arabic"/>
                <w:rtl/>
              </w:rPr>
              <w:t xml:space="preserve">يعرض النظام رسالة تأكيد عامة تفيد بأنه "في حال وجود البريد، تم إرسال الرمز" (لحماية خصوصية الحسابات). </w:t>
            </w:r>
          </w:p>
          <w:p w14:paraId="70450F47" w14:textId="6F6BF02D" w:rsidR="00861926" w:rsidRPr="00861926" w:rsidRDefault="00861926" w:rsidP="00861926">
            <w:pPr>
              <w:pStyle w:val="ListParagraph"/>
              <w:numPr>
                <w:ilvl w:val="0"/>
                <w:numId w:val="113"/>
              </w:numPr>
              <w:spacing w:before="0" w:after="0" w:line="240" w:lineRule="auto"/>
              <w:rPr>
                <w:rFonts w:eastAsia="Arial" w:cs="Traditional Arabic"/>
                <w:rtl/>
              </w:rPr>
            </w:pPr>
            <w:r w:rsidRPr="00861926">
              <w:rPr>
                <w:rFonts w:eastAsia="Arial" w:cs="Traditional Arabic"/>
                <w:rtl/>
              </w:rPr>
              <w:t>يتلقى الطبيب البريد الإلكتروني ويُدخل: البريد الإلكتروني، الرمز المكون من 6 أرقام، وكلمة المرور الجديدة في استمارة التعيين</w:t>
            </w:r>
            <w:r>
              <w:rPr>
                <w:rFonts w:eastAsia="Arial" w:cs="Traditional Arabic" w:hint="cs"/>
                <w:rtl/>
              </w:rPr>
              <w:t>.</w:t>
            </w:r>
            <w:r w:rsidRPr="00861926">
              <w:rPr>
                <w:rFonts w:eastAsia="Arial" w:cs="Traditional Arabic"/>
                <w:rtl/>
              </w:rPr>
              <w:t xml:space="preserve"> </w:t>
            </w:r>
          </w:p>
          <w:p w14:paraId="24680B9C" w14:textId="471FFF81" w:rsidR="00861926" w:rsidRPr="00861926" w:rsidRDefault="00861926" w:rsidP="00861926">
            <w:pPr>
              <w:pStyle w:val="ListParagraph"/>
              <w:numPr>
                <w:ilvl w:val="0"/>
                <w:numId w:val="113"/>
              </w:numPr>
              <w:spacing w:before="0" w:after="0" w:line="240" w:lineRule="auto"/>
              <w:rPr>
                <w:rFonts w:eastAsia="Arial" w:cs="Traditional Arabic"/>
                <w:rtl/>
              </w:rPr>
            </w:pPr>
            <w:r w:rsidRPr="00861926">
              <w:rPr>
                <w:rFonts w:eastAsia="Arial" w:cs="Traditional Arabic"/>
                <w:rtl/>
              </w:rPr>
              <w:t xml:space="preserve">يتحقق النظام من صحة الرمز وصلاحيته الزمنية وتوافق كلمة المرور مع شروط التعقيد. </w:t>
            </w:r>
          </w:p>
          <w:p w14:paraId="46921A0A" w14:textId="41AD4084" w:rsidR="00861926" w:rsidRPr="00861926" w:rsidRDefault="00861926" w:rsidP="00861926">
            <w:pPr>
              <w:pStyle w:val="ListParagraph"/>
              <w:numPr>
                <w:ilvl w:val="0"/>
                <w:numId w:val="113"/>
              </w:numPr>
              <w:spacing w:before="0" w:after="0" w:line="240" w:lineRule="auto"/>
              <w:rPr>
                <w:rFonts w:eastAsia="Arial" w:cs="Traditional Arabic"/>
                <w:rtl/>
              </w:rPr>
            </w:pPr>
            <w:r w:rsidRPr="00861926">
              <w:rPr>
                <w:rFonts w:eastAsia="Arial" w:cs="Traditional Arabic"/>
                <w:rtl/>
              </w:rPr>
              <w:t xml:space="preserve">يحفظ النظام كلمة المرور الجديدة، ويُرسل إشعاراً بالبريد </w:t>
            </w:r>
            <w:r>
              <w:rPr>
                <w:rFonts w:eastAsia="Arial" w:cs="Traditional Arabic" w:hint="cs"/>
                <w:rtl/>
              </w:rPr>
              <w:t>يخبر</w:t>
            </w:r>
            <w:r w:rsidRPr="00861926">
              <w:rPr>
                <w:rFonts w:eastAsia="Arial" w:cs="Traditional Arabic"/>
                <w:rtl/>
              </w:rPr>
              <w:t xml:space="preserve"> الطبيب بتغيير كلمة المرور بنجاح.</w:t>
            </w:r>
          </w:p>
          <w:p w14:paraId="6DFDDE93" w14:textId="6A0DB62A" w:rsidR="00861926" w:rsidRPr="00861926" w:rsidRDefault="00861926" w:rsidP="00861926">
            <w:pPr>
              <w:pStyle w:val="ListParagraph"/>
              <w:numPr>
                <w:ilvl w:val="0"/>
                <w:numId w:val="113"/>
              </w:numPr>
              <w:spacing w:before="0" w:after="0" w:line="240" w:lineRule="auto"/>
              <w:rPr>
                <w:rFonts w:eastAsia="Arial" w:cs="Traditional Arabic"/>
                <w:rtl/>
              </w:rPr>
            </w:pPr>
            <w:r w:rsidRPr="00861926">
              <w:rPr>
                <w:rFonts w:eastAsia="Arial" w:cs="Traditional Arabic"/>
                <w:rtl/>
              </w:rPr>
              <w:t>يُظهر النظام رسالة نجاح للطبيب مع خيار اختياري للانتقال إلى تسجيل الدخول.</w:t>
            </w:r>
          </w:p>
          <w:p w14:paraId="5D3EF5C7" w14:textId="3F50B1A7" w:rsidR="00FD623E" w:rsidRPr="00840E93" w:rsidRDefault="00FD623E" w:rsidP="00861926">
            <w:pPr>
              <w:pStyle w:val="ListParagraph"/>
              <w:spacing w:before="0" w:after="0" w:line="240" w:lineRule="auto"/>
              <w:ind w:left="360"/>
              <w:rPr>
                <w:rFonts w:eastAsia="Arial" w:cs="Traditional Arabic"/>
              </w:rPr>
            </w:pPr>
          </w:p>
        </w:tc>
        <w:tc>
          <w:tcPr>
            <w:tcW w:w="1765" w:type="dxa"/>
            <w:vAlign w:val="center"/>
          </w:tcPr>
          <w:p w14:paraId="5367BB5E" w14:textId="77777777" w:rsidR="00FD623E" w:rsidRPr="00840E93" w:rsidRDefault="00FD623E" w:rsidP="00650A32">
            <w:pPr>
              <w:spacing w:before="0" w:after="0" w:line="240" w:lineRule="auto"/>
              <w:jc w:val="center"/>
              <w:rPr>
                <w:rFonts w:eastAsia="Arial" w:cs="Traditional Arabic"/>
                <w:b/>
                <w:bCs/>
                <w:rtl/>
              </w:rPr>
            </w:pPr>
            <w:r w:rsidRPr="00840E93">
              <w:rPr>
                <w:rFonts w:eastAsia="Arial" w:cs="Traditional Arabic"/>
                <w:b/>
                <w:bCs/>
                <w:rtl/>
              </w:rPr>
              <w:t>السيناريو الأساسي</w:t>
            </w:r>
          </w:p>
        </w:tc>
      </w:tr>
      <w:tr w:rsidR="00FD623E" w14:paraId="427DDDB5" w14:textId="77777777" w:rsidTr="00650A32">
        <w:tc>
          <w:tcPr>
            <w:tcW w:w="7500" w:type="dxa"/>
            <w:tcMar>
              <w:top w:w="80" w:type="dxa"/>
              <w:left w:w="100" w:type="dxa"/>
              <w:bottom w:w="80" w:type="dxa"/>
              <w:right w:w="100" w:type="dxa"/>
            </w:tcMar>
            <w:vAlign w:val="center"/>
          </w:tcPr>
          <w:p w14:paraId="544CD1C1" w14:textId="5AA72F66" w:rsidR="00861926" w:rsidRPr="00861926" w:rsidRDefault="00861926" w:rsidP="00861926">
            <w:pPr>
              <w:pStyle w:val="NormalWeb"/>
              <w:bidi/>
              <w:spacing w:before="0" w:beforeAutospacing="0"/>
              <w:rPr>
                <w:rFonts w:ascii="Traditional Arabic" w:eastAsia="Arial" w:hAnsi="Traditional Arabic" w:cs="Traditional Arabic"/>
                <w:color w:val="000000" w:themeColor="text1"/>
              </w:rPr>
            </w:pPr>
            <w:r w:rsidRPr="00861926">
              <w:rPr>
                <w:rFonts w:ascii="Traditional Arabic" w:eastAsia="Arial" w:hAnsi="Traditional Arabic" w:cs="Traditional Arabic"/>
                <w:color w:val="000000" w:themeColor="text1"/>
                <w:rtl/>
              </w:rPr>
              <w:t>رمز غير صحيح أو منتهي الصلاحية (</w:t>
            </w:r>
            <w:r w:rsidRPr="00861926">
              <w:rPr>
                <w:rFonts w:ascii="Traditional Arabic" w:eastAsia="Arial" w:hAnsi="Traditional Arabic" w:cs="Traditional Arabic"/>
                <w:color w:val="000000" w:themeColor="text1"/>
              </w:rPr>
              <w:t>Invalid / Expired Code</w:t>
            </w:r>
            <w:r w:rsidRPr="00861926">
              <w:rPr>
                <w:rFonts w:ascii="Traditional Arabic" w:eastAsia="Arial" w:hAnsi="Traditional Arabic" w:cs="Traditional Arabic"/>
                <w:color w:val="000000" w:themeColor="text1"/>
                <w:rtl/>
              </w:rPr>
              <w:t>):</w:t>
            </w:r>
          </w:p>
          <w:p w14:paraId="2217C670" w14:textId="1292536C" w:rsidR="00861926" w:rsidRPr="00861926" w:rsidRDefault="00861926" w:rsidP="00861926">
            <w:pPr>
              <w:pStyle w:val="NormalWeb"/>
              <w:numPr>
                <w:ilvl w:val="0"/>
                <w:numId w:val="89"/>
              </w:numPr>
              <w:bidi/>
              <w:spacing w:before="0" w:beforeAutospacing="0"/>
              <w:rPr>
                <w:rFonts w:ascii="Traditional Arabic" w:eastAsia="Arial" w:hAnsi="Traditional Arabic" w:cs="Traditional Arabic"/>
                <w:color w:val="000000" w:themeColor="text1"/>
                <w:rtl/>
              </w:rPr>
            </w:pPr>
            <w:r w:rsidRPr="00861926">
              <w:rPr>
                <w:rFonts w:ascii="Traditional Arabic" w:eastAsia="Arial" w:hAnsi="Traditional Arabic" w:cs="Traditional Arabic"/>
                <w:color w:val="000000" w:themeColor="text1"/>
                <w:rtl/>
              </w:rPr>
              <w:t xml:space="preserve">في الخطوة (5)، إذا كان الرمز خاطئاً أو تجاوزت مدته </w:t>
            </w:r>
            <w:r>
              <w:rPr>
                <w:rFonts w:ascii="Traditional Arabic" w:eastAsia="Arial" w:hAnsi="Traditional Arabic" w:cs="Traditional Arabic" w:hint="cs"/>
                <w:color w:val="000000" w:themeColor="text1"/>
                <w:rtl/>
              </w:rPr>
              <w:t>المدة المسموحة</w:t>
            </w:r>
            <w:r w:rsidRPr="00861926">
              <w:rPr>
                <w:rFonts w:ascii="Traditional Arabic" w:eastAsia="Arial" w:hAnsi="Traditional Arabic" w:cs="Traditional Arabic" w:hint="cs"/>
                <w:color w:val="000000" w:themeColor="text1"/>
                <w:rtl/>
              </w:rPr>
              <w:t>.</w:t>
            </w:r>
          </w:p>
          <w:p w14:paraId="05246AB1" w14:textId="77777777" w:rsidR="00861926" w:rsidRDefault="00861926" w:rsidP="00861926">
            <w:pPr>
              <w:pStyle w:val="NormalWeb"/>
              <w:numPr>
                <w:ilvl w:val="0"/>
                <w:numId w:val="89"/>
              </w:numPr>
              <w:bidi/>
              <w:spacing w:before="0" w:beforeAutospacing="0"/>
              <w:rPr>
                <w:rFonts w:ascii="Arial" w:hAnsi="Arial" w:cs="Arial"/>
                <w:rtl/>
              </w:rPr>
            </w:pPr>
            <w:r w:rsidRPr="00861926">
              <w:rPr>
                <w:rFonts w:ascii="Traditional Arabic" w:eastAsia="Arial" w:hAnsi="Traditional Arabic" w:cs="Traditional Arabic"/>
                <w:color w:val="000000" w:themeColor="text1"/>
                <w:rtl/>
              </w:rPr>
              <w:t xml:space="preserve">يُرجع النظام استجابة خطأ برقم (400 </w:t>
            </w:r>
            <w:r w:rsidRPr="00861926">
              <w:rPr>
                <w:rFonts w:ascii="Traditional Arabic" w:eastAsia="Arial" w:hAnsi="Traditional Arabic" w:cs="Traditional Arabic"/>
                <w:color w:val="000000" w:themeColor="text1"/>
              </w:rPr>
              <w:t>Bad Request</w:t>
            </w:r>
            <w:r w:rsidRPr="00861926">
              <w:rPr>
                <w:rFonts w:ascii="Traditional Arabic" w:eastAsia="Arial" w:hAnsi="Traditional Arabic" w:cs="Traditional Arabic"/>
                <w:color w:val="000000" w:themeColor="text1"/>
                <w:rtl/>
              </w:rPr>
              <w:t>)، ويبقى الحساب على حاله دون تعديل</w:t>
            </w:r>
            <w:r>
              <w:rPr>
                <w:rFonts w:ascii="Arial" w:hAnsi="Arial" w:cs="Arial"/>
                <w:rtl/>
              </w:rPr>
              <w:t xml:space="preserve">. </w:t>
            </w:r>
          </w:p>
          <w:p w14:paraId="341FB3CA" w14:textId="755B8D68" w:rsidR="00FD623E" w:rsidRPr="00840E93" w:rsidRDefault="00FD623E" w:rsidP="00861926">
            <w:pPr>
              <w:pStyle w:val="ListParagraph"/>
              <w:numPr>
                <w:ilvl w:val="0"/>
                <w:numId w:val="89"/>
              </w:numPr>
              <w:spacing w:before="0" w:after="0" w:line="240" w:lineRule="auto"/>
              <w:jc w:val="center"/>
              <w:rPr>
                <w:rFonts w:eastAsia="Arial" w:cs="Traditional Arabic"/>
              </w:rPr>
            </w:pPr>
          </w:p>
        </w:tc>
        <w:tc>
          <w:tcPr>
            <w:tcW w:w="1765" w:type="dxa"/>
            <w:vAlign w:val="center"/>
          </w:tcPr>
          <w:p w14:paraId="3F412D91" w14:textId="77777777" w:rsidR="00FD623E" w:rsidRPr="00840E93" w:rsidRDefault="00FD623E" w:rsidP="00650A32">
            <w:pPr>
              <w:spacing w:before="0" w:after="0" w:line="240" w:lineRule="auto"/>
              <w:jc w:val="center"/>
              <w:rPr>
                <w:rFonts w:eastAsia="Arial" w:cs="Traditional Arabic"/>
                <w:b/>
                <w:bCs/>
                <w:rtl/>
              </w:rPr>
            </w:pPr>
            <w:r w:rsidRPr="00840E93">
              <w:rPr>
                <w:rFonts w:eastAsia="Arial" w:cs="Traditional Arabic"/>
                <w:b/>
                <w:bCs/>
                <w:rtl/>
              </w:rPr>
              <w:t>السيناريوهات البديلة / الاستثنائية</w:t>
            </w:r>
          </w:p>
        </w:tc>
      </w:tr>
      <w:tr w:rsidR="00FD623E" w14:paraId="4017E48B" w14:textId="77777777" w:rsidTr="00650A32">
        <w:tc>
          <w:tcPr>
            <w:tcW w:w="7500" w:type="dxa"/>
            <w:tcMar>
              <w:top w:w="80" w:type="dxa"/>
              <w:left w:w="100" w:type="dxa"/>
              <w:bottom w:w="80" w:type="dxa"/>
              <w:right w:w="100" w:type="dxa"/>
            </w:tcMar>
            <w:vAlign w:val="center"/>
          </w:tcPr>
          <w:p w14:paraId="71AF2DE9" w14:textId="05C0CE8C" w:rsidR="00FD623E" w:rsidRPr="00840E93" w:rsidRDefault="00861926" w:rsidP="00861926">
            <w:pPr>
              <w:spacing w:before="0" w:after="0" w:line="240" w:lineRule="auto"/>
              <w:jc w:val="center"/>
              <w:rPr>
                <w:rFonts w:eastAsia="Arial" w:cs="Traditional Arabic"/>
              </w:rPr>
            </w:pPr>
            <w:r w:rsidRPr="00861926">
              <w:rPr>
                <w:rFonts w:eastAsia="Arial" w:cs="Traditional Arabic"/>
                <w:rtl/>
              </w:rPr>
              <w:t>تحديث كلمة المرور الخاصة بالطبيب في قاعدة البيانات بأمان</w:t>
            </w:r>
          </w:p>
        </w:tc>
        <w:tc>
          <w:tcPr>
            <w:tcW w:w="1765" w:type="dxa"/>
            <w:vAlign w:val="center"/>
          </w:tcPr>
          <w:p w14:paraId="68813695" w14:textId="77777777" w:rsidR="00FD623E" w:rsidRPr="00840E93" w:rsidRDefault="00FD623E" w:rsidP="00650A32">
            <w:pPr>
              <w:spacing w:before="0" w:after="0" w:line="240" w:lineRule="auto"/>
              <w:jc w:val="center"/>
              <w:rPr>
                <w:rFonts w:eastAsia="Arial" w:cs="Traditional Arabic"/>
                <w:b/>
                <w:bCs/>
                <w:rtl/>
              </w:rPr>
            </w:pPr>
            <w:r w:rsidRPr="00840E93">
              <w:rPr>
                <w:rFonts w:eastAsia="Arial" w:cs="Traditional Arabic"/>
                <w:b/>
                <w:bCs/>
                <w:rtl/>
              </w:rPr>
              <w:t>الشروط اللاحقة</w:t>
            </w:r>
          </w:p>
        </w:tc>
      </w:tr>
    </w:tbl>
    <w:p w14:paraId="71883700" w14:textId="23DFE49E" w:rsidR="008A450B" w:rsidRPr="008A450B" w:rsidRDefault="00314D1D" w:rsidP="008A450B">
      <w:pPr>
        <w:pStyle w:val="ListParagraph"/>
        <w:ind w:left="360"/>
        <w:rPr>
          <w:rFonts w:cs="Times New Roman"/>
          <w:b/>
          <w:bCs/>
          <w:sz w:val="28"/>
          <w:szCs w:val="28"/>
          <w:rtl/>
        </w:rPr>
      </w:pPr>
      <w:r>
        <w:rPr>
          <w:noProof/>
        </w:rPr>
        <w:lastRenderedPageBreak/>
        <w:drawing>
          <wp:anchor distT="0" distB="0" distL="114300" distR="114300" simplePos="0" relativeHeight="251779072" behindDoc="0" locked="0" layoutInCell="1" allowOverlap="1" wp14:anchorId="78590ED2" wp14:editId="47000349">
            <wp:simplePos x="0" y="0"/>
            <wp:positionH relativeFrom="column">
              <wp:posOffset>-292100</wp:posOffset>
            </wp:positionH>
            <wp:positionV relativeFrom="paragraph">
              <wp:posOffset>79375</wp:posOffset>
            </wp:positionV>
            <wp:extent cx="5697855" cy="6290310"/>
            <wp:effectExtent l="0" t="0" r="0" b="0"/>
            <wp:wrapSquare wrapText="bothSides"/>
            <wp:docPr id="1948035850"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97855" cy="62903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81120" behindDoc="0" locked="0" layoutInCell="1" allowOverlap="1" wp14:anchorId="1597B89D" wp14:editId="6C4D4B5A">
                <wp:simplePos x="0" y="0"/>
                <wp:positionH relativeFrom="column">
                  <wp:posOffset>-293370</wp:posOffset>
                </wp:positionH>
                <wp:positionV relativeFrom="paragraph">
                  <wp:posOffset>6860824</wp:posOffset>
                </wp:positionV>
                <wp:extent cx="5697855" cy="635"/>
                <wp:effectExtent l="0" t="0" r="17145" b="6985"/>
                <wp:wrapSquare wrapText="bothSides"/>
                <wp:docPr id="1416856067" name="Text Box 1"/>
                <wp:cNvGraphicFramePr/>
                <a:graphic xmlns:a="http://schemas.openxmlformats.org/drawingml/2006/main">
                  <a:graphicData uri="http://schemas.microsoft.com/office/word/2010/wordprocessingShape">
                    <wps:wsp>
                      <wps:cNvSpPr txBox="1"/>
                      <wps:spPr>
                        <a:xfrm>
                          <a:off x="0" y="0"/>
                          <a:ext cx="5697855" cy="635"/>
                        </a:xfrm>
                        <a:prstGeom prst="rect">
                          <a:avLst/>
                        </a:prstGeom>
                        <a:noFill/>
                        <a:ln>
                          <a:noFill/>
                        </a:ln>
                      </wps:spPr>
                      <wps:txbx>
                        <w:txbxContent>
                          <w:p w14:paraId="268B37F9" w14:textId="559B2F58" w:rsidR="003A2763" w:rsidRPr="003754F9" w:rsidRDefault="003A2763" w:rsidP="003A2763">
                            <w:pPr>
                              <w:pStyle w:val="Caption"/>
                              <w:jc w:val="center"/>
                              <w:rPr>
                                <w:noProof/>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73589D">
                              <w:rPr>
                                <w:noProof/>
                                <w:rtl/>
                              </w:rPr>
                              <w:t>8</w:t>
                            </w:r>
                            <w:r>
                              <w:rPr>
                                <w:rtl/>
                              </w:rPr>
                              <w:fldChar w:fldCharType="end"/>
                            </w:r>
                            <w:r>
                              <w:t xml:space="preserve"> </w:t>
                            </w:r>
                            <w:r>
                              <w:rPr>
                                <w:rFonts w:hint="cs"/>
                                <w:rtl/>
                                <w:lang w:bidi="ar-SY"/>
                              </w:rPr>
                              <w:t>المخطط الزمني لحالة إعادة ضبط كلمة المرور</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97B89D" id="_x0000_s1032" type="#_x0000_t202" style="position:absolute;left:0;text-align:left;margin-left:-23.1pt;margin-top:540.2pt;width:448.65pt;height:.05pt;z-index:25178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" filled="f" stroked="f">
                <v:textbox style="mso-fit-shape-to-text:t" inset="0,0,0,0">
                  <w:txbxContent>
                    <w:p w14:paraId="268B37F9" w14:textId="559B2F58" w:rsidR="003A2763" w:rsidRPr="003754F9" w:rsidRDefault="003A2763" w:rsidP="003A2763">
                      <w:pPr>
                        <w:pStyle w:val="Caption"/>
                        <w:jc w:val="center"/>
                        <w:rPr>
                          <w:noProof/>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73589D">
                        <w:rPr>
                          <w:noProof/>
                          <w:rtl/>
                        </w:rPr>
                        <w:t>8</w:t>
                      </w:r>
                      <w:r>
                        <w:rPr>
                          <w:rtl/>
                        </w:rPr>
                        <w:fldChar w:fldCharType="end"/>
                      </w:r>
                      <w:r>
                        <w:t xml:space="preserve"> </w:t>
                      </w:r>
                      <w:r>
                        <w:rPr>
                          <w:rFonts w:hint="cs"/>
                          <w:rtl/>
                          <w:lang w:bidi="ar-SY"/>
                        </w:rPr>
                        <w:t>المخطط الزمني لحالة إعادة ضبط كلمة المرور</w:t>
                      </w:r>
                    </w:p>
                  </w:txbxContent>
                </v:textbox>
                <w10:wrap type="square"/>
              </v:shape>
            </w:pict>
          </mc:Fallback>
        </mc:AlternateContent>
      </w:r>
      <w:r w:rsidR="008A450B" w:rsidRPr="008A450B">
        <w:rPr>
          <w:rFonts w:cs="Times New Roman"/>
          <w:b/>
          <w:bCs/>
          <w:sz w:val="28"/>
          <w:szCs w:val="28"/>
          <w:rtl/>
        </w:rPr>
        <w:br w:type="page"/>
      </w:r>
    </w:p>
    <w:p w14:paraId="1D6D9CAB" w14:textId="5114BE16" w:rsidR="00861926" w:rsidRPr="008A450B" w:rsidRDefault="008A450B" w:rsidP="00CB6CC5">
      <w:pPr>
        <w:pStyle w:val="ListParagraph"/>
        <w:numPr>
          <w:ilvl w:val="0"/>
          <w:numId w:val="74"/>
        </w:numPr>
        <w:rPr>
          <w:b/>
          <w:bCs/>
          <w:sz w:val="28"/>
          <w:szCs w:val="28"/>
        </w:rPr>
      </w:pPr>
      <w:r>
        <w:rPr>
          <w:rFonts w:cs="Times New Roman" w:hint="cs"/>
          <w:b/>
          <w:bCs/>
          <w:sz w:val="28"/>
          <w:szCs w:val="28"/>
          <w:rtl/>
        </w:rPr>
        <w:lastRenderedPageBreak/>
        <w:t>ح</w:t>
      </w:r>
      <w:r w:rsidRPr="008A450B">
        <w:rPr>
          <w:rFonts w:cs="Times New Roman"/>
          <w:b/>
          <w:bCs/>
          <w:sz w:val="28"/>
          <w:szCs w:val="28"/>
          <w:rtl/>
        </w:rPr>
        <w:t xml:space="preserve">الة الاستخدام </w:t>
      </w:r>
      <w:r w:rsidRPr="008A450B">
        <w:rPr>
          <w:b/>
          <w:bCs/>
          <w:sz w:val="28"/>
          <w:szCs w:val="28"/>
        </w:rPr>
        <w:t>UC4</w:t>
      </w:r>
      <w:r w:rsidRPr="008A450B">
        <w:rPr>
          <w:rFonts w:cs="Times New Roman"/>
          <w:b/>
          <w:bCs/>
          <w:sz w:val="28"/>
          <w:szCs w:val="28"/>
          <w:rtl/>
        </w:rPr>
        <w:t>- إضافة مريض (</w:t>
      </w:r>
      <w:r w:rsidRPr="008A450B">
        <w:rPr>
          <w:b/>
          <w:bCs/>
          <w:sz w:val="28"/>
          <w:szCs w:val="28"/>
        </w:rPr>
        <w:t>Add Patient</w:t>
      </w:r>
      <w:r w:rsidRPr="008A450B">
        <w:rPr>
          <w:rFonts w:cs="Times New Roman"/>
          <w:b/>
          <w:bCs/>
          <w:sz w:val="28"/>
          <w:szCs w:val="28"/>
          <w:rtl/>
        </w:rPr>
        <w:t>):</w:t>
      </w:r>
    </w:p>
    <w:p w14:paraId="7F82E107" w14:textId="77777777" w:rsidR="008A450B" w:rsidRPr="00840E93" w:rsidRDefault="008A450B" w:rsidP="008A450B">
      <w:pPr>
        <w:pStyle w:val="ListParagraph"/>
        <w:numPr>
          <w:ilvl w:val="0"/>
          <w:numId w:val="85"/>
        </w:numPr>
        <w:pBdr>
          <w:top w:val="nil"/>
          <w:left w:val="nil"/>
          <w:bottom w:val="nil"/>
          <w:right w:val="nil"/>
          <w:between w:val="nil"/>
        </w:pBdr>
        <w:spacing w:before="0" w:line="240" w:lineRule="auto"/>
        <w:jc w:val="both"/>
        <w:rPr>
          <w:rFonts w:eastAsia="Arial" w:cs="Traditional Arabic"/>
        </w:rPr>
      </w:pPr>
      <w:r w:rsidRPr="00840E93">
        <w:rPr>
          <w:rFonts w:eastAsia="Arial" w:cs="Traditional Arabic"/>
          <w:rtl/>
        </w:rPr>
        <w:t>الفاعلون الأساسيون: الطبيب.</w:t>
      </w:r>
    </w:p>
    <w:p w14:paraId="5AFFC553" w14:textId="77777777" w:rsidR="008A450B" w:rsidRPr="00840E93" w:rsidRDefault="008A450B" w:rsidP="008A450B">
      <w:pPr>
        <w:pStyle w:val="ListParagraph"/>
        <w:numPr>
          <w:ilvl w:val="0"/>
          <w:numId w:val="85"/>
        </w:numPr>
        <w:pBdr>
          <w:top w:val="nil"/>
          <w:left w:val="nil"/>
          <w:bottom w:val="nil"/>
          <w:right w:val="nil"/>
          <w:between w:val="nil"/>
        </w:pBdr>
        <w:spacing w:before="0" w:line="240" w:lineRule="auto"/>
        <w:jc w:val="both"/>
        <w:rPr>
          <w:rFonts w:eastAsia="Arial" w:cs="Traditional Arabic"/>
        </w:rPr>
      </w:pPr>
      <w:r w:rsidRPr="00840E93">
        <w:rPr>
          <w:rFonts w:eastAsia="Arial" w:cs="Traditional Arabic"/>
        </w:rPr>
        <w:t xml:space="preserve"> </w:t>
      </w:r>
      <w:r w:rsidRPr="00840E93">
        <w:rPr>
          <w:rFonts w:eastAsia="Arial" w:cs="Traditional Arabic"/>
          <w:rtl/>
        </w:rPr>
        <w:t>الفاعلون الثانويون: لا يوجد.</w:t>
      </w:r>
    </w:p>
    <w:p w14:paraId="2141DDB1" w14:textId="0A7D0435" w:rsidR="008A450B" w:rsidRPr="00E0273C" w:rsidRDefault="00C769A2" w:rsidP="008A450B">
      <w:pPr>
        <w:pStyle w:val="ListParagraph"/>
        <w:numPr>
          <w:ilvl w:val="0"/>
          <w:numId w:val="85"/>
        </w:numPr>
        <w:spacing w:before="0" w:line="240" w:lineRule="auto"/>
        <w:rPr>
          <w:b/>
          <w:bCs/>
          <w:sz w:val="28"/>
          <w:szCs w:val="28"/>
          <w:lang w:val="de-DE"/>
        </w:rPr>
      </w:pPr>
      <w:r>
        <w:rPr>
          <w:noProof/>
        </w:rPr>
        <mc:AlternateContent>
          <mc:Choice Requires="wps">
            <w:drawing>
              <wp:anchor distT="0" distB="0" distL="114300" distR="114300" simplePos="0" relativeHeight="251787264" behindDoc="0" locked="0" layoutInCell="1" allowOverlap="1" wp14:anchorId="79171774" wp14:editId="2D073D3A">
                <wp:simplePos x="0" y="0"/>
                <wp:positionH relativeFrom="column">
                  <wp:posOffset>231140</wp:posOffset>
                </wp:positionH>
                <wp:positionV relativeFrom="paragraph">
                  <wp:posOffset>7489825</wp:posOffset>
                </wp:positionV>
                <wp:extent cx="5337175" cy="354965"/>
                <wp:effectExtent l="0" t="0" r="15875" b="6985"/>
                <wp:wrapTopAndBottom/>
                <wp:docPr id="1946593985" name="Text Box 1"/>
                <wp:cNvGraphicFramePr/>
                <a:graphic xmlns:a="http://schemas.openxmlformats.org/drawingml/2006/main">
                  <a:graphicData uri="http://schemas.microsoft.com/office/word/2010/wordprocessingShape">
                    <wps:wsp>
                      <wps:cNvSpPr txBox="1"/>
                      <wps:spPr>
                        <a:xfrm>
                          <a:off x="0" y="0"/>
                          <a:ext cx="5337175" cy="354965"/>
                        </a:xfrm>
                        <a:prstGeom prst="rect">
                          <a:avLst/>
                        </a:prstGeom>
                        <a:noFill/>
                        <a:ln>
                          <a:noFill/>
                        </a:ln>
                      </wps:spPr>
                      <wps:txbx>
                        <w:txbxContent>
                          <w:p w14:paraId="7B803692" w14:textId="10F529B6" w:rsidR="00C769A2" w:rsidRPr="00172631" w:rsidRDefault="00C769A2" w:rsidP="00C769A2">
                            <w:pPr>
                              <w:pStyle w:val="Caption"/>
                              <w:jc w:val="center"/>
                              <w:rPr>
                                <w:noProof/>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73589D">
                              <w:rPr>
                                <w:noProof/>
                                <w:rtl/>
                              </w:rPr>
                              <w:t>9</w:t>
                            </w:r>
                            <w:r>
                              <w:rPr>
                                <w:rtl/>
                              </w:rPr>
                              <w:fldChar w:fldCharType="end"/>
                            </w:r>
                            <w:r>
                              <w:rPr>
                                <w:rFonts w:hint="cs"/>
                                <w:rtl/>
                                <w:lang w:bidi="ar-SY"/>
                              </w:rPr>
                              <w:t>المخطط الزمني لحالة إضافة مريض</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171774" id="_x0000_s1033" type="#_x0000_t202" style="position:absolute;left:0;text-align:left;margin-left:18.2pt;margin-top:589.75pt;width:420.25pt;height:27.95pt;z-index:251787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" filled="f" stroked="f">
                <v:textbox inset="0,0,0,0">
                  <w:txbxContent>
                    <w:p w14:paraId="7B803692" w14:textId="10F529B6" w:rsidR="00C769A2" w:rsidRPr="00172631" w:rsidRDefault="00C769A2" w:rsidP="00C769A2">
                      <w:pPr>
                        <w:pStyle w:val="Caption"/>
                        <w:jc w:val="center"/>
                        <w:rPr>
                          <w:noProof/>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73589D">
                        <w:rPr>
                          <w:noProof/>
                          <w:rtl/>
                        </w:rPr>
                        <w:t>9</w:t>
                      </w:r>
                      <w:r>
                        <w:rPr>
                          <w:rtl/>
                        </w:rPr>
                        <w:fldChar w:fldCharType="end"/>
                      </w:r>
                      <w:r>
                        <w:rPr>
                          <w:rFonts w:hint="cs"/>
                          <w:rtl/>
                          <w:lang w:bidi="ar-SY"/>
                        </w:rPr>
                        <w:t>المخطط الزمني لحالة إضافة مريض</w:t>
                      </w:r>
                    </w:p>
                  </w:txbxContent>
                </v:textbox>
                <w10:wrap type="topAndBottom"/>
              </v:shape>
            </w:pict>
          </mc:Fallback>
        </mc:AlternateContent>
      </w:r>
      <w:r>
        <w:rPr>
          <w:noProof/>
        </w:rPr>
        <w:drawing>
          <wp:anchor distT="0" distB="0" distL="114300" distR="114300" simplePos="0" relativeHeight="251785216" behindDoc="0" locked="0" layoutInCell="1" allowOverlap="1" wp14:anchorId="08FC1117" wp14:editId="2F333EDA">
            <wp:simplePos x="0" y="0"/>
            <wp:positionH relativeFrom="column">
              <wp:posOffset>240665</wp:posOffset>
            </wp:positionH>
            <wp:positionV relativeFrom="paragraph">
              <wp:posOffset>3775075</wp:posOffset>
            </wp:positionV>
            <wp:extent cx="5337175" cy="3667125"/>
            <wp:effectExtent l="0" t="0" r="0" b="9525"/>
            <wp:wrapTopAndBottom/>
            <wp:docPr id="118816743"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37175" cy="3667125"/>
                    </a:xfrm>
                    <a:prstGeom prst="rect">
                      <a:avLst/>
                    </a:prstGeom>
                    <a:noFill/>
                    <a:ln>
                      <a:noFill/>
                    </a:ln>
                  </pic:spPr>
                </pic:pic>
              </a:graphicData>
            </a:graphic>
            <wp14:sizeRelV relativeFrom="margin">
              <wp14:pctHeight>0</wp14:pctHeight>
            </wp14:sizeRelV>
          </wp:anchor>
        </w:drawing>
      </w:r>
      <w:r w:rsidR="008A450B" w:rsidRPr="00840E93">
        <w:rPr>
          <w:rFonts w:eastAsia="Arial" w:cs="Traditional Arabic"/>
          <w:rtl/>
        </w:rPr>
        <w:t>الملخص: تسجيل سجل مريض جديد في النظام وتوليد معرف فريد له للبدء بمتابعة حالته</w:t>
      </w:r>
      <w:r w:rsidR="008A450B">
        <w:rPr>
          <w:rFonts w:ascii="Arial" w:eastAsia="Arial" w:hAnsi="Arial" w:cs="Arial" w:hint="cs"/>
          <w:color w:val="222222"/>
          <w:rtl/>
        </w:rPr>
        <w:t>.</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500"/>
        <w:gridCol w:w="1765"/>
      </w:tblGrid>
      <w:tr w:rsidR="008A450B" w14:paraId="4DA239EF" w14:textId="77777777" w:rsidTr="00650A32">
        <w:tc>
          <w:tcPr>
            <w:tcW w:w="7500" w:type="dxa"/>
            <w:tcMar>
              <w:top w:w="80" w:type="dxa"/>
              <w:left w:w="100" w:type="dxa"/>
              <w:bottom w:w="80" w:type="dxa"/>
              <w:right w:w="100" w:type="dxa"/>
            </w:tcMar>
            <w:vAlign w:val="center"/>
          </w:tcPr>
          <w:p w14:paraId="76E28F49" w14:textId="77777777" w:rsidR="008A450B" w:rsidRPr="00840E93" w:rsidRDefault="008A450B" w:rsidP="00650A32">
            <w:pPr>
              <w:spacing w:before="0" w:after="0" w:line="240" w:lineRule="auto"/>
              <w:jc w:val="center"/>
              <w:rPr>
                <w:rFonts w:eastAsia="Arial" w:cs="Traditional Arabic"/>
              </w:rPr>
            </w:pPr>
            <w:r w:rsidRPr="00840E93">
              <w:rPr>
                <w:rFonts w:eastAsia="Arial" w:cs="Traditional Arabic"/>
                <w:rtl/>
              </w:rPr>
              <w:t>تسجيل دخول الطبيب للنظام وتوفّر صلاحية إضافة مر</w:t>
            </w:r>
            <w:r w:rsidRPr="00840E93">
              <w:rPr>
                <w:rFonts w:eastAsia="Arial" w:cs="Traditional Arabic" w:hint="cs"/>
                <w:rtl/>
              </w:rPr>
              <w:t>ض</w:t>
            </w:r>
            <w:r w:rsidRPr="00840E93">
              <w:rPr>
                <w:rFonts w:eastAsia="Arial" w:cs="Traditional Arabic"/>
                <w:rtl/>
              </w:rPr>
              <w:t>ى جدد</w:t>
            </w:r>
            <w:r w:rsidRPr="00840E93">
              <w:rPr>
                <w:rFonts w:eastAsia="Arial" w:cs="Traditional Arabic"/>
              </w:rPr>
              <w:t>.</w:t>
            </w:r>
          </w:p>
        </w:tc>
        <w:tc>
          <w:tcPr>
            <w:tcW w:w="1765" w:type="dxa"/>
            <w:vAlign w:val="center"/>
          </w:tcPr>
          <w:p w14:paraId="6C9FE85D" w14:textId="77777777" w:rsidR="008A450B" w:rsidRPr="00840E93" w:rsidRDefault="008A450B" w:rsidP="00650A32">
            <w:pPr>
              <w:spacing w:before="0" w:after="0" w:line="240" w:lineRule="auto"/>
              <w:jc w:val="center"/>
              <w:rPr>
                <w:rFonts w:eastAsia="Arial" w:cs="Traditional Arabic"/>
                <w:b/>
                <w:bCs/>
                <w:rtl/>
              </w:rPr>
            </w:pPr>
            <w:r w:rsidRPr="00840E93">
              <w:rPr>
                <w:rFonts w:eastAsia="Arial" w:cs="Traditional Arabic"/>
                <w:b/>
                <w:bCs/>
                <w:rtl/>
              </w:rPr>
              <w:t>الشروط المسبقة</w:t>
            </w:r>
          </w:p>
        </w:tc>
      </w:tr>
      <w:tr w:rsidR="008A450B" w14:paraId="5BA38AB4" w14:textId="77777777" w:rsidTr="00650A32">
        <w:tc>
          <w:tcPr>
            <w:tcW w:w="7500" w:type="dxa"/>
            <w:tcMar>
              <w:top w:w="80" w:type="dxa"/>
              <w:left w:w="100" w:type="dxa"/>
              <w:bottom w:w="80" w:type="dxa"/>
              <w:right w:w="100" w:type="dxa"/>
            </w:tcMar>
            <w:vAlign w:val="center"/>
          </w:tcPr>
          <w:p w14:paraId="6395734B" w14:textId="77777777" w:rsidR="008A450B" w:rsidRPr="00840E93" w:rsidRDefault="008A450B" w:rsidP="00650A32">
            <w:pPr>
              <w:spacing w:before="0" w:after="0" w:line="240" w:lineRule="auto"/>
              <w:jc w:val="center"/>
              <w:rPr>
                <w:rFonts w:eastAsia="Arial" w:cs="Traditional Arabic"/>
              </w:rPr>
            </w:pPr>
            <w:r w:rsidRPr="00840E93">
              <w:rPr>
                <w:rFonts w:eastAsia="Arial" w:cs="Traditional Arabic"/>
                <w:rtl/>
              </w:rPr>
              <w:t xml:space="preserve">طلب الطبيب إضافة مريض جديد عبر النقر على زر «إضافة </w:t>
            </w:r>
            <w:r w:rsidRPr="00840E93">
              <w:rPr>
                <w:rFonts w:eastAsia="Arial" w:cs="Traditional Arabic" w:hint="cs"/>
                <w:rtl/>
              </w:rPr>
              <w:t>مريض</w:t>
            </w:r>
            <w:r w:rsidRPr="00840E93">
              <w:rPr>
                <w:rFonts w:eastAsia="Arial" w:cs="Traditional Arabic"/>
              </w:rPr>
              <w:t xml:space="preserve"> «</w:t>
            </w:r>
          </w:p>
        </w:tc>
        <w:tc>
          <w:tcPr>
            <w:tcW w:w="1765" w:type="dxa"/>
            <w:vAlign w:val="center"/>
          </w:tcPr>
          <w:p w14:paraId="7774EC8B" w14:textId="77777777" w:rsidR="008A450B" w:rsidRPr="00840E93" w:rsidRDefault="008A450B" w:rsidP="00650A32">
            <w:pPr>
              <w:spacing w:before="0" w:after="0" w:line="240" w:lineRule="auto"/>
              <w:jc w:val="center"/>
              <w:rPr>
                <w:rFonts w:eastAsia="Arial" w:cs="Traditional Arabic"/>
                <w:b/>
                <w:bCs/>
                <w:rtl/>
              </w:rPr>
            </w:pPr>
            <w:r w:rsidRPr="00840E93">
              <w:rPr>
                <w:rFonts w:eastAsia="Arial" w:cs="Traditional Arabic"/>
                <w:b/>
                <w:bCs/>
                <w:rtl/>
              </w:rPr>
              <w:t>المُشغِّل (</w:t>
            </w:r>
            <w:r w:rsidRPr="00840E93">
              <w:rPr>
                <w:rFonts w:eastAsia="Arial" w:cs="Traditional Arabic"/>
                <w:b/>
                <w:bCs/>
              </w:rPr>
              <w:t>Trigger</w:t>
            </w:r>
            <w:r w:rsidRPr="00840E93">
              <w:rPr>
                <w:rFonts w:eastAsia="Arial" w:cs="Traditional Arabic"/>
                <w:b/>
                <w:bCs/>
                <w:rtl/>
              </w:rPr>
              <w:t>)</w:t>
            </w:r>
          </w:p>
        </w:tc>
      </w:tr>
      <w:tr w:rsidR="008A450B" w14:paraId="3B42AA19" w14:textId="77777777" w:rsidTr="00650A32">
        <w:tc>
          <w:tcPr>
            <w:tcW w:w="7500" w:type="dxa"/>
            <w:tcMar>
              <w:top w:w="80" w:type="dxa"/>
              <w:left w:w="100" w:type="dxa"/>
              <w:bottom w:w="80" w:type="dxa"/>
              <w:right w:w="100" w:type="dxa"/>
            </w:tcMar>
            <w:vAlign w:val="center"/>
          </w:tcPr>
          <w:p w14:paraId="2C0CFF1F" w14:textId="3F5A8B2F" w:rsidR="008A450B" w:rsidRPr="008A450B" w:rsidRDefault="008A450B" w:rsidP="008A450B">
            <w:pPr>
              <w:pStyle w:val="ListParagraph"/>
              <w:numPr>
                <w:ilvl w:val="0"/>
                <w:numId w:val="117"/>
              </w:numPr>
              <w:spacing w:before="0" w:after="0" w:line="240" w:lineRule="auto"/>
              <w:jc w:val="center"/>
              <w:rPr>
                <w:rFonts w:eastAsia="Arial" w:cs="Traditional Arabic"/>
              </w:rPr>
            </w:pPr>
            <w:r w:rsidRPr="008A450B">
              <w:rPr>
                <w:rFonts w:eastAsia="Arial" w:cs="Traditional Arabic"/>
                <w:rtl/>
              </w:rPr>
              <w:t xml:space="preserve">يفتح الطبيب نموذج «إضافة مريض </w:t>
            </w:r>
            <w:r w:rsidRPr="008A450B">
              <w:rPr>
                <w:rFonts w:eastAsia="Arial" w:cs="Traditional Arabic" w:hint="cs"/>
                <w:rtl/>
              </w:rPr>
              <w:t>جديد</w:t>
            </w:r>
            <w:r w:rsidRPr="008A450B">
              <w:rPr>
                <w:rFonts w:eastAsia="Arial" w:cs="Traditional Arabic"/>
              </w:rPr>
              <w:t xml:space="preserve"> «</w:t>
            </w:r>
          </w:p>
          <w:p w14:paraId="09A4190A" w14:textId="265A47BE" w:rsidR="008A450B" w:rsidRPr="008A450B" w:rsidRDefault="008A450B" w:rsidP="008A450B">
            <w:pPr>
              <w:pStyle w:val="ListParagraph"/>
              <w:numPr>
                <w:ilvl w:val="0"/>
                <w:numId w:val="117"/>
              </w:numPr>
              <w:spacing w:before="0" w:after="0" w:line="240" w:lineRule="auto"/>
              <w:jc w:val="center"/>
              <w:rPr>
                <w:rFonts w:eastAsia="Arial" w:cs="Traditional Arabic"/>
              </w:rPr>
            </w:pPr>
            <w:r w:rsidRPr="008A450B">
              <w:rPr>
                <w:rFonts w:eastAsia="Arial" w:cs="Traditional Arabic"/>
                <w:rtl/>
              </w:rPr>
              <w:t xml:space="preserve">يُدخل الطبيب البيانات الأساسية للمريض (الاسم، العمر، </w:t>
            </w:r>
            <w:r w:rsidR="00A927C2" w:rsidRPr="008A450B">
              <w:rPr>
                <w:rFonts w:eastAsia="Arial" w:cs="Traditional Arabic" w:hint="cs"/>
                <w:rtl/>
              </w:rPr>
              <w:t xml:space="preserve">الجنس </w:t>
            </w:r>
            <w:r w:rsidR="00A927C2">
              <w:rPr>
                <w:rFonts w:eastAsia="Arial" w:cs="Traditional Arabic" w:hint="cs"/>
                <w:rtl/>
              </w:rPr>
              <w:t>الرقم الوطني،</w:t>
            </w:r>
            <w:r w:rsidRPr="008A450B">
              <w:rPr>
                <w:rFonts w:eastAsia="Arial" w:cs="Traditional Arabic"/>
                <w:rtl/>
              </w:rPr>
              <w:t xml:space="preserve"> التاريخ الطبي، إلخ)</w:t>
            </w:r>
          </w:p>
          <w:p w14:paraId="776140C3" w14:textId="000095C2" w:rsidR="008A450B" w:rsidRPr="008A450B" w:rsidRDefault="008A450B" w:rsidP="008A450B">
            <w:pPr>
              <w:pStyle w:val="ListParagraph"/>
              <w:numPr>
                <w:ilvl w:val="0"/>
                <w:numId w:val="117"/>
              </w:numPr>
              <w:spacing w:before="0" w:after="0" w:line="240" w:lineRule="auto"/>
              <w:jc w:val="center"/>
              <w:rPr>
                <w:rFonts w:eastAsia="Arial" w:cs="Traditional Arabic"/>
              </w:rPr>
            </w:pPr>
            <w:r w:rsidRPr="008A450B">
              <w:rPr>
                <w:rFonts w:eastAsia="Arial" w:cs="Traditional Arabic"/>
                <w:rtl/>
              </w:rPr>
              <w:t xml:space="preserve">يضغط الطبيب على زر «حفظ </w:t>
            </w:r>
            <w:r w:rsidRPr="008A450B">
              <w:rPr>
                <w:rFonts w:eastAsia="Arial" w:cs="Traditional Arabic" w:hint="cs"/>
                <w:rtl/>
              </w:rPr>
              <w:t>البيانات</w:t>
            </w:r>
            <w:r w:rsidRPr="008A450B">
              <w:rPr>
                <w:rFonts w:eastAsia="Arial" w:cs="Traditional Arabic"/>
              </w:rPr>
              <w:t xml:space="preserve"> «</w:t>
            </w:r>
          </w:p>
          <w:p w14:paraId="68FE7884" w14:textId="1B45EB28" w:rsidR="008A450B" w:rsidRPr="008A450B" w:rsidRDefault="008A450B" w:rsidP="008A450B">
            <w:pPr>
              <w:pStyle w:val="ListParagraph"/>
              <w:numPr>
                <w:ilvl w:val="0"/>
                <w:numId w:val="117"/>
              </w:numPr>
              <w:spacing w:before="0" w:after="0" w:line="240" w:lineRule="auto"/>
              <w:jc w:val="center"/>
              <w:rPr>
                <w:rFonts w:eastAsia="Arial" w:cs="Traditional Arabic"/>
              </w:rPr>
            </w:pPr>
            <w:r w:rsidRPr="008A450B">
              <w:rPr>
                <w:rFonts w:eastAsia="Arial" w:cs="Traditional Arabic"/>
                <w:rtl/>
              </w:rPr>
              <w:t>يتحقق النظام من</w:t>
            </w:r>
            <w:r w:rsidR="00A927C2">
              <w:rPr>
                <w:rFonts w:eastAsia="Arial" w:cs="Traditional Arabic" w:hint="cs"/>
                <w:rtl/>
              </w:rPr>
              <w:t xml:space="preserve"> فردية الرقم الوطني</w:t>
            </w:r>
            <w:r w:rsidRPr="008A450B">
              <w:rPr>
                <w:rFonts w:eastAsia="Arial" w:cs="Traditional Arabic"/>
              </w:rPr>
              <w:t>.</w:t>
            </w:r>
          </w:p>
          <w:p w14:paraId="05624D94" w14:textId="77777777" w:rsidR="008A450B" w:rsidRPr="008A450B" w:rsidRDefault="008A450B" w:rsidP="008A450B">
            <w:pPr>
              <w:pStyle w:val="ListParagraph"/>
              <w:numPr>
                <w:ilvl w:val="0"/>
                <w:numId w:val="117"/>
              </w:numPr>
              <w:spacing w:before="0" w:after="0" w:line="240" w:lineRule="auto"/>
              <w:jc w:val="center"/>
              <w:rPr>
                <w:rFonts w:eastAsia="Arial" w:cs="Traditional Arabic"/>
              </w:rPr>
            </w:pPr>
            <w:r w:rsidRPr="008A450B">
              <w:rPr>
                <w:rFonts w:eastAsia="Arial" w:cs="Traditional Arabic"/>
                <w:rtl/>
              </w:rPr>
              <w:t>حفظ النظام سجل المريض في قاعدة البيانات مع توليد معرف فريد</w:t>
            </w:r>
            <w:r w:rsidRPr="008A450B">
              <w:rPr>
                <w:rFonts w:eastAsia="Arial" w:cs="Traditional Arabic"/>
              </w:rPr>
              <w:t xml:space="preserve"> (Patient ID).</w:t>
            </w:r>
          </w:p>
          <w:p w14:paraId="2746D047" w14:textId="77777777" w:rsidR="008A450B" w:rsidRPr="008A450B" w:rsidRDefault="008A450B" w:rsidP="008A450B">
            <w:pPr>
              <w:pStyle w:val="ListParagraph"/>
              <w:numPr>
                <w:ilvl w:val="0"/>
                <w:numId w:val="117"/>
              </w:numPr>
              <w:spacing w:before="0" w:after="0" w:line="240" w:lineRule="auto"/>
              <w:jc w:val="center"/>
              <w:rPr>
                <w:rFonts w:eastAsia="Arial" w:cs="Traditional Arabic"/>
              </w:rPr>
            </w:pPr>
            <w:r w:rsidRPr="008A450B">
              <w:rPr>
                <w:rFonts w:eastAsia="Arial" w:cs="Traditional Arabic"/>
                <w:rtl/>
              </w:rPr>
              <w:t>يعرض النظام رسالة تأكيد تم إكمال عملية الإضافة بنجاح</w:t>
            </w:r>
            <w:r w:rsidRPr="008A450B">
              <w:rPr>
                <w:rFonts w:eastAsia="Arial" w:cs="Traditional Arabic"/>
              </w:rPr>
              <w:t>.</w:t>
            </w:r>
          </w:p>
        </w:tc>
        <w:tc>
          <w:tcPr>
            <w:tcW w:w="1765" w:type="dxa"/>
            <w:vAlign w:val="center"/>
          </w:tcPr>
          <w:p w14:paraId="62B0FF65" w14:textId="77777777" w:rsidR="008A450B" w:rsidRPr="00840E93" w:rsidRDefault="008A450B" w:rsidP="00650A32">
            <w:pPr>
              <w:spacing w:before="0" w:after="0" w:line="240" w:lineRule="auto"/>
              <w:jc w:val="center"/>
              <w:rPr>
                <w:rFonts w:eastAsia="Arial" w:cs="Traditional Arabic"/>
                <w:b/>
                <w:bCs/>
                <w:rtl/>
              </w:rPr>
            </w:pPr>
            <w:r w:rsidRPr="00840E93">
              <w:rPr>
                <w:rFonts w:eastAsia="Arial" w:cs="Traditional Arabic"/>
                <w:b/>
                <w:bCs/>
                <w:rtl/>
              </w:rPr>
              <w:t>السيناريو الأساسي</w:t>
            </w:r>
          </w:p>
        </w:tc>
      </w:tr>
      <w:tr w:rsidR="008A450B" w14:paraId="6B7EE3D4" w14:textId="77777777" w:rsidTr="00650A32">
        <w:tc>
          <w:tcPr>
            <w:tcW w:w="7500" w:type="dxa"/>
            <w:tcMar>
              <w:top w:w="80" w:type="dxa"/>
              <w:left w:w="100" w:type="dxa"/>
              <w:bottom w:w="80" w:type="dxa"/>
              <w:right w:w="100" w:type="dxa"/>
            </w:tcMar>
            <w:vAlign w:val="center"/>
          </w:tcPr>
          <w:p w14:paraId="078443D9" w14:textId="77777777" w:rsidR="008A450B" w:rsidRPr="00840E93" w:rsidRDefault="008A450B" w:rsidP="008A450B">
            <w:pPr>
              <w:pStyle w:val="ListParagraph"/>
              <w:numPr>
                <w:ilvl w:val="0"/>
                <w:numId w:val="89"/>
              </w:numPr>
              <w:spacing w:before="0" w:after="0" w:line="240" w:lineRule="auto"/>
              <w:jc w:val="center"/>
              <w:rPr>
                <w:rFonts w:eastAsia="Arial" w:cs="Traditional Arabic"/>
              </w:rPr>
            </w:pPr>
            <w:r w:rsidRPr="00840E93">
              <w:rPr>
                <w:rFonts w:eastAsia="Arial" w:cs="Traditional Arabic"/>
                <w:rtl/>
              </w:rPr>
              <w:t>إذا كانت هناك حقول إجبارية مفقودة، يبرزها النظام بلون تنبيهي ويطلب إكمالها</w:t>
            </w:r>
            <w:r w:rsidRPr="00840E93">
              <w:rPr>
                <w:rFonts w:eastAsia="Arial" w:cs="Traditional Arabic"/>
              </w:rPr>
              <w:t>.</w:t>
            </w:r>
          </w:p>
          <w:p w14:paraId="782B893C" w14:textId="77777777" w:rsidR="008A450B" w:rsidRPr="00840E93" w:rsidRDefault="008A450B" w:rsidP="008A450B">
            <w:pPr>
              <w:pStyle w:val="ListParagraph"/>
              <w:numPr>
                <w:ilvl w:val="0"/>
                <w:numId w:val="89"/>
              </w:numPr>
              <w:spacing w:before="0" w:after="0" w:line="240" w:lineRule="auto"/>
              <w:jc w:val="center"/>
              <w:rPr>
                <w:rFonts w:eastAsia="Arial" w:cs="Traditional Arabic"/>
              </w:rPr>
            </w:pPr>
            <w:r w:rsidRPr="00840E93">
              <w:rPr>
                <w:rFonts w:eastAsia="Arial" w:cs="Traditional Arabic" w:hint="cs"/>
                <w:rtl/>
              </w:rPr>
              <w:t>إ</w:t>
            </w:r>
            <w:r w:rsidRPr="00840E93">
              <w:rPr>
                <w:rFonts w:eastAsia="Arial" w:cs="Traditional Arabic"/>
                <w:rtl/>
              </w:rPr>
              <w:t>ذا كان المريض مسجلاً مسبقاً بنفس رقم الهوية/المعرف، يظهر تنبيه يمنع التكرار</w:t>
            </w:r>
            <w:r w:rsidRPr="00840E93">
              <w:rPr>
                <w:rFonts w:eastAsia="Arial" w:cs="Traditional Arabic"/>
              </w:rPr>
              <w:t>.</w:t>
            </w:r>
          </w:p>
        </w:tc>
        <w:tc>
          <w:tcPr>
            <w:tcW w:w="1765" w:type="dxa"/>
            <w:vAlign w:val="center"/>
          </w:tcPr>
          <w:p w14:paraId="393CC5D9" w14:textId="77777777" w:rsidR="008A450B" w:rsidRPr="00840E93" w:rsidRDefault="008A450B" w:rsidP="00650A32">
            <w:pPr>
              <w:spacing w:before="0" w:after="0" w:line="240" w:lineRule="auto"/>
              <w:jc w:val="center"/>
              <w:rPr>
                <w:rFonts w:eastAsia="Arial" w:cs="Traditional Arabic"/>
                <w:b/>
                <w:bCs/>
                <w:rtl/>
              </w:rPr>
            </w:pPr>
            <w:r w:rsidRPr="00840E93">
              <w:rPr>
                <w:rFonts w:eastAsia="Arial" w:cs="Traditional Arabic"/>
                <w:b/>
                <w:bCs/>
                <w:rtl/>
              </w:rPr>
              <w:t>السيناريوهات البديلة / الاستثنائية</w:t>
            </w:r>
          </w:p>
        </w:tc>
      </w:tr>
      <w:tr w:rsidR="008A450B" w14:paraId="2C90CA00" w14:textId="77777777" w:rsidTr="00650A32">
        <w:tc>
          <w:tcPr>
            <w:tcW w:w="7500" w:type="dxa"/>
            <w:tcMar>
              <w:top w:w="80" w:type="dxa"/>
              <w:left w:w="100" w:type="dxa"/>
              <w:bottom w:w="80" w:type="dxa"/>
              <w:right w:w="100" w:type="dxa"/>
            </w:tcMar>
            <w:vAlign w:val="center"/>
          </w:tcPr>
          <w:p w14:paraId="7DF73F96" w14:textId="77777777" w:rsidR="008A450B" w:rsidRPr="00840E93" w:rsidRDefault="008A450B" w:rsidP="00650A32">
            <w:pPr>
              <w:spacing w:before="0" w:after="0" w:line="240" w:lineRule="auto"/>
              <w:jc w:val="center"/>
              <w:rPr>
                <w:rFonts w:eastAsia="Arial" w:cs="Traditional Arabic"/>
              </w:rPr>
            </w:pPr>
            <w:r w:rsidRPr="00840E93">
              <w:rPr>
                <w:rFonts w:eastAsia="Arial" w:cs="Traditional Arabic" w:hint="cs"/>
                <w:rtl/>
              </w:rPr>
              <w:t xml:space="preserve"> وجود </w:t>
            </w:r>
            <w:r w:rsidRPr="00840E93">
              <w:rPr>
                <w:rFonts w:eastAsia="Arial" w:cs="Traditional Arabic"/>
                <w:rtl/>
              </w:rPr>
              <w:t>ملف جديد للمريض متوفر للاستعراض والتحديث ضمن النظام</w:t>
            </w:r>
            <w:r w:rsidRPr="00840E93">
              <w:rPr>
                <w:rFonts w:eastAsia="Arial" w:cs="Traditional Arabic"/>
              </w:rPr>
              <w:t>.</w:t>
            </w:r>
          </w:p>
        </w:tc>
        <w:tc>
          <w:tcPr>
            <w:tcW w:w="1765" w:type="dxa"/>
            <w:vAlign w:val="center"/>
          </w:tcPr>
          <w:p w14:paraId="114F5C33" w14:textId="77777777" w:rsidR="008A450B" w:rsidRPr="00840E93" w:rsidRDefault="008A450B" w:rsidP="00650A32">
            <w:pPr>
              <w:spacing w:before="0" w:after="0" w:line="240" w:lineRule="auto"/>
              <w:jc w:val="center"/>
              <w:rPr>
                <w:rFonts w:eastAsia="Arial" w:cs="Traditional Arabic"/>
                <w:b/>
                <w:bCs/>
                <w:rtl/>
              </w:rPr>
            </w:pPr>
            <w:r w:rsidRPr="00840E93">
              <w:rPr>
                <w:rFonts w:eastAsia="Arial" w:cs="Traditional Arabic"/>
                <w:b/>
                <w:bCs/>
                <w:rtl/>
              </w:rPr>
              <w:t>الشروط اللاحقة</w:t>
            </w:r>
          </w:p>
        </w:tc>
      </w:tr>
    </w:tbl>
    <w:p w14:paraId="08684F01" w14:textId="77777777" w:rsidR="009304F9" w:rsidRPr="009304F9" w:rsidRDefault="009304F9" w:rsidP="009304F9">
      <w:pPr>
        <w:pStyle w:val="ListParagraph"/>
        <w:ind w:left="360"/>
        <w:rPr>
          <w:b/>
          <w:bCs/>
          <w:sz w:val="28"/>
          <w:szCs w:val="28"/>
        </w:rPr>
      </w:pPr>
    </w:p>
    <w:p w14:paraId="3D55815C" w14:textId="4AC631E9" w:rsidR="009304F9" w:rsidRDefault="00FB2946" w:rsidP="00CB6CC5">
      <w:pPr>
        <w:pStyle w:val="ListParagraph"/>
        <w:numPr>
          <w:ilvl w:val="0"/>
          <w:numId w:val="74"/>
        </w:numPr>
        <w:rPr>
          <w:b/>
          <w:bCs/>
          <w:sz w:val="28"/>
          <w:szCs w:val="28"/>
        </w:rPr>
      </w:pPr>
      <w:r>
        <w:rPr>
          <w:rFonts w:hint="cs"/>
          <w:b/>
          <w:bCs/>
          <w:sz w:val="28"/>
          <w:szCs w:val="28"/>
          <w:rtl/>
        </w:rPr>
        <w:t xml:space="preserve">حالة الاستخدام </w:t>
      </w:r>
      <w:r>
        <w:rPr>
          <w:b/>
          <w:bCs/>
          <w:sz w:val="28"/>
          <w:szCs w:val="28"/>
        </w:rPr>
        <w:t>UC5</w:t>
      </w:r>
      <w:r>
        <w:rPr>
          <w:rFonts w:hint="cs"/>
          <w:b/>
          <w:bCs/>
          <w:sz w:val="28"/>
          <w:szCs w:val="28"/>
          <w:rtl/>
        </w:rPr>
        <w:t>_تعديل بيانات المريض:</w:t>
      </w:r>
    </w:p>
    <w:p w14:paraId="0756D9A0" w14:textId="77777777" w:rsidR="00FB2946" w:rsidRPr="0023328C" w:rsidRDefault="00FB2946" w:rsidP="00FB2946">
      <w:pPr>
        <w:pStyle w:val="ListParagraph"/>
        <w:numPr>
          <w:ilvl w:val="0"/>
          <w:numId w:val="88"/>
        </w:numPr>
        <w:pBdr>
          <w:top w:val="nil"/>
          <w:left w:val="nil"/>
          <w:bottom w:val="nil"/>
          <w:right w:val="nil"/>
          <w:between w:val="nil"/>
        </w:pBdr>
        <w:spacing w:before="0" w:after="0" w:line="256" w:lineRule="auto"/>
        <w:jc w:val="both"/>
        <w:rPr>
          <w:rFonts w:eastAsia="Arial" w:cs="Traditional Arabic"/>
        </w:rPr>
      </w:pPr>
      <w:r w:rsidRPr="0023328C">
        <w:rPr>
          <w:rFonts w:eastAsia="Arial" w:cs="Traditional Arabic" w:hint="cs"/>
          <w:rtl/>
        </w:rPr>
        <w:t>الفاعلون</w:t>
      </w:r>
      <w:r w:rsidRPr="0023328C">
        <w:rPr>
          <w:rFonts w:eastAsia="Arial" w:cs="Traditional Arabic"/>
          <w:rtl/>
        </w:rPr>
        <w:t xml:space="preserve"> الأساسيون: الطبيب.</w:t>
      </w:r>
    </w:p>
    <w:p w14:paraId="29E795EF" w14:textId="77777777" w:rsidR="00FB2946" w:rsidRPr="00136C81" w:rsidRDefault="00FB2946" w:rsidP="00FB2946">
      <w:pPr>
        <w:pStyle w:val="ListParagraph"/>
        <w:numPr>
          <w:ilvl w:val="0"/>
          <w:numId w:val="88"/>
        </w:numPr>
        <w:pBdr>
          <w:top w:val="nil"/>
          <w:left w:val="nil"/>
          <w:bottom w:val="nil"/>
          <w:right w:val="nil"/>
          <w:between w:val="nil"/>
        </w:pBdr>
        <w:spacing w:before="0" w:after="0" w:line="256" w:lineRule="auto"/>
        <w:jc w:val="both"/>
        <w:rPr>
          <w:rFonts w:eastAsia="Arial" w:cs="Traditional Arabic"/>
        </w:rPr>
      </w:pPr>
      <w:r w:rsidRPr="00136C81">
        <w:rPr>
          <w:rFonts w:eastAsia="Arial" w:cs="Traditional Arabic"/>
          <w:rtl/>
        </w:rPr>
        <w:t>الفاعلون الثانويون: لا يوجد.</w:t>
      </w:r>
    </w:p>
    <w:p w14:paraId="346FBE41" w14:textId="77777777" w:rsidR="00FB2946" w:rsidRDefault="00FB2946" w:rsidP="00FB2946">
      <w:pPr>
        <w:pStyle w:val="ListParagraph"/>
        <w:numPr>
          <w:ilvl w:val="0"/>
          <w:numId w:val="88"/>
        </w:numPr>
        <w:rPr>
          <w:rFonts w:eastAsia="Arial" w:cs="Traditional Arabic"/>
        </w:rPr>
      </w:pPr>
      <w:r w:rsidRPr="0023328C">
        <w:rPr>
          <w:rFonts w:eastAsia="Arial" w:cs="Traditional Arabic"/>
          <w:rtl/>
        </w:rPr>
        <w:t>الملخص: تحديث وتعديل البيانات الشخصية أو الطبية المباشرة المربوطة بملف المريض</w:t>
      </w:r>
      <w:r w:rsidRPr="0023328C">
        <w:rPr>
          <w:rFonts w:eastAsia="Arial" w:cs="Traditional Arabic"/>
        </w:rPr>
        <w:t>.</w:t>
      </w:r>
    </w:p>
    <w:p w14:paraId="3DE28194" w14:textId="68814BC5" w:rsidR="00FB2946" w:rsidRPr="00810F62" w:rsidRDefault="00FB2946" w:rsidP="00FB2946">
      <w:pPr>
        <w:pStyle w:val="ListParagraph"/>
        <w:rPr>
          <w:rFonts w:eastAsia="Arial" w:cs="Traditional Arabic"/>
        </w:rPr>
      </w:pPr>
      <w:r>
        <w:rPr>
          <w:noProof/>
        </w:rPr>
        <mc:AlternateContent>
          <mc:Choice Requires="wps">
            <w:drawing>
              <wp:anchor distT="0" distB="0" distL="114300" distR="114300" simplePos="0" relativeHeight="251794432" behindDoc="0" locked="0" layoutInCell="1" allowOverlap="1" wp14:anchorId="4344C0F3" wp14:editId="60B99500">
                <wp:simplePos x="0" y="0"/>
                <wp:positionH relativeFrom="column">
                  <wp:posOffset>229235</wp:posOffset>
                </wp:positionH>
                <wp:positionV relativeFrom="paragraph">
                  <wp:posOffset>6269990</wp:posOffset>
                </wp:positionV>
                <wp:extent cx="5337175" cy="635"/>
                <wp:effectExtent l="0" t="0" r="15875" b="6985"/>
                <wp:wrapSquare wrapText="bothSides"/>
                <wp:docPr id="890601012" name="Text Box 1"/>
                <wp:cNvGraphicFramePr/>
                <a:graphic xmlns:a="http://schemas.openxmlformats.org/drawingml/2006/main">
                  <a:graphicData uri="http://schemas.microsoft.com/office/word/2010/wordprocessingShape">
                    <wps:wsp>
                      <wps:cNvSpPr txBox="1"/>
                      <wps:spPr>
                        <a:xfrm>
                          <a:off x="0" y="0"/>
                          <a:ext cx="5337175" cy="635"/>
                        </a:xfrm>
                        <a:prstGeom prst="rect">
                          <a:avLst/>
                        </a:prstGeom>
                        <a:noFill/>
                        <a:ln>
                          <a:noFill/>
                        </a:ln>
                      </wps:spPr>
                      <wps:txbx>
                        <w:txbxContent>
                          <w:p w14:paraId="3E5BF2E0" w14:textId="69DA5227" w:rsidR="00FB2946" w:rsidRPr="002147E4" w:rsidRDefault="00FB2946" w:rsidP="00FB2946">
                            <w:pPr>
                              <w:pStyle w:val="Caption"/>
                              <w:jc w:val="center"/>
                              <w:rPr>
                                <w:noProof/>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73589D">
                              <w:rPr>
                                <w:noProof/>
                                <w:rtl/>
                              </w:rPr>
                              <w:t>10</w:t>
                            </w:r>
                            <w:r>
                              <w:rPr>
                                <w:rtl/>
                              </w:rPr>
                              <w:fldChar w:fldCharType="end"/>
                            </w:r>
                            <w:r w:rsidRPr="00B92298">
                              <w:rPr>
                                <w:rFonts w:cs="Times New Roman"/>
                                <w:rtl/>
                                <w:lang w:bidi="ar-SY"/>
                              </w:rPr>
                              <w:t>المخطط التسلسلي لحالة تعديل بيانات المريض</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44C0F3" id="_x0000_s1034" type="#_x0000_t202" style="position:absolute;left:0;text-align:left;margin-left:18.05pt;margin-top:493.7pt;width:420.25pt;height:.05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" filled="f" stroked="f">
                <v:textbox style="mso-fit-shape-to-text:t" inset="0,0,0,0">
                  <w:txbxContent>
                    <w:p w14:paraId="3E5BF2E0" w14:textId="69DA5227" w:rsidR="00FB2946" w:rsidRPr="002147E4" w:rsidRDefault="00FB2946" w:rsidP="00FB2946">
                      <w:pPr>
                        <w:pStyle w:val="Caption"/>
                        <w:jc w:val="center"/>
                        <w:rPr>
                          <w:noProof/>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73589D">
                        <w:rPr>
                          <w:noProof/>
                          <w:rtl/>
                        </w:rPr>
                        <w:t>10</w:t>
                      </w:r>
                      <w:r>
                        <w:rPr>
                          <w:rtl/>
                        </w:rPr>
                        <w:fldChar w:fldCharType="end"/>
                      </w:r>
                      <w:r w:rsidRPr="00B92298">
                        <w:rPr>
                          <w:rFonts w:cs="Times New Roman"/>
                          <w:rtl/>
                          <w:lang w:bidi="ar-SY"/>
                        </w:rPr>
                        <w:t>المخطط التسلسلي لحالة تعديل بيانات المريض</w:t>
                      </w:r>
                    </w:p>
                  </w:txbxContent>
                </v:textbox>
                <w10:wrap type="square"/>
              </v:shape>
            </w:pict>
          </mc:Fallback>
        </mc:AlternateContent>
      </w:r>
      <w:r>
        <w:rPr>
          <w:noProof/>
        </w:rPr>
        <w:drawing>
          <wp:anchor distT="0" distB="0" distL="114300" distR="114300" simplePos="0" relativeHeight="251792384" behindDoc="0" locked="0" layoutInCell="1" allowOverlap="1" wp14:anchorId="582E3215" wp14:editId="15111AF5">
            <wp:simplePos x="0" y="0"/>
            <wp:positionH relativeFrom="column">
              <wp:posOffset>229400</wp:posOffset>
            </wp:positionH>
            <wp:positionV relativeFrom="paragraph">
              <wp:posOffset>2793780</wp:posOffset>
            </wp:positionV>
            <wp:extent cx="5337175" cy="3419475"/>
            <wp:effectExtent l="0" t="0" r="0" b="9525"/>
            <wp:wrapSquare wrapText="bothSides"/>
            <wp:docPr id="1410672749"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37175" cy="3419475"/>
                    </a:xfrm>
                    <a:prstGeom prst="rect">
                      <a:avLst/>
                    </a:prstGeom>
                    <a:noFill/>
                    <a:ln>
                      <a:noFill/>
                    </a:ln>
                  </pic:spPr>
                </pic:pic>
              </a:graphicData>
            </a:graphic>
            <wp14:sizeRelV relativeFrom="margin">
              <wp14:pctHeight>0</wp14:pctHeight>
            </wp14:sizeRelV>
          </wp:anchor>
        </w:drawing>
      </w:r>
    </w:p>
    <w:tbl>
      <w:tblPr>
        <w:tblStyle w:val="a3"/>
        <w:bidiVisual/>
        <w:tblW w:w="8774" w:type="dxa"/>
        <w:tblInd w:w="-5" w:type="dxa"/>
        <w:tblLook w:val="04A0" w:firstRow="1" w:lastRow="0" w:firstColumn="1" w:lastColumn="0" w:noHBand="0" w:noVBand="1"/>
      </w:tblPr>
      <w:tblGrid>
        <w:gridCol w:w="2109"/>
        <w:gridCol w:w="6665"/>
      </w:tblGrid>
      <w:tr w:rsidR="00FB2946" w14:paraId="02546371" w14:textId="77777777" w:rsidTr="00650A32">
        <w:tc>
          <w:tcPr>
            <w:tcW w:w="2109" w:type="dxa"/>
          </w:tcPr>
          <w:p w14:paraId="3591ECEC" w14:textId="77777777" w:rsidR="00FB2946" w:rsidRPr="00810F62" w:rsidRDefault="00FB2946" w:rsidP="00650A32">
            <w:pPr>
              <w:pStyle w:val="ListParagraph"/>
              <w:ind w:left="0"/>
              <w:jc w:val="center"/>
              <w:rPr>
                <w:rFonts w:eastAsia="Arial" w:cs="Traditional Arabic"/>
                <w:b/>
                <w:bCs/>
                <w:rtl/>
              </w:rPr>
            </w:pPr>
            <w:r w:rsidRPr="00810F62">
              <w:rPr>
                <w:rFonts w:eastAsia="Arial" w:cs="Traditional Arabic"/>
                <w:b/>
                <w:bCs/>
                <w:rtl/>
              </w:rPr>
              <w:t>الشروط المسبقة</w:t>
            </w:r>
          </w:p>
        </w:tc>
        <w:tc>
          <w:tcPr>
            <w:tcW w:w="6665" w:type="dxa"/>
          </w:tcPr>
          <w:p w14:paraId="3A3AF1A0" w14:textId="77777777" w:rsidR="00FB2946" w:rsidRPr="00810F62" w:rsidRDefault="00FB2946" w:rsidP="00650A32">
            <w:pPr>
              <w:pStyle w:val="ListParagraph"/>
              <w:ind w:left="0"/>
              <w:jc w:val="center"/>
              <w:rPr>
                <w:rFonts w:eastAsia="Arial" w:cs="Traditional Arabic"/>
                <w:rtl/>
              </w:rPr>
            </w:pPr>
            <w:r w:rsidRPr="00810F62">
              <w:rPr>
                <w:rFonts w:eastAsia="Arial" w:cs="Traditional Arabic"/>
                <w:rtl/>
              </w:rPr>
              <w:t>استعراض الملف التفصيلي للمريض</w:t>
            </w:r>
          </w:p>
        </w:tc>
      </w:tr>
      <w:tr w:rsidR="00FB2946" w14:paraId="39FF8632" w14:textId="77777777" w:rsidTr="00650A32">
        <w:trPr>
          <w:trHeight w:val="377"/>
        </w:trPr>
        <w:tc>
          <w:tcPr>
            <w:tcW w:w="2109" w:type="dxa"/>
          </w:tcPr>
          <w:p w14:paraId="7A779122" w14:textId="77777777" w:rsidR="00FB2946" w:rsidRPr="00810F62" w:rsidRDefault="00FB2946" w:rsidP="00650A32">
            <w:pPr>
              <w:pStyle w:val="ListParagraph"/>
              <w:ind w:left="0"/>
              <w:jc w:val="center"/>
              <w:rPr>
                <w:rFonts w:eastAsia="Arial" w:cs="Traditional Arabic"/>
                <w:b/>
                <w:bCs/>
                <w:rtl/>
              </w:rPr>
            </w:pPr>
            <w:r w:rsidRPr="00810F62">
              <w:rPr>
                <w:rFonts w:eastAsia="Arial" w:cs="Traditional Arabic"/>
                <w:b/>
                <w:bCs/>
                <w:rtl/>
              </w:rPr>
              <w:t>المُشغِّل (</w:t>
            </w:r>
            <w:r w:rsidRPr="00810F62">
              <w:rPr>
                <w:rFonts w:eastAsia="Arial" w:cs="Traditional Arabic"/>
                <w:b/>
                <w:bCs/>
              </w:rPr>
              <w:t>Trigger</w:t>
            </w:r>
            <w:r w:rsidRPr="00810F62">
              <w:rPr>
                <w:rFonts w:eastAsia="Arial" w:cs="Traditional Arabic"/>
                <w:b/>
                <w:bCs/>
                <w:rtl/>
              </w:rPr>
              <w:t>)</w:t>
            </w:r>
          </w:p>
        </w:tc>
        <w:tc>
          <w:tcPr>
            <w:tcW w:w="6665" w:type="dxa"/>
          </w:tcPr>
          <w:p w14:paraId="5807B033" w14:textId="77777777" w:rsidR="00FB2946" w:rsidRPr="00810F62" w:rsidRDefault="00FB2946" w:rsidP="00650A32">
            <w:pPr>
              <w:pStyle w:val="ListParagraph"/>
              <w:ind w:left="0"/>
              <w:jc w:val="center"/>
              <w:rPr>
                <w:rFonts w:eastAsia="Arial" w:cs="Traditional Arabic"/>
                <w:rtl/>
              </w:rPr>
            </w:pPr>
            <w:r w:rsidRPr="00810F62">
              <w:rPr>
                <w:rFonts w:eastAsia="Arial" w:cs="Traditional Arabic"/>
                <w:rtl/>
              </w:rPr>
              <w:t>الضغط على خيار «تعديل البيانات».</w:t>
            </w:r>
          </w:p>
        </w:tc>
      </w:tr>
      <w:tr w:rsidR="00FB2946" w14:paraId="57B2748E" w14:textId="77777777" w:rsidTr="00650A32">
        <w:trPr>
          <w:trHeight w:val="377"/>
        </w:trPr>
        <w:tc>
          <w:tcPr>
            <w:tcW w:w="2109" w:type="dxa"/>
          </w:tcPr>
          <w:p w14:paraId="1ACBF4B2" w14:textId="77777777" w:rsidR="00FB2946" w:rsidRPr="00810F62" w:rsidRDefault="00FB2946" w:rsidP="00650A32">
            <w:pPr>
              <w:pStyle w:val="ListParagraph"/>
              <w:ind w:left="0"/>
              <w:jc w:val="center"/>
              <w:rPr>
                <w:rFonts w:eastAsia="Arial" w:cs="Traditional Arabic"/>
                <w:b/>
                <w:bCs/>
                <w:rtl/>
              </w:rPr>
            </w:pPr>
            <w:r w:rsidRPr="00810F62">
              <w:rPr>
                <w:rFonts w:eastAsia="Arial" w:cs="Traditional Arabic"/>
                <w:b/>
                <w:bCs/>
                <w:rtl/>
              </w:rPr>
              <w:t>السيناريو الأساسي</w:t>
            </w:r>
          </w:p>
        </w:tc>
        <w:tc>
          <w:tcPr>
            <w:tcW w:w="6665" w:type="dxa"/>
          </w:tcPr>
          <w:p w14:paraId="1D7723E9" w14:textId="77777777" w:rsidR="00FB2946" w:rsidRPr="00810F62" w:rsidRDefault="00FB2946" w:rsidP="00FB2946">
            <w:pPr>
              <w:pStyle w:val="ListParagraph"/>
              <w:numPr>
                <w:ilvl w:val="0"/>
                <w:numId w:val="93"/>
              </w:numPr>
              <w:jc w:val="center"/>
              <w:rPr>
                <w:rFonts w:cs="Traditional Arabic"/>
              </w:rPr>
            </w:pPr>
            <w:r w:rsidRPr="00810F62">
              <w:rPr>
                <w:rFonts w:cs="Traditional Arabic"/>
                <w:rtl/>
              </w:rPr>
              <w:t>يضغط الطبيب على زر «تعديل البيانات».</w:t>
            </w:r>
          </w:p>
          <w:p w14:paraId="7EA973EA" w14:textId="77777777" w:rsidR="00FB2946" w:rsidRPr="00810F62" w:rsidRDefault="00FB2946" w:rsidP="00FB2946">
            <w:pPr>
              <w:pStyle w:val="ListParagraph"/>
              <w:numPr>
                <w:ilvl w:val="0"/>
                <w:numId w:val="93"/>
              </w:numPr>
              <w:jc w:val="center"/>
              <w:rPr>
                <w:rFonts w:cs="Traditional Arabic"/>
              </w:rPr>
            </w:pPr>
            <w:r>
              <w:rPr>
                <w:rFonts w:cs="Traditional Arabic" w:hint="cs"/>
                <w:rtl/>
              </w:rPr>
              <w:t>يعرض</w:t>
            </w:r>
            <w:r w:rsidRPr="00810F62">
              <w:rPr>
                <w:rFonts w:cs="Traditional Arabic"/>
                <w:rtl/>
              </w:rPr>
              <w:t xml:space="preserve"> النظام </w:t>
            </w:r>
            <w:r>
              <w:rPr>
                <w:rFonts w:cs="Traditional Arabic" w:hint="cs"/>
                <w:rtl/>
              </w:rPr>
              <w:t>الواجهة الخاصة بالتعديل.</w:t>
            </w:r>
          </w:p>
          <w:p w14:paraId="45D0C2C8" w14:textId="77777777" w:rsidR="00FB2946" w:rsidRPr="00810F62" w:rsidRDefault="00FB2946" w:rsidP="00FB2946">
            <w:pPr>
              <w:pStyle w:val="ListParagraph"/>
              <w:numPr>
                <w:ilvl w:val="0"/>
                <w:numId w:val="93"/>
              </w:numPr>
              <w:jc w:val="center"/>
              <w:rPr>
                <w:rFonts w:cs="Traditional Arabic"/>
              </w:rPr>
            </w:pPr>
            <w:r w:rsidRPr="00810F62">
              <w:rPr>
                <w:rFonts w:cs="Traditional Arabic"/>
                <w:rtl/>
              </w:rPr>
              <w:t>يُجري الطبيب التعديلات ويضغط «حفظ التعديلات».</w:t>
            </w:r>
          </w:p>
          <w:p w14:paraId="74CD4659" w14:textId="77777777" w:rsidR="00FB2946" w:rsidRPr="00810F62" w:rsidRDefault="00FB2946" w:rsidP="00FB2946">
            <w:pPr>
              <w:pStyle w:val="ListParagraph"/>
              <w:numPr>
                <w:ilvl w:val="0"/>
                <w:numId w:val="93"/>
              </w:numPr>
              <w:jc w:val="center"/>
              <w:rPr>
                <w:rFonts w:cs="Traditional Arabic"/>
              </w:rPr>
            </w:pPr>
            <w:r w:rsidRPr="00810F62">
              <w:rPr>
                <w:rFonts w:cs="Traditional Arabic"/>
                <w:rtl/>
              </w:rPr>
              <w:t>يتحقق النظام ويحدث قاعدة البيانات</w:t>
            </w:r>
            <w:r w:rsidRPr="00810F62">
              <w:rPr>
                <w:rFonts w:cs="Traditional Arabic"/>
              </w:rPr>
              <w:t>.</w:t>
            </w:r>
          </w:p>
          <w:p w14:paraId="0210C06B" w14:textId="77777777" w:rsidR="00FB2946" w:rsidRPr="00810F62" w:rsidRDefault="00FB2946" w:rsidP="00FB2946">
            <w:pPr>
              <w:pStyle w:val="ListParagraph"/>
              <w:numPr>
                <w:ilvl w:val="0"/>
                <w:numId w:val="93"/>
              </w:numPr>
              <w:jc w:val="center"/>
              <w:rPr>
                <w:rFonts w:cs="Traditional Arabic"/>
              </w:rPr>
            </w:pPr>
            <w:r w:rsidRPr="00810F62">
              <w:rPr>
                <w:rFonts w:cs="Traditional Arabic"/>
                <w:rtl/>
              </w:rPr>
              <w:t>يعرض النظام تأكيداً بتم تحديث السجل</w:t>
            </w:r>
            <w:r w:rsidRPr="00810F62">
              <w:rPr>
                <w:rFonts w:cs="Traditional Arabic"/>
              </w:rPr>
              <w:t>.</w:t>
            </w:r>
          </w:p>
        </w:tc>
      </w:tr>
      <w:tr w:rsidR="00FB2946" w14:paraId="539C148C" w14:textId="77777777" w:rsidTr="00650A32">
        <w:trPr>
          <w:trHeight w:val="377"/>
        </w:trPr>
        <w:tc>
          <w:tcPr>
            <w:tcW w:w="2109" w:type="dxa"/>
          </w:tcPr>
          <w:p w14:paraId="742E4174" w14:textId="77777777" w:rsidR="00FB2946" w:rsidRPr="00810F62" w:rsidRDefault="00FB2946" w:rsidP="00650A32">
            <w:pPr>
              <w:pStyle w:val="ListParagraph"/>
              <w:ind w:left="0"/>
              <w:jc w:val="center"/>
              <w:rPr>
                <w:rFonts w:eastAsia="Arial" w:cs="Traditional Arabic"/>
                <w:b/>
                <w:bCs/>
                <w:rtl/>
              </w:rPr>
            </w:pPr>
            <w:r w:rsidRPr="00810F62">
              <w:rPr>
                <w:rFonts w:eastAsia="Arial" w:cs="Traditional Arabic"/>
                <w:b/>
                <w:bCs/>
                <w:rtl/>
              </w:rPr>
              <w:t>السيناريوهات البديلة / الاستثنائية</w:t>
            </w:r>
          </w:p>
        </w:tc>
        <w:tc>
          <w:tcPr>
            <w:tcW w:w="6665" w:type="dxa"/>
          </w:tcPr>
          <w:p w14:paraId="2D91F621" w14:textId="77777777" w:rsidR="00FB2946" w:rsidRPr="00810F62" w:rsidRDefault="00FB2946" w:rsidP="00650A32">
            <w:pPr>
              <w:ind w:left="360"/>
              <w:jc w:val="center"/>
              <w:rPr>
                <w:rFonts w:eastAsia="Arial" w:cs="Traditional Arabic"/>
                <w:rtl/>
              </w:rPr>
            </w:pPr>
            <w:r w:rsidRPr="00810F62">
              <w:rPr>
                <w:rFonts w:eastAsia="Arial" w:cs="Traditional Arabic"/>
                <w:rtl/>
              </w:rPr>
              <w:t>إلغاء التعديل يُرجع الواجهة للحالة السابقة دون حفظ</w:t>
            </w:r>
            <w:r w:rsidRPr="00810F62">
              <w:rPr>
                <w:rFonts w:eastAsia="Arial" w:cs="Traditional Arabic"/>
              </w:rPr>
              <w:t>.</w:t>
            </w:r>
          </w:p>
        </w:tc>
      </w:tr>
      <w:tr w:rsidR="00FB2946" w14:paraId="39FAB328" w14:textId="77777777" w:rsidTr="00650A32">
        <w:trPr>
          <w:trHeight w:val="377"/>
        </w:trPr>
        <w:tc>
          <w:tcPr>
            <w:tcW w:w="2109" w:type="dxa"/>
          </w:tcPr>
          <w:p w14:paraId="25CD206B" w14:textId="77777777" w:rsidR="00FB2946" w:rsidRPr="00810F62" w:rsidRDefault="00FB2946" w:rsidP="00650A32">
            <w:pPr>
              <w:pStyle w:val="ListParagraph"/>
              <w:ind w:left="0"/>
              <w:jc w:val="center"/>
              <w:rPr>
                <w:rFonts w:eastAsia="Arial" w:cs="Traditional Arabic"/>
                <w:b/>
                <w:bCs/>
                <w:rtl/>
              </w:rPr>
            </w:pPr>
            <w:r w:rsidRPr="00810F62">
              <w:rPr>
                <w:rFonts w:eastAsia="Arial" w:cs="Traditional Arabic"/>
                <w:b/>
                <w:bCs/>
                <w:rtl/>
              </w:rPr>
              <w:t>لشروط اللاحقة</w:t>
            </w:r>
          </w:p>
        </w:tc>
        <w:tc>
          <w:tcPr>
            <w:tcW w:w="6665" w:type="dxa"/>
          </w:tcPr>
          <w:p w14:paraId="49616F61" w14:textId="77777777" w:rsidR="00FB2946" w:rsidRPr="00810F62" w:rsidRDefault="00FB2946" w:rsidP="00650A32">
            <w:pPr>
              <w:pStyle w:val="ListParagraph"/>
              <w:ind w:left="0"/>
              <w:jc w:val="center"/>
              <w:rPr>
                <w:rFonts w:eastAsia="Arial" w:cs="Traditional Arabic"/>
                <w:rtl/>
              </w:rPr>
            </w:pPr>
            <w:r w:rsidRPr="00810F62">
              <w:rPr>
                <w:rFonts w:eastAsia="Arial" w:cs="Traditional Arabic"/>
                <w:rtl/>
              </w:rPr>
              <w:t>حفظ البيانات المعدلة بنجاح في سجل المريض</w:t>
            </w:r>
            <w:r w:rsidRPr="00810F62">
              <w:rPr>
                <w:rFonts w:eastAsia="Arial" w:cs="Traditional Arabic"/>
              </w:rPr>
              <w:t>.</w:t>
            </w:r>
          </w:p>
        </w:tc>
      </w:tr>
    </w:tbl>
    <w:p w14:paraId="22579207" w14:textId="77777777" w:rsidR="00FB2946" w:rsidRPr="00FB2946" w:rsidRDefault="00FB2946" w:rsidP="00FB2946">
      <w:pPr>
        <w:pStyle w:val="ListParagraph"/>
        <w:ind w:left="360"/>
        <w:rPr>
          <w:b/>
          <w:bCs/>
          <w:sz w:val="28"/>
          <w:szCs w:val="28"/>
        </w:rPr>
      </w:pPr>
    </w:p>
    <w:p w14:paraId="1DB2B2A3" w14:textId="77777777" w:rsidR="00CA3F91" w:rsidRDefault="00CA3F91" w:rsidP="00CA3F91">
      <w:pPr>
        <w:pStyle w:val="ListParagraph"/>
        <w:numPr>
          <w:ilvl w:val="0"/>
          <w:numId w:val="74"/>
        </w:numPr>
        <w:rPr>
          <w:b/>
          <w:bCs/>
          <w:sz w:val="28"/>
          <w:szCs w:val="28"/>
        </w:rPr>
      </w:pPr>
      <w:r>
        <w:rPr>
          <w:rFonts w:hint="cs"/>
          <w:b/>
          <w:bCs/>
          <w:sz w:val="28"/>
          <w:szCs w:val="28"/>
          <w:rtl/>
        </w:rPr>
        <w:lastRenderedPageBreak/>
        <w:t xml:space="preserve">حالة </w:t>
      </w:r>
      <w:r>
        <w:rPr>
          <w:b/>
          <w:bCs/>
          <w:sz w:val="28"/>
          <w:szCs w:val="28"/>
          <w:lang w:val="de-DE"/>
        </w:rPr>
        <w:t>UC</w:t>
      </w:r>
      <w:r>
        <w:rPr>
          <w:b/>
          <w:bCs/>
          <w:sz w:val="28"/>
          <w:szCs w:val="28"/>
        </w:rPr>
        <w:t>6</w:t>
      </w:r>
      <w:r>
        <w:rPr>
          <w:rFonts w:hint="cs"/>
          <w:b/>
          <w:bCs/>
          <w:sz w:val="28"/>
          <w:szCs w:val="28"/>
          <w:rtl/>
          <w:lang w:bidi="ar-SY"/>
        </w:rPr>
        <w:t>- توليد التقرير الطبي:</w:t>
      </w:r>
    </w:p>
    <w:p w14:paraId="6B7BE5BD" w14:textId="77777777" w:rsidR="00CA3F91" w:rsidRPr="00A56161" w:rsidRDefault="00CA3F91" w:rsidP="00CA3F91">
      <w:pPr>
        <w:pStyle w:val="ListParagraph"/>
        <w:numPr>
          <w:ilvl w:val="0"/>
          <w:numId w:val="88"/>
        </w:numPr>
        <w:pBdr>
          <w:top w:val="nil"/>
          <w:left w:val="nil"/>
          <w:bottom w:val="nil"/>
          <w:right w:val="nil"/>
          <w:between w:val="nil"/>
        </w:pBdr>
        <w:spacing w:before="0" w:after="0" w:line="256" w:lineRule="auto"/>
        <w:jc w:val="both"/>
        <w:rPr>
          <w:rFonts w:eastAsia="Arial" w:cs="Traditional Arabic"/>
        </w:rPr>
      </w:pPr>
      <w:r w:rsidRPr="00A56161">
        <w:rPr>
          <w:rFonts w:eastAsia="Arial" w:cs="Traditional Arabic"/>
          <w:rtl/>
        </w:rPr>
        <w:t>الفاعلون الأساسيون: الطبيب</w:t>
      </w:r>
      <w:r w:rsidRPr="00A56161">
        <w:rPr>
          <w:rFonts w:eastAsia="Arial" w:cs="Traditional Arabic"/>
          <w:color w:val="222222"/>
          <w:rtl/>
        </w:rPr>
        <w:t xml:space="preserve"> </w:t>
      </w:r>
    </w:p>
    <w:p w14:paraId="0B296B4A" w14:textId="77777777" w:rsidR="00CA3F91" w:rsidRPr="00A56161" w:rsidRDefault="00CA3F91" w:rsidP="00CA3F91">
      <w:pPr>
        <w:pStyle w:val="ListParagraph"/>
        <w:numPr>
          <w:ilvl w:val="0"/>
          <w:numId w:val="88"/>
        </w:numPr>
        <w:pBdr>
          <w:top w:val="nil"/>
          <w:left w:val="nil"/>
          <w:bottom w:val="nil"/>
          <w:right w:val="nil"/>
          <w:between w:val="nil"/>
        </w:pBdr>
        <w:spacing w:before="0" w:after="0" w:line="256" w:lineRule="auto"/>
        <w:jc w:val="both"/>
        <w:rPr>
          <w:rFonts w:eastAsia="Arial" w:cs="Traditional Arabic"/>
        </w:rPr>
      </w:pPr>
      <w:r w:rsidRPr="00A56161">
        <w:rPr>
          <w:rFonts w:eastAsia="Arial" w:cs="Traditional Arabic"/>
          <w:rtl/>
        </w:rPr>
        <w:t>الفاعلون الثانويون: لا يوجد.</w:t>
      </w:r>
    </w:p>
    <w:p w14:paraId="4F05B173" w14:textId="77777777" w:rsidR="00CA3F91" w:rsidRDefault="00CA3F91" w:rsidP="00CA3F91">
      <w:pPr>
        <w:pStyle w:val="ListParagraph"/>
        <w:numPr>
          <w:ilvl w:val="0"/>
          <w:numId w:val="88"/>
        </w:numPr>
        <w:pBdr>
          <w:top w:val="nil"/>
          <w:left w:val="nil"/>
          <w:bottom w:val="nil"/>
          <w:right w:val="nil"/>
          <w:between w:val="nil"/>
        </w:pBdr>
        <w:spacing w:before="0" w:after="0" w:line="256" w:lineRule="auto"/>
        <w:jc w:val="both"/>
        <w:rPr>
          <w:rFonts w:eastAsia="Arial" w:cs="Traditional Arabic"/>
        </w:rPr>
      </w:pPr>
      <w:r w:rsidRPr="00A56161">
        <w:rPr>
          <w:rFonts w:eastAsia="Arial" w:cs="Traditional Arabic"/>
          <w:rtl/>
          <w:lang w:bidi="ar-SY"/>
        </w:rPr>
        <w:t xml:space="preserve">الملخص: </w:t>
      </w:r>
      <w:r w:rsidRPr="00A56161">
        <w:rPr>
          <w:rFonts w:eastAsia="Arial" w:cs="Traditional Arabic"/>
          <w:rtl/>
        </w:rPr>
        <w:t>واجهة تجمع مخرجات النموذج من تصنيفات وخرائط حرارية لعرضها بشكل كامل أمام الطبيب</w:t>
      </w:r>
      <w:r w:rsidRPr="00A56161">
        <w:rPr>
          <w:rFonts w:eastAsia="Arial" w:cs="Traditional Arabic"/>
          <w:lang w:bidi="ar-SY"/>
        </w:rPr>
        <w:t>.</w:t>
      </w:r>
    </w:p>
    <w:p w14:paraId="28757221" w14:textId="4996C31F" w:rsidR="00CA3F91" w:rsidRPr="00A56161" w:rsidRDefault="008B42BA" w:rsidP="00CA3F91">
      <w:pPr>
        <w:pStyle w:val="ListParagraph"/>
        <w:pBdr>
          <w:top w:val="nil"/>
          <w:left w:val="nil"/>
          <w:bottom w:val="nil"/>
          <w:right w:val="nil"/>
          <w:between w:val="nil"/>
        </w:pBdr>
        <w:spacing w:before="0" w:after="0" w:line="256" w:lineRule="auto"/>
        <w:jc w:val="both"/>
        <w:rPr>
          <w:rFonts w:eastAsia="Arial" w:cs="Traditional Arabic"/>
        </w:rPr>
      </w:pPr>
      <w:r>
        <w:rPr>
          <w:noProof/>
        </w:rPr>
        <w:drawing>
          <wp:anchor distT="0" distB="0" distL="114300" distR="114300" simplePos="0" relativeHeight="251800576" behindDoc="0" locked="0" layoutInCell="1" allowOverlap="1" wp14:anchorId="4E6245E6" wp14:editId="35AFD7B9">
            <wp:simplePos x="0" y="0"/>
            <wp:positionH relativeFrom="column">
              <wp:posOffset>-388620</wp:posOffset>
            </wp:positionH>
            <wp:positionV relativeFrom="paragraph">
              <wp:posOffset>3564255</wp:posOffset>
            </wp:positionV>
            <wp:extent cx="6209030" cy="3248025"/>
            <wp:effectExtent l="0" t="0" r="1270" b="9525"/>
            <wp:wrapSquare wrapText="bothSides"/>
            <wp:docPr id="674697576"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09030" cy="3248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01600" behindDoc="0" locked="0" layoutInCell="1" allowOverlap="1" wp14:anchorId="2470504E" wp14:editId="7DBD93B4">
                <wp:simplePos x="0" y="0"/>
                <wp:positionH relativeFrom="column">
                  <wp:posOffset>-48895</wp:posOffset>
                </wp:positionH>
                <wp:positionV relativeFrom="paragraph">
                  <wp:posOffset>6738620</wp:posOffset>
                </wp:positionV>
                <wp:extent cx="5868035" cy="635"/>
                <wp:effectExtent l="0" t="0" r="18415" b="6985"/>
                <wp:wrapSquare wrapText="bothSides"/>
                <wp:docPr id="1179460127" name="Text Box 1"/>
                <wp:cNvGraphicFramePr/>
                <a:graphic xmlns:a="http://schemas.openxmlformats.org/drawingml/2006/main">
                  <a:graphicData uri="http://schemas.microsoft.com/office/word/2010/wordprocessingShape">
                    <wps:wsp>
                      <wps:cNvSpPr txBox="1"/>
                      <wps:spPr>
                        <a:xfrm>
                          <a:off x="0" y="0"/>
                          <a:ext cx="5868035" cy="635"/>
                        </a:xfrm>
                        <a:prstGeom prst="rect">
                          <a:avLst/>
                        </a:prstGeom>
                        <a:noFill/>
                        <a:ln>
                          <a:noFill/>
                        </a:ln>
                      </wps:spPr>
                      <wps:txbx>
                        <w:txbxContent>
                          <w:p w14:paraId="1F4B1007" w14:textId="79217997" w:rsidR="00CA3F91" w:rsidRPr="00C31F51" w:rsidRDefault="00CA3F91" w:rsidP="00CA3F91">
                            <w:pPr>
                              <w:pStyle w:val="Caption"/>
                              <w:jc w:val="center"/>
                              <w:rPr>
                                <w:noProof/>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73589D">
                              <w:rPr>
                                <w:noProof/>
                                <w:rtl/>
                              </w:rPr>
                              <w:t>11</w:t>
                            </w:r>
                            <w:r>
                              <w:rPr>
                                <w:rtl/>
                              </w:rPr>
                              <w:fldChar w:fldCharType="end"/>
                            </w:r>
                            <w:r w:rsidRPr="0000230B">
                              <w:rPr>
                                <w:rFonts w:cs="Times New Roman"/>
                                <w:rtl/>
                                <w:lang w:bidi="ar-SY"/>
                              </w:rPr>
                              <w:t>المخطط الزمني لحالة توليد تقرير</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70504E" id="_x0000_s1035" type="#_x0000_t202" style="position:absolute;left:0;text-align:left;margin-left:-3.85pt;margin-top:530.6pt;width:462.05pt;height:.05pt;z-index:251801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" filled="f" stroked="f">
                <v:textbox style="mso-fit-shape-to-text:t" inset="0,0,0,0">
                  <w:txbxContent>
                    <w:p w14:paraId="1F4B1007" w14:textId="79217997" w:rsidR="00CA3F91" w:rsidRPr="00C31F51" w:rsidRDefault="00CA3F91" w:rsidP="00CA3F91">
                      <w:pPr>
                        <w:pStyle w:val="Caption"/>
                        <w:jc w:val="center"/>
                        <w:rPr>
                          <w:noProof/>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73589D">
                        <w:rPr>
                          <w:noProof/>
                          <w:rtl/>
                        </w:rPr>
                        <w:t>11</w:t>
                      </w:r>
                      <w:r>
                        <w:rPr>
                          <w:rtl/>
                        </w:rPr>
                        <w:fldChar w:fldCharType="end"/>
                      </w:r>
                      <w:r w:rsidRPr="0000230B">
                        <w:rPr>
                          <w:rFonts w:cs="Times New Roman"/>
                          <w:rtl/>
                          <w:lang w:bidi="ar-SY"/>
                        </w:rPr>
                        <w:t>المخطط الزمني لحالة توليد تقرير</w:t>
                      </w:r>
                    </w:p>
                  </w:txbxContent>
                </v:textbox>
                <w10:wrap type="square"/>
              </v:shape>
            </w:pict>
          </mc:Fallback>
        </mc:AlternateConten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925"/>
        <w:gridCol w:w="2160"/>
      </w:tblGrid>
      <w:tr w:rsidR="00CA3F91" w:rsidRPr="00A56161" w14:paraId="307272A9" w14:textId="77777777" w:rsidTr="00650A32">
        <w:tc>
          <w:tcPr>
            <w:tcW w:w="6925" w:type="dxa"/>
            <w:tcMar>
              <w:top w:w="80" w:type="dxa"/>
              <w:left w:w="100" w:type="dxa"/>
              <w:bottom w:w="80" w:type="dxa"/>
              <w:right w:w="100" w:type="dxa"/>
            </w:tcMar>
            <w:vAlign w:val="center"/>
          </w:tcPr>
          <w:p w14:paraId="3CA81E4D" w14:textId="77777777" w:rsidR="00CA3F91" w:rsidRPr="00A56161" w:rsidRDefault="00CA3F91" w:rsidP="00650A32">
            <w:pPr>
              <w:spacing w:before="0" w:after="0" w:line="240" w:lineRule="auto"/>
              <w:jc w:val="center"/>
              <w:rPr>
                <w:rFonts w:cs="Traditional Arabic"/>
              </w:rPr>
            </w:pPr>
            <w:r w:rsidRPr="00A56161">
              <w:rPr>
                <w:rFonts w:eastAsia="Arial" w:cs="Traditional Arabic"/>
                <w:color w:val="222222"/>
                <w:rtl/>
              </w:rPr>
              <w:t>نتائج التحليل جاهزة من استعراض نتائج التحليل</w:t>
            </w:r>
          </w:p>
        </w:tc>
        <w:tc>
          <w:tcPr>
            <w:tcW w:w="2160" w:type="dxa"/>
            <w:vAlign w:val="center"/>
          </w:tcPr>
          <w:p w14:paraId="189F404C" w14:textId="77777777" w:rsidR="00CA3F91" w:rsidRPr="00A56161" w:rsidRDefault="00CA3F91" w:rsidP="00650A32">
            <w:pPr>
              <w:spacing w:before="0" w:after="0" w:line="240" w:lineRule="auto"/>
              <w:jc w:val="center"/>
              <w:rPr>
                <w:rFonts w:eastAsia="Arial" w:cs="Traditional Arabic"/>
                <w:rtl/>
              </w:rPr>
            </w:pPr>
            <w:r w:rsidRPr="00A56161">
              <w:rPr>
                <w:rFonts w:eastAsia="Arial" w:cs="Traditional Arabic"/>
                <w:b/>
                <w:bCs/>
                <w:color w:val="222222"/>
                <w:rtl/>
              </w:rPr>
              <w:t>الشروط المسبقة</w:t>
            </w:r>
          </w:p>
        </w:tc>
      </w:tr>
      <w:tr w:rsidR="00CA3F91" w:rsidRPr="00A56161" w14:paraId="294769A6" w14:textId="77777777" w:rsidTr="00650A32">
        <w:tc>
          <w:tcPr>
            <w:tcW w:w="6925" w:type="dxa"/>
            <w:tcMar>
              <w:top w:w="80" w:type="dxa"/>
              <w:left w:w="100" w:type="dxa"/>
              <w:bottom w:w="80" w:type="dxa"/>
              <w:right w:w="100" w:type="dxa"/>
            </w:tcMar>
            <w:vAlign w:val="center"/>
          </w:tcPr>
          <w:p w14:paraId="31A58913" w14:textId="77777777" w:rsidR="00CA3F91" w:rsidRPr="00A56161" w:rsidRDefault="00CA3F91" w:rsidP="00650A32">
            <w:pPr>
              <w:spacing w:before="0" w:after="0" w:line="240" w:lineRule="auto"/>
              <w:jc w:val="center"/>
              <w:rPr>
                <w:rFonts w:cs="Traditional Arabic"/>
              </w:rPr>
            </w:pPr>
            <w:r w:rsidRPr="00A56161">
              <w:rPr>
                <w:rFonts w:eastAsia="Arial" w:cs="Traditional Arabic"/>
                <w:rtl/>
              </w:rPr>
              <w:t>النقر على زر «توليد التقرير» من صفحة عرض نتائج التحليل.</w:t>
            </w:r>
          </w:p>
        </w:tc>
        <w:tc>
          <w:tcPr>
            <w:tcW w:w="2160" w:type="dxa"/>
            <w:vAlign w:val="center"/>
          </w:tcPr>
          <w:p w14:paraId="368862EA" w14:textId="77777777" w:rsidR="00CA3F91" w:rsidRPr="00A56161" w:rsidRDefault="00CA3F91" w:rsidP="00650A32">
            <w:pPr>
              <w:spacing w:before="0" w:after="0" w:line="240" w:lineRule="auto"/>
              <w:jc w:val="center"/>
              <w:rPr>
                <w:rFonts w:eastAsia="Arial" w:cs="Traditional Arabic"/>
                <w:color w:val="222222"/>
                <w:rtl/>
              </w:rPr>
            </w:pPr>
            <w:r w:rsidRPr="00A56161">
              <w:rPr>
                <w:rFonts w:eastAsia="Arial" w:cs="Traditional Arabic"/>
                <w:b/>
                <w:bCs/>
                <w:color w:val="222222"/>
                <w:rtl/>
              </w:rPr>
              <w:t>المُشغِّل (Trigger)</w:t>
            </w:r>
          </w:p>
        </w:tc>
      </w:tr>
      <w:tr w:rsidR="00CA3F91" w:rsidRPr="00A56161" w14:paraId="559E6EDD" w14:textId="77777777" w:rsidTr="00650A32">
        <w:tc>
          <w:tcPr>
            <w:tcW w:w="6925" w:type="dxa"/>
            <w:tcMar>
              <w:top w:w="80" w:type="dxa"/>
              <w:left w:w="100" w:type="dxa"/>
              <w:bottom w:w="80" w:type="dxa"/>
              <w:right w:w="100" w:type="dxa"/>
            </w:tcMar>
            <w:vAlign w:val="center"/>
          </w:tcPr>
          <w:p w14:paraId="33ACD973" w14:textId="77777777" w:rsidR="00CA3F91" w:rsidRPr="00A56161" w:rsidRDefault="00CA3F91" w:rsidP="00CA3F91">
            <w:pPr>
              <w:pStyle w:val="ListParagraph"/>
              <w:numPr>
                <w:ilvl w:val="1"/>
                <w:numId w:val="79"/>
              </w:numPr>
              <w:spacing w:before="0" w:after="0" w:line="240" w:lineRule="auto"/>
              <w:jc w:val="center"/>
              <w:rPr>
                <w:rFonts w:eastAsia="Arial" w:cs="Traditional Arabic"/>
              </w:rPr>
            </w:pPr>
            <w:r w:rsidRPr="00A56161">
              <w:rPr>
                <w:rFonts w:eastAsia="Arial" w:cs="Traditional Arabic"/>
                <w:rtl/>
              </w:rPr>
              <w:t>يطلب الطبيب إنشاء التقرير.</w:t>
            </w:r>
          </w:p>
          <w:p w14:paraId="091EE9F2" w14:textId="20011728" w:rsidR="00CA3F91" w:rsidRPr="00A56161" w:rsidRDefault="00CA3F91" w:rsidP="00CA3F91">
            <w:pPr>
              <w:pStyle w:val="ListParagraph"/>
              <w:numPr>
                <w:ilvl w:val="1"/>
                <w:numId w:val="79"/>
              </w:numPr>
              <w:spacing w:before="0" w:after="0" w:line="240" w:lineRule="auto"/>
              <w:jc w:val="center"/>
              <w:rPr>
                <w:rFonts w:eastAsia="Arial" w:cs="Traditional Arabic"/>
              </w:rPr>
            </w:pPr>
            <w:r w:rsidRPr="00A56161">
              <w:rPr>
                <w:rFonts w:cs="Traditional Arabic"/>
                <w:rtl/>
              </w:rPr>
              <w:t>يجمع النظام تلقائيًا: البيانات الأساسية للمريض (الاسم، العمر، رقم الملف)، بيانات الطبيب المسؤول</w:t>
            </w:r>
            <w:proofErr w:type="gramStart"/>
            <w:r w:rsidRPr="00A56161">
              <w:rPr>
                <w:rFonts w:cs="Traditional Arabic"/>
                <w:rtl/>
              </w:rPr>
              <w:t>، ،</w:t>
            </w:r>
            <w:proofErr w:type="gramEnd"/>
            <w:r w:rsidRPr="00A56161">
              <w:rPr>
                <w:rFonts w:cs="Traditional Arabic"/>
                <w:rtl/>
              </w:rPr>
              <w:t xml:space="preserve"> نتيجة التشخيص ودرجة الثقة، وتاريخ إصدار التقرير</w:t>
            </w:r>
            <w:r w:rsidRPr="00A56161">
              <w:rPr>
                <w:rFonts w:eastAsia="Arial" w:cs="Traditional Arabic"/>
                <w:rtl/>
              </w:rPr>
              <w:t>.</w:t>
            </w:r>
          </w:p>
          <w:p w14:paraId="0201A23D" w14:textId="77777777" w:rsidR="00CA3F91" w:rsidRPr="00A56161" w:rsidRDefault="00CA3F91" w:rsidP="00CA3F91">
            <w:pPr>
              <w:pStyle w:val="ListParagraph"/>
              <w:numPr>
                <w:ilvl w:val="1"/>
                <w:numId w:val="79"/>
              </w:numPr>
              <w:spacing w:before="0" w:after="0" w:line="240" w:lineRule="auto"/>
              <w:jc w:val="center"/>
              <w:rPr>
                <w:rFonts w:eastAsia="Arial" w:cs="Traditional Arabic"/>
              </w:rPr>
            </w:pPr>
            <w:r w:rsidRPr="00A56161">
              <w:rPr>
                <w:rFonts w:eastAsia="Arial" w:cs="Traditional Arabic"/>
                <w:rtl/>
              </w:rPr>
              <w:t>يُنشئ النظام التقرير المبدئي في قالب معتمد</w:t>
            </w:r>
            <w:r w:rsidRPr="00A56161">
              <w:rPr>
                <w:rFonts w:eastAsia="Arial" w:cs="Traditional Arabic"/>
              </w:rPr>
              <w:t>.</w:t>
            </w:r>
          </w:p>
        </w:tc>
        <w:tc>
          <w:tcPr>
            <w:tcW w:w="2160" w:type="dxa"/>
            <w:vAlign w:val="center"/>
          </w:tcPr>
          <w:p w14:paraId="13B9AFEA" w14:textId="77777777" w:rsidR="00CA3F91" w:rsidRPr="00A56161" w:rsidRDefault="00CA3F91" w:rsidP="00650A32">
            <w:pPr>
              <w:spacing w:before="0" w:after="0" w:line="240" w:lineRule="auto"/>
              <w:jc w:val="center"/>
              <w:rPr>
                <w:rFonts w:eastAsia="Arial" w:cs="Traditional Arabic"/>
                <w:rtl/>
              </w:rPr>
            </w:pPr>
            <w:r w:rsidRPr="00A56161">
              <w:rPr>
                <w:rFonts w:eastAsia="Arial" w:cs="Traditional Arabic"/>
                <w:b/>
                <w:bCs/>
                <w:color w:val="222222"/>
                <w:rtl/>
              </w:rPr>
              <w:t>السيناريو الأساسي</w:t>
            </w:r>
          </w:p>
        </w:tc>
      </w:tr>
      <w:tr w:rsidR="00CA3F91" w:rsidRPr="00A56161" w14:paraId="65448CB7" w14:textId="77777777" w:rsidTr="00650A32">
        <w:tc>
          <w:tcPr>
            <w:tcW w:w="6925" w:type="dxa"/>
            <w:tcMar>
              <w:top w:w="80" w:type="dxa"/>
              <w:left w:w="100" w:type="dxa"/>
              <w:bottom w:w="80" w:type="dxa"/>
              <w:right w:w="100" w:type="dxa"/>
            </w:tcMar>
            <w:vAlign w:val="center"/>
          </w:tcPr>
          <w:p w14:paraId="3A0FF05F" w14:textId="77777777" w:rsidR="00CA3F91" w:rsidRPr="00A56161" w:rsidRDefault="00CA3F91" w:rsidP="00650A32">
            <w:pPr>
              <w:spacing w:before="0" w:after="0" w:line="240" w:lineRule="auto"/>
              <w:jc w:val="center"/>
              <w:rPr>
                <w:rFonts w:cs="Traditional Arabic"/>
              </w:rPr>
            </w:pPr>
            <w:r w:rsidRPr="00A56161">
              <w:rPr>
                <w:rFonts w:eastAsia="Arial" w:cs="Traditional Arabic"/>
                <w:rtl/>
              </w:rPr>
              <w:t>في حال عدم اكتمال أحد العناصر الأساسية (كنتيجة التصنيف أو الخريطة الحرارية)، يُعلِّق النظام عملية التوليد وينبّه الطبيب لاستكمال البيانات الناقصة أولًا.</w:t>
            </w:r>
          </w:p>
        </w:tc>
        <w:tc>
          <w:tcPr>
            <w:tcW w:w="2160" w:type="dxa"/>
            <w:vAlign w:val="center"/>
          </w:tcPr>
          <w:p w14:paraId="10854F6C" w14:textId="77777777" w:rsidR="00CA3F91" w:rsidRPr="00A56161" w:rsidRDefault="00CA3F91" w:rsidP="00650A32">
            <w:pPr>
              <w:spacing w:before="0" w:after="0" w:line="240" w:lineRule="auto"/>
              <w:jc w:val="center"/>
              <w:rPr>
                <w:rFonts w:eastAsia="Arial" w:cs="Traditional Arabic"/>
                <w:rtl/>
              </w:rPr>
            </w:pPr>
            <w:r w:rsidRPr="00A56161">
              <w:rPr>
                <w:rFonts w:eastAsia="Arial" w:cs="Traditional Arabic"/>
                <w:b/>
                <w:bCs/>
                <w:color w:val="222222"/>
                <w:rtl/>
              </w:rPr>
              <w:t>السيناريوهات البديلة / الاستثنائية</w:t>
            </w:r>
          </w:p>
        </w:tc>
      </w:tr>
      <w:tr w:rsidR="00CA3F91" w:rsidRPr="00A56161" w14:paraId="46B6BFD3" w14:textId="77777777" w:rsidTr="00650A32">
        <w:tc>
          <w:tcPr>
            <w:tcW w:w="6925" w:type="dxa"/>
            <w:tcMar>
              <w:top w:w="80" w:type="dxa"/>
              <w:left w:w="100" w:type="dxa"/>
              <w:bottom w:w="80" w:type="dxa"/>
              <w:right w:w="100" w:type="dxa"/>
            </w:tcMar>
            <w:vAlign w:val="center"/>
          </w:tcPr>
          <w:p w14:paraId="11D74850" w14:textId="77777777" w:rsidR="00CA3F91" w:rsidRPr="00A56161" w:rsidRDefault="00CA3F91" w:rsidP="00650A32">
            <w:pPr>
              <w:spacing w:before="0" w:after="0" w:line="240" w:lineRule="auto"/>
              <w:jc w:val="center"/>
              <w:rPr>
                <w:rFonts w:cs="Traditional Arabic"/>
              </w:rPr>
            </w:pPr>
            <w:r w:rsidRPr="00A56161">
              <w:rPr>
                <w:rFonts w:eastAsia="Arial" w:cs="Traditional Arabic"/>
                <w:rtl/>
              </w:rPr>
              <w:t>تقرير PDF مُصدر ومرتبط بملف المريض، متاح للتنزيل والأرشفة ضمن سجل المريض.</w:t>
            </w:r>
          </w:p>
        </w:tc>
        <w:tc>
          <w:tcPr>
            <w:tcW w:w="2160" w:type="dxa"/>
            <w:vAlign w:val="center"/>
          </w:tcPr>
          <w:p w14:paraId="0AFDD3E5" w14:textId="77777777" w:rsidR="00CA3F91" w:rsidRPr="00A56161" w:rsidRDefault="00CA3F91" w:rsidP="00650A32">
            <w:pPr>
              <w:spacing w:before="0" w:after="0" w:line="240" w:lineRule="auto"/>
              <w:jc w:val="center"/>
              <w:rPr>
                <w:rFonts w:eastAsia="Arial" w:cs="Traditional Arabic"/>
                <w:rtl/>
              </w:rPr>
            </w:pPr>
            <w:r w:rsidRPr="00A56161">
              <w:rPr>
                <w:rFonts w:eastAsia="Arial" w:cs="Traditional Arabic"/>
                <w:b/>
                <w:bCs/>
                <w:color w:val="222222"/>
                <w:rtl/>
              </w:rPr>
              <w:t>الشروط اللاحقة</w:t>
            </w:r>
          </w:p>
        </w:tc>
      </w:tr>
    </w:tbl>
    <w:p w14:paraId="633399E5" w14:textId="77777777" w:rsidR="00CA3F91" w:rsidRDefault="00CA3F91">
      <w:pPr>
        <w:rPr>
          <w:b/>
          <w:bCs/>
          <w:sz w:val="28"/>
          <w:szCs w:val="28"/>
          <w:rtl/>
        </w:rPr>
      </w:pPr>
      <w:r>
        <w:rPr>
          <w:b/>
          <w:bCs/>
          <w:sz w:val="28"/>
          <w:szCs w:val="28"/>
          <w:rtl/>
        </w:rPr>
        <w:br w:type="page"/>
      </w:r>
    </w:p>
    <w:p w14:paraId="0DF4227C" w14:textId="25D903B5" w:rsidR="00CA3F91" w:rsidRDefault="00CA3F91" w:rsidP="00CB6CC5">
      <w:pPr>
        <w:pStyle w:val="ListParagraph"/>
        <w:numPr>
          <w:ilvl w:val="0"/>
          <w:numId w:val="74"/>
        </w:numPr>
        <w:rPr>
          <w:b/>
          <w:bCs/>
          <w:sz w:val="28"/>
          <w:szCs w:val="28"/>
        </w:rPr>
      </w:pPr>
      <w:r>
        <w:rPr>
          <w:rFonts w:hint="cs"/>
          <w:b/>
          <w:bCs/>
          <w:sz w:val="28"/>
          <w:szCs w:val="28"/>
          <w:rtl/>
        </w:rPr>
        <w:lastRenderedPageBreak/>
        <w:t xml:space="preserve">حالة </w:t>
      </w:r>
      <w:r>
        <w:rPr>
          <w:b/>
          <w:bCs/>
          <w:sz w:val="28"/>
          <w:szCs w:val="28"/>
        </w:rPr>
        <w:t>UC7</w:t>
      </w:r>
      <w:r>
        <w:rPr>
          <w:rFonts w:hint="cs"/>
          <w:b/>
          <w:bCs/>
          <w:sz w:val="28"/>
          <w:szCs w:val="28"/>
          <w:rtl/>
          <w:lang w:bidi="ar-SY"/>
        </w:rPr>
        <w:t>_تعديل التقرير الطبي:</w:t>
      </w:r>
    </w:p>
    <w:p w14:paraId="7D113853" w14:textId="77777777" w:rsidR="00CA3F91" w:rsidRPr="00A56161" w:rsidRDefault="00CA3F91" w:rsidP="00CA3F91">
      <w:pPr>
        <w:pStyle w:val="ListParagraph"/>
        <w:numPr>
          <w:ilvl w:val="0"/>
          <w:numId w:val="119"/>
        </w:numPr>
        <w:pBdr>
          <w:top w:val="nil"/>
          <w:left w:val="nil"/>
          <w:bottom w:val="nil"/>
          <w:right w:val="nil"/>
          <w:between w:val="nil"/>
        </w:pBdr>
        <w:spacing w:before="0" w:after="0" w:line="256" w:lineRule="auto"/>
        <w:jc w:val="both"/>
        <w:rPr>
          <w:rFonts w:cs="Traditional Arabic"/>
        </w:rPr>
      </w:pPr>
      <w:r w:rsidRPr="00A56161">
        <w:rPr>
          <w:rFonts w:cs="Traditional Arabic" w:hint="cs"/>
          <w:rtl/>
        </w:rPr>
        <w:t>الفاعلون</w:t>
      </w:r>
      <w:r w:rsidRPr="00A56161">
        <w:rPr>
          <w:rFonts w:cs="Traditional Arabic"/>
          <w:rtl/>
        </w:rPr>
        <w:t xml:space="preserve"> </w:t>
      </w:r>
      <w:r w:rsidRPr="00A56161">
        <w:rPr>
          <w:rFonts w:cs="Traditional Arabic" w:hint="cs"/>
          <w:rtl/>
        </w:rPr>
        <w:t>الأساسيون: الطبيب</w:t>
      </w:r>
      <w:r w:rsidRPr="00A56161">
        <w:rPr>
          <w:rFonts w:cs="Traditional Arabic"/>
          <w:rtl/>
        </w:rPr>
        <w:t xml:space="preserve"> </w:t>
      </w:r>
    </w:p>
    <w:p w14:paraId="18AAB912" w14:textId="77777777" w:rsidR="00CA3F91" w:rsidRPr="00A56161" w:rsidRDefault="00CA3F91" w:rsidP="00CA3F91">
      <w:pPr>
        <w:pStyle w:val="ListParagraph"/>
        <w:numPr>
          <w:ilvl w:val="0"/>
          <w:numId w:val="119"/>
        </w:numPr>
        <w:pBdr>
          <w:top w:val="nil"/>
          <w:left w:val="nil"/>
          <w:bottom w:val="nil"/>
          <w:right w:val="nil"/>
          <w:between w:val="nil"/>
        </w:pBdr>
        <w:spacing w:before="0" w:after="0" w:line="256" w:lineRule="auto"/>
        <w:jc w:val="both"/>
        <w:rPr>
          <w:rFonts w:cs="Traditional Arabic"/>
        </w:rPr>
      </w:pPr>
      <w:r w:rsidRPr="00A56161">
        <w:rPr>
          <w:rFonts w:cs="Traditional Arabic"/>
          <w:rtl/>
        </w:rPr>
        <w:t xml:space="preserve">الفاعلون الثانويون: </w:t>
      </w:r>
      <w:r w:rsidRPr="00A56161">
        <w:rPr>
          <w:rFonts w:cs="Traditional Arabic" w:hint="cs"/>
          <w:rtl/>
        </w:rPr>
        <w:t>لا يوجد.</w:t>
      </w:r>
    </w:p>
    <w:p w14:paraId="688AB730" w14:textId="77777777" w:rsidR="00CA3F91" w:rsidRPr="00A56161" w:rsidRDefault="00CA3F91" w:rsidP="00CA3F91">
      <w:pPr>
        <w:pStyle w:val="ListParagraph"/>
        <w:numPr>
          <w:ilvl w:val="0"/>
          <w:numId w:val="119"/>
        </w:numPr>
        <w:pBdr>
          <w:top w:val="nil"/>
          <w:left w:val="nil"/>
          <w:bottom w:val="nil"/>
          <w:right w:val="nil"/>
          <w:between w:val="nil"/>
        </w:pBdr>
        <w:spacing w:before="0" w:after="0" w:line="256" w:lineRule="auto"/>
        <w:jc w:val="both"/>
        <w:rPr>
          <w:rFonts w:cs="Traditional Arabic"/>
        </w:rPr>
      </w:pPr>
      <w:r w:rsidRPr="00A56161">
        <w:rPr>
          <w:rFonts w:cs="Traditional Arabic" w:hint="cs"/>
          <w:rtl/>
        </w:rPr>
        <w:t xml:space="preserve">الملخص: </w:t>
      </w:r>
      <w:r w:rsidRPr="00A56161">
        <w:rPr>
          <w:rFonts w:cs="Traditional Arabic"/>
          <w:rtl/>
        </w:rPr>
        <w:t>إتاحة المجال للطبيب لإضافة الملاحظات التشخيصية والتوصيات السريرية وتنقيتها قبل الاعتماد</w:t>
      </w:r>
      <w:r w:rsidRPr="00A56161">
        <w:rPr>
          <w:rFonts w:cs="Traditional Arabic"/>
        </w:rPr>
        <w:t>.</w:t>
      </w:r>
    </w:p>
    <w:p w14:paraId="2CA28980" w14:textId="6ED6AB0E" w:rsidR="00CA3F91" w:rsidRPr="00A56161" w:rsidRDefault="00CA3F91" w:rsidP="00CA3F91">
      <w:pPr>
        <w:pStyle w:val="ListParagraph"/>
        <w:pBdr>
          <w:top w:val="nil"/>
          <w:left w:val="nil"/>
          <w:bottom w:val="nil"/>
          <w:right w:val="nil"/>
          <w:between w:val="nil"/>
        </w:pBdr>
        <w:spacing w:before="0" w:after="0" w:line="256" w:lineRule="auto"/>
        <w:jc w:val="both"/>
        <w:rPr>
          <w:rFonts w:cs="Traditional Arabic"/>
        </w:rPr>
      </w:pPr>
    </w:p>
    <w:tbl>
      <w:tblPr>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115"/>
        <w:gridCol w:w="2160"/>
      </w:tblGrid>
      <w:tr w:rsidR="00CA3F91" w14:paraId="3C97CBB5" w14:textId="77777777" w:rsidTr="00650A32">
        <w:tc>
          <w:tcPr>
            <w:tcW w:w="6115" w:type="dxa"/>
            <w:tcMar>
              <w:top w:w="80" w:type="dxa"/>
              <w:left w:w="100" w:type="dxa"/>
              <w:bottom w:w="80" w:type="dxa"/>
              <w:right w:w="100" w:type="dxa"/>
            </w:tcMar>
            <w:vAlign w:val="center"/>
          </w:tcPr>
          <w:p w14:paraId="7281BDE7" w14:textId="74C636F1" w:rsidR="00CA3F91" w:rsidRPr="00A56161" w:rsidRDefault="00CA3F91" w:rsidP="00650A32">
            <w:pPr>
              <w:spacing w:before="0" w:after="0" w:line="240" w:lineRule="auto"/>
              <w:jc w:val="center"/>
              <w:rPr>
                <w:rFonts w:cs="Traditional Arabic"/>
              </w:rPr>
            </w:pPr>
            <w:r w:rsidRPr="00A56161">
              <w:rPr>
                <w:rFonts w:cs="Traditional Arabic"/>
                <w:rtl/>
              </w:rPr>
              <w:t xml:space="preserve">وجود تقرير مولَّد مسبقًا لملف المريض </w:t>
            </w:r>
          </w:p>
        </w:tc>
        <w:tc>
          <w:tcPr>
            <w:tcW w:w="2160" w:type="dxa"/>
            <w:vAlign w:val="center"/>
          </w:tcPr>
          <w:p w14:paraId="765F2EEA" w14:textId="77777777" w:rsidR="00CA3F91" w:rsidRPr="00A56161" w:rsidRDefault="00CA3F91" w:rsidP="00650A32">
            <w:pPr>
              <w:spacing w:before="0" w:after="0" w:line="240" w:lineRule="auto"/>
              <w:jc w:val="center"/>
              <w:rPr>
                <w:rFonts w:cs="Traditional Arabic"/>
                <w:b/>
                <w:bCs/>
                <w:rtl/>
              </w:rPr>
            </w:pPr>
            <w:r w:rsidRPr="00A56161">
              <w:rPr>
                <w:rFonts w:cs="Traditional Arabic"/>
                <w:b/>
                <w:bCs/>
                <w:rtl/>
              </w:rPr>
              <w:t>الشروط المسبقة</w:t>
            </w:r>
          </w:p>
        </w:tc>
      </w:tr>
      <w:tr w:rsidR="00CA3F91" w14:paraId="067185B7" w14:textId="77777777" w:rsidTr="00650A32">
        <w:tc>
          <w:tcPr>
            <w:tcW w:w="6115" w:type="dxa"/>
            <w:tcMar>
              <w:top w:w="80" w:type="dxa"/>
              <w:left w:w="100" w:type="dxa"/>
              <w:bottom w:w="80" w:type="dxa"/>
              <w:right w:w="100" w:type="dxa"/>
            </w:tcMar>
            <w:vAlign w:val="center"/>
          </w:tcPr>
          <w:p w14:paraId="266EAC9B" w14:textId="77777777" w:rsidR="00CA3F91" w:rsidRPr="00A56161" w:rsidRDefault="00CA3F91" w:rsidP="00650A32">
            <w:pPr>
              <w:spacing w:before="0" w:after="0" w:line="240" w:lineRule="auto"/>
              <w:jc w:val="center"/>
              <w:rPr>
                <w:rFonts w:cs="Traditional Arabic"/>
              </w:rPr>
            </w:pPr>
            <w:r w:rsidRPr="00A56161">
              <w:rPr>
                <w:rFonts w:cs="Traditional Arabic"/>
                <w:rtl/>
              </w:rPr>
              <w:t>اختيار الطبيب تقريرًا محدَّدًا من سجل تقارير المريض لمراجعته.</w:t>
            </w:r>
          </w:p>
        </w:tc>
        <w:tc>
          <w:tcPr>
            <w:tcW w:w="2160" w:type="dxa"/>
            <w:vAlign w:val="center"/>
          </w:tcPr>
          <w:p w14:paraId="7EE08594" w14:textId="77777777" w:rsidR="00CA3F91" w:rsidRPr="00A56161" w:rsidRDefault="00CA3F91" w:rsidP="00650A32">
            <w:pPr>
              <w:spacing w:before="0" w:after="0" w:line="240" w:lineRule="auto"/>
              <w:jc w:val="center"/>
              <w:rPr>
                <w:rFonts w:cs="Traditional Arabic"/>
                <w:b/>
                <w:bCs/>
                <w:rtl/>
              </w:rPr>
            </w:pPr>
            <w:r w:rsidRPr="00A56161">
              <w:rPr>
                <w:rFonts w:cs="Traditional Arabic"/>
                <w:b/>
                <w:bCs/>
                <w:rtl/>
              </w:rPr>
              <w:t>المُشغِّل (Trigger)</w:t>
            </w:r>
          </w:p>
        </w:tc>
      </w:tr>
      <w:tr w:rsidR="00CA3F91" w14:paraId="28A17F17" w14:textId="77777777" w:rsidTr="00650A32">
        <w:tc>
          <w:tcPr>
            <w:tcW w:w="6115" w:type="dxa"/>
            <w:tcMar>
              <w:top w:w="80" w:type="dxa"/>
              <w:left w:w="100" w:type="dxa"/>
              <w:bottom w:w="80" w:type="dxa"/>
              <w:right w:w="100" w:type="dxa"/>
            </w:tcMar>
            <w:vAlign w:val="center"/>
          </w:tcPr>
          <w:p w14:paraId="4C237633" w14:textId="77777777" w:rsidR="00CA3F91" w:rsidRPr="00A56161" w:rsidRDefault="00CA3F91" w:rsidP="00650A32">
            <w:pPr>
              <w:spacing w:before="0" w:after="0" w:line="240" w:lineRule="auto"/>
              <w:jc w:val="center"/>
              <w:rPr>
                <w:rFonts w:cs="Traditional Arabic"/>
              </w:rPr>
            </w:pPr>
            <w:r w:rsidRPr="00A56161">
              <w:rPr>
                <w:rFonts w:cs="Traditional Arabic"/>
                <w:rtl/>
              </w:rPr>
              <w:t>1. يفتح الطبيب قائمة التقارير الخاصة بملف المريض.</w:t>
            </w:r>
          </w:p>
          <w:p w14:paraId="077A6FA0" w14:textId="77777777" w:rsidR="00CA3F91" w:rsidRPr="00A56161" w:rsidRDefault="00CA3F91" w:rsidP="00650A32">
            <w:pPr>
              <w:spacing w:before="0" w:after="0" w:line="240" w:lineRule="auto"/>
              <w:jc w:val="center"/>
              <w:rPr>
                <w:rFonts w:cs="Traditional Arabic"/>
              </w:rPr>
            </w:pPr>
            <w:r w:rsidRPr="00A56161">
              <w:rPr>
                <w:rFonts w:cs="Traditional Arabic"/>
                <w:rtl/>
              </w:rPr>
              <w:t>2. يختار الطبيب تقريرًا محدَّدًا لعرض تفاصيله الكاملة.</w:t>
            </w:r>
          </w:p>
          <w:p w14:paraId="7F191294" w14:textId="77777777" w:rsidR="00CA3F91" w:rsidRPr="00A56161" w:rsidRDefault="00CA3F91" w:rsidP="00650A32">
            <w:pPr>
              <w:spacing w:before="0" w:after="0" w:line="240" w:lineRule="auto"/>
              <w:jc w:val="center"/>
              <w:rPr>
                <w:rFonts w:cs="Traditional Arabic"/>
              </w:rPr>
            </w:pPr>
            <w:r w:rsidRPr="00A56161">
              <w:rPr>
                <w:rFonts w:cs="Traditional Arabic"/>
                <w:rtl/>
              </w:rPr>
              <w:t>3. يعدّل الطبيب الحقول القابلة للتحرير، مثل الملاحظات الإضافية.</w:t>
            </w:r>
          </w:p>
          <w:p w14:paraId="7FEAC693" w14:textId="77777777" w:rsidR="00CA3F91" w:rsidRPr="00A56161" w:rsidRDefault="00CA3F91" w:rsidP="00650A32">
            <w:pPr>
              <w:spacing w:before="0" w:after="0" w:line="240" w:lineRule="auto"/>
              <w:jc w:val="center"/>
              <w:rPr>
                <w:rFonts w:cs="Traditional Arabic"/>
              </w:rPr>
            </w:pPr>
            <w:r w:rsidRPr="00A56161">
              <w:rPr>
                <w:rFonts w:cs="Traditional Arabic"/>
                <w:rtl/>
              </w:rPr>
              <w:t>4. يحفظ النظام النسخة المعدَّلة من التقرير مع الاحتفاظ بأرشيف الإصدار السابق لأغراض التتبّع.</w:t>
            </w:r>
          </w:p>
        </w:tc>
        <w:tc>
          <w:tcPr>
            <w:tcW w:w="2160" w:type="dxa"/>
            <w:vAlign w:val="center"/>
          </w:tcPr>
          <w:p w14:paraId="6CD0FDB2" w14:textId="77777777" w:rsidR="00CA3F91" w:rsidRPr="00A56161" w:rsidRDefault="00CA3F91" w:rsidP="00650A32">
            <w:pPr>
              <w:spacing w:before="0" w:after="0" w:line="240" w:lineRule="auto"/>
              <w:jc w:val="center"/>
              <w:rPr>
                <w:rFonts w:cs="Traditional Arabic"/>
                <w:b/>
                <w:bCs/>
                <w:rtl/>
              </w:rPr>
            </w:pPr>
            <w:r w:rsidRPr="00A56161">
              <w:rPr>
                <w:rFonts w:cs="Traditional Arabic"/>
                <w:b/>
                <w:bCs/>
                <w:rtl/>
              </w:rPr>
              <w:t>السيناريو الأساسي</w:t>
            </w:r>
          </w:p>
        </w:tc>
      </w:tr>
      <w:tr w:rsidR="00CA3F91" w14:paraId="500BC52F" w14:textId="77777777" w:rsidTr="00650A32">
        <w:tc>
          <w:tcPr>
            <w:tcW w:w="6115" w:type="dxa"/>
            <w:tcMar>
              <w:top w:w="80" w:type="dxa"/>
              <w:left w:w="100" w:type="dxa"/>
              <w:bottom w:w="80" w:type="dxa"/>
              <w:right w:w="100" w:type="dxa"/>
            </w:tcMar>
            <w:vAlign w:val="center"/>
          </w:tcPr>
          <w:p w14:paraId="56955EB6" w14:textId="77777777" w:rsidR="00CA3F91" w:rsidRPr="00A56161" w:rsidRDefault="00CA3F91" w:rsidP="00650A32">
            <w:pPr>
              <w:spacing w:before="0" w:after="0" w:line="240" w:lineRule="auto"/>
              <w:jc w:val="center"/>
              <w:rPr>
                <w:rFonts w:cs="Traditional Arabic"/>
              </w:rPr>
            </w:pPr>
            <w:r w:rsidRPr="00A56161">
              <w:rPr>
                <w:rFonts w:cs="Traditional Arabic"/>
                <w:rtl/>
              </w:rPr>
              <w:t>إذا حاول الطبيب تعديل حقول غير قابلة للتحرير (كنتيجة النموذج أو درجة الثقة)، يرفض النظام العملية للحفاظ على سلامة النتائج التشخيصية.</w:t>
            </w:r>
          </w:p>
        </w:tc>
        <w:tc>
          <w:tcPr>
            <w:tcW w:w="2160" w:type="dxa"/>
            <w:vAlign w:val="center"/>
          </w:tcPr>
          <w:p w14:paraId="3B5F3F4A" w14:textId="77777777" w:rsidR="00CA3F91" w:rsidRPr="00A56161" w:rsidRDefault="00CA3F91" w:rsidP="00650A32">
            <w:pPr>
              <w:spacing w:before="0" w:after="0" w:line="240" w:lineRule="auto"/>
              <w:jc w:val="center"/>
              <w:rPr>
                <w:rFonts w:cs="Traditional Arabic"/>
                <w:b/>
                <w:bCs/>
                <w:rtl/>
              </w:rPr>
            </w:pPr>
            <w:r w:rsidRPr="00A56161">
              <w:rPr>
                <w:rFonts w:cs="Traditional Arabic"/>
                <w:b/>
                <w:bCs/>
                <w:rtl/>
              </w:rPr>
              <w:t>السيناريوهات البديلة / الاستثنائية</w:t>
            </w:r>
          </w:p>
        </w:tc>
      </w:tr>
      <w:tr w:rsidR="00CA3F91" w14:paraId="51771EF3" w14:textId="77777777" w:rsidTr="00650A32">
        <w:tc>
          <w:tcPr>
            <w:tcW w:w="6115" w:type="dxa"/>
            <w:tcMar>
              <w:top w:w="80" w:type="dxa"/>
              <w:left w:w="100" w:type="dxa"/>
              <w:bottom w:w="80" w:type="dxa"/>
              <w:right w:w="100" w:type="dxa"/>
            </w:tcMar>
            <w:vAlign w:val="center"/>
          </w:tcPr>
          <w:p w14:paraId="6E988AF7" w14:textId="77777777" w:rsidR="00CA3F91" w:rsidRPr="00A56161" w:rsidRDefault="00CA3F91" w:rsidP="00650A32">
            <w:pPr>
              <w:spacing w:before="0" w:after="0" w:line="240" w:lineRule="auto"/>
              <w:jc w:val="center"/>
              <w:rPr>
                <w:rFonts w:cs="Traditional Arabic"/>
              </w:rPr>
            </w:pPr>
            <w:r w:rsidRPr="00A56161">
              <w:rPr>
                <w:rFonts w:cs="Traditional Arabic"/>
                <w:rtl/>
              </w:rPr>
              <w:t>نسخة محدَّثة من التقرير محفوظة، مع أرشفة كاملة للإصدارات السابقة.</w:t>
            </w:r>
          </w:p>
        </w:tc>
        <w:tc>
          <w:tcPr>
            <w:tcW w:w="2160" w:type="dxa"/>
            <w:vAlign w:val="center"/>
          </w:tcPr>
          <w:p w14:paraId="6D181F56" w14:textId="77777777" w:rsidR="00CA3F91" w:rsidRPr="00A56161" w:rsidRDefault="00CA3F91" w:rsidP="00650A32">
            <w:pPr>
              <w:spacing w:before="0" w:after="0" w:line="240" w:lineRule="auto"/>
              <w:jc w:val="center"/>
              <w:rPr>
                <w:rFonts w:cs="Traditional Arabic"/>
                <w:b/>
                <w:bCs/>
                <w:rtl/>
              </w:rPr>
            </w:pPr>
            <w:r w:rsidRPr="00A56161">
              <w:rPr>
                <w:rFonts w:cs="Traditional Arabic"/>
                <w:b/>
                <w:bCs/>
                <w:rtl/>
              </w:rPr>
              <w:t>الشروط اللاحقة</w:t>
            </w:r>
          </w:p>
        </w:tc>
      </w:tr>
    </w:tbl>
    <w:p w14:paraId="61EB4217" w14:textId="6C1523CB" w:rsidR="00CA3F91" w:rsidRDefault="008B42BA" w:rsidP="00CA3F91">
      <w:pPr>
        <w:pStyle w:val="ListParagraph"/>
        <w:ind w:left="360"/>
        <w:rPr>
          <w:rFonts w:cs="Times New Roman"/>
          <w:b/>
          <w:bCs/>
          <w:sz w:val="28"/>
          <w:szCs w:val="28"/>
          <w:rtl/>
        </w:rPr>
      </w:pPr>
      <w:r w:rsidRPr="00F3027A">
        <w:rPr>
          <w:rFonts w:cs="Times New Roman"/>
          <w:b/>
          <w:bCs/>
          <w:noProof/>
          <w:sz w:val="28"/>
          <w:szCs w:val="28"/>
          <w:rtl/>
        </w:rPr>
        <w:drawing>
          <wp:anchor distT="0" distB="0" distL="114300" distR="114300" simplePos="0" relativeHeight="251802624" behindDoc="0" locked="0" layoutInCell="1" allowOverlap="1" wp14:anchorId="36CABF12" wp14:editId="22E87427">
            <wp:simplePos x="0" y="0"/>
            <wp:positionH relativeFrom="column">
              <wp:posOffset>-6985</wp:posOffset>
            </wp:positionH>
            <wp:positionV relativeFrom="paragraph">
              <wp:posOffset>422910</wp:posOffset>
            </wp:positionV>
            <wp:extent cx="5336540" cy="3916680"/>
            <wp:effectExtent l="0" t="0" r="0" b="7620"/>
            <wp:wrapSquare wrapText="bothSides"/>
            <wp:docPr id="54074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4990" name=""/>
                    <pic:cNvPicPr/>
                  </pic:nvPicPr>
                  <pic:blipFill>
                    <a:blip r:embed="rId22"/>
                    <a:stretch>
                      <a:fillRect/>
                    </a:stretch>
                  </pic:blipFill>
                  <pic:spPr>
                    <a:xfrm>
                      <a:off x="0" y="0"/>
                      <a:ext cx="5336540" cy="3916680"/>
                    </a:xfrm>
                    <a:prstGeom prst="rect">
                      <a:avLst/>
                    </a:prstGeom>
                  </pic:spPr>
                </pic:pic>
              </a:graphicData>
            </a:graphic>
            <wp14:sizeRelV relativeFrom="margin">
              <wp14:pctHeight>0</wp14:pctHeight>
            </wp14:sizeRelV>
          </wp:anchor>
        </w:drawing>
      </w:r>
    </w:p>
    <w:p w14:paraId="3B846379" w14:textId="6B0B4F0E" w:rsidR="008B42BA" w:rsidRPr="0073589D" w:rsidRDefault="008B42BA" w:rsidP="0073589D">
      <w:pPr>
        <w:jc w:val="center"/>
        <w:rPr>
          <w:rFonts w:cs="Traditional Arabic"/>
          <w:rtl/>
        </w:rPr>
      </w:pPr>
      <w:r w:rsidRPr="0073589D">
        <w:rPr>
          <w:rFonts w:cs="Traditional Arabic"/>
          <w:rtl/>
        </w:rPr>
        <w:t xml:space="preserve">رسم توضيحي </w:t>
      </w:r>
      <w:r w:rsidRPr="0073589D">
        <w:rPr>
          <w:rFonts w:cs="Traditional Arabic"/>
          <w:rtl/>
        </w:rPr>
        <w:fldChar w:fldCharType="begin"/>
      </w:r>
      <w:r w:rsidRPr="0073589D">
        <w:rPr>
          <w:rFonts w:cs="Traditional Arabic"/>
          <w:rtl/>
        </w:rPr>
        <w:instrText xml:space="preserve"> </w:instrText>
      </w:r>
      <w:r w:rsidRPr="0073589D">
        <w:rPr>
          <w:rFonts w:cs="Traditional Arabic"/>
        </w:rPr>
        <w:instrText>SEQ</w:instrText>
      </w:r>
      <w:r w:rsidRPr="0073589D">
        <w:rPr>
          <w:rFonts w:cs="Traditional Arabic"/>
          <w:rtl/>
        </w:rPr>
        <w:instrText xml:space="preserve"> رسم_توضيحي \* </w:instrText>
      </w:r>
      <w:r w:rsidRPr="0073589D">
        <w:rPr>
          <w:rFonts w:cs="Traditional Arabic"/>
        </w:rPr>
        <w:instrText>ARABIC</w:instrText>
      </w:r>
      <w:r w:rsidRPr="0073589D">
        <w:rPr>
          <w:rFonts w:cs="Traditional Arabic"/>
          <w:rtl/>
        </w:rPr>
        <w:instrText xml:space="preserve"> </w:instrText>
      </w:r>
      <w:r w:rsidRPr="0073589D">
        <w:rPr>
          <w:rFonts w:cs="Traditional Arabic"/>
          <w:rtl/>
        </w:rPr>
        <w:fldChar w:fldCharType="separate"/>
      </w:r>
      <w:r w:rsidR="0073589D" w:rsidRPr="0073589D">
        <w:rPr>
          <w:rFonts w:cs="Traditional Arabic"/>
          <w:noProof/>
          <w:rtl/>
        </w:rPr>
        <w:t>12</w:t>
      </w:r>
      <w:r w:rsidRPr="0073589D">
        <w:rPr>
          <w:rFonts w:cs="Traditional Arabic"/>
          <w:rtl/>
        </w:rPr>
        <w:fldChar w:fldCharType="end"/>
      </w:r>
      <w:r w:rsidRPr="0073589D">
        <w:rPr>
          <w:rFonts w:cs="Traditional Arabic"/>
          <w:rtl/>
          <w:lang w:bidi="ar-SY"/>
        </w:rPr>
        <w:t>المخطط التسلسلي لحالة تعديل تقرير</w:t>
      </w:r>
      <w:r>
        <w:rPr>
          <w:rtl/>
          <w:lang w:bidi="ar-SY"/>
        </w:rPr>
        <w:br w:type="page"/>
      </w:r>
    </w:p>
    <w:p w14:paraId="519A9E79" w14:textId="2629E1DB" w:rsidR="00CA3F91" w:rsidRDefault="008F2672" w:rsidP="008F2672">
      <w:pPr>
        <w:pStyle w:val="ListParagraph"/>
        <w:numPr>
          <w:ilvl w:val="0"/>
          <w:numId w:val="74"/>
        </w:numPr>
        <w:rPr>
          <w:b/>
          <w:bCs/>
          <w:sz w:val="28"/>
          <w:szCs w:val="28"/>
        </w:rPr>
      </w:pPr>
      <w:r>
        <w:rPr>
          <w:rFonts w:hint="cs"/>
          <w:b/>
          <w:bCs/>
          <w:sz w:val="28"/>
          <w:szCs w:val="28"/>
          <w:rtl/>
          <w:lang w:bidi="ar-SY"/>
        </w:rPr>
        <w:lastRenderedPageBreak/>
        <w:t xml:space="preserve">حالة الاستخدام </w:t>
      </w:r>
      <w:r>
        <w:rPr>
          <w:b/>
          <w:bCs/>
          <w:sz w:val="28"/>
          <w:szCs w:val="28"/>
          <w:lang w:val="de-DE" w:bidi="ar-SY"/>
        </w:rPr>
        <w:t>UC</w:t>
      </w:r>
      <w:r>
        <w:rPr>
          <w:b/>
          <w:bCs/>
          <w:sz w:val="28"/>
          <w:szCs w:val="28"/>
          <w:lang w:bidi="ar-SY"/>
        </w:rPr>
        <w:t>8</w:t>
      </w:r>
      <w:r>
        <w:rPr>
          <w:rFonts w:hint="cs"/>
          <w:b/>
          <w:bCs/>
          <w:sz w:val="28"/>
          <w:szCs w:val="28"/>
          <w:rtl/>
          <w:lang w:bidi="ar-SY"/>
        </w:rPr>
        <w:t xml:space="preserve">- تحليل ومعالجة مسح ال </w:t>
      </w:r>
      <w:r w:rsidR="006A1FF6">
        <w:rPr>
          <w:b/>
          <w:bCs/>
          <w:sz w:val="28"/>
          <w:szCs w:val="28"/>
          <w:lang w:val="de-DE" w:bidi="ar-SY"/>
        </w:rPr>
        <w:t>Mri</w:t>
      </w:r>
      <w:r w:rsidR="006A1FF6">
        <w:rPr>
          <w:rFonts w:hint="cs"/>
          <w:b/>
          <w:bCs/>
          <w:sz w:val="28"/>
          <w:szCs w:val="28"/>
          <w:rtl/>
          <w:lang w:bidi="ar-SY"/>
        </w:rPr>
        <w:t>:</w:t>
      </w:r>
    </w:p>
    <w:p w14:paraId="4D45F525" w14:textId="77777777" w:rsidR="008F2672" w:rsidRPr="00402D86" w:rsidRDefault="008F2672" w:rsidP="008F2672">
      <w:pPr>
        <w:pStyle w:val="ListParagraph"/>
        <w:numPr>
          <w:ilvl w:val="0"/>
          <w:numId w:val="88"/>
        </w:numPr>
        <w:pBdr>
          <w:top w:val="nil"/>
          <w:left w:val="nil"/>
          <w:bottom w:val="nil"/>
          <w:right w:val="nil"/>
          <w:between w:val="nil"/>
        </w:pBdr>
        <w:spacing w:before="0" w:after="0" w:line="256" w:lineRule="auto"/>
        <w:jc w:val="both"/>
        <w:rPr>
          <w:rFonts w:eastAsia="Arial" w:cs="Traditional Arabic"/>
        </w:rPr>
      </w:pPr>
      <w:r>
        <w:rPr>
          <w:rFonts w:hint="cs"/>
          <w:b/>
          <w:bCs/>
          <w:sz w:val="28"/>
          <w:szCs w:val="28"/>
          <w:rtl/>
          <w:lang w:bidi="ar-SY"/>
        </w:rPr>
        <w:t xml:space="preserve">  </w:t>
      </w:r>
      <w:r w:rsidRPr="00402D86">
        <w:rPr>
          <w:rFonts w:eastAsia="Arial" w:cs="Traditional Arabic" w:hint="cs"/>
          <w:rtl/>
        </w:rPr>
        <w:t>الفاعلون</w:t>
      </w:r>
      <w:r w:rsidRPr="00402D86">
        <w:rPr>
          <w:rFonts w:eastAsia="Arial" w:cs="Traditional Arabic"/>
          <w:rtl/>
        </w:rPr>
        <w:t xml:space="preserve"> </w:t>
      </w:r>
      <w:r w:rsidRPr="00402D86">
        <w:rPr>
          <w:rFonts w:eastAsia="Arial" w:cs="Traditional Arabic" w:hint="cs"/>
          <w:rtl/>
        </w:rPr>
        <w:t>الأساسيون: الطبيب</w:t>
      </w:r>
      <w:r>
        <w:rPr>
          <w:rFonts w:eastAsia="Arial" w:cs="Traditional Arabic" w:hint="cs"/>
          <w:rtl/>
        </w:rPr>
        <w:t>.</w:t>
      </w:r>
    </w:p>
    <w:p w14:paraId="0FDA6C6E" w14:textId="77777777" w:rsidR="008F2672" w:rsidRPr="00402D86" w:rsidRDefault="008F2672" w:rsidP="008F2672">
      <w:pPr>
        <w:pStyle w:val="ListParagraph"/>
        <w:numPr>
          <w:ilvl w:val="0"/>
          <w:numId w:val="88"/>
        </w:numPr>
        <w:pBdr>
          <w:top w:val="nil"/>
          <w:left w:val="nil"/>
          <w:bottom w:val="nil"/>
          <w:right w:val="nil"/>
          <w:between w:val="nil"/>
        </w:pBdr>
        <w:spacing w:before="0" w:after="0" w:line="256" w:lineRule="auto"/>
        <w:jc w:val="both"/>
        <w:rPr>
          <w:rFonts w:eastAsia="Arial" w:cs="Traditional Arabic"/>
        </w:rPr>
      </w:pPr>
      <w:r w:rsidRPr="00402D86">
        <w:rPr>
          <w:rFonts w:eastAsia="Arial" w:cs="Traditional Arabic"/>
          <w:rtl/>
        </w:rPr>
        <w:t xml:space="preserve">الفاعلون الثانويون: </w:t>
      </w:r>
      <w:r w:rsidRPr="00402D86">
        <w:rPr>
          <w:rFonts w:eastAsia="Arial" w:cs="Traditional Arabic" w:hint="cs"/>
          <w:rtl/>
        </w:rPr>
        <w:t>لا يوجد.</w:t>
      </w:r>
    </w:p>
    <w:p w14:paraId="497E5F39" w14:textId="33EE05DA" w:rsidR="008F2672" w:rsidRDefault="008F2672" w:rsidP="006A1FF6">
      <w:pPr>
        <w:pStyle w:val="ListParagraph"/>
        <w:numPr>
          <w:ilvl w:val="0"/>
          <w:numId w:val="88"/>
        </w:numPr>
        <w:pBdr>
          <w:top w:val="nil"/>
          <w:left w:val="nil"/>
          <w:bottom w:val="nil"/>
          <w:right w:val="nil"/>
          <w:between w:val="nil"/>
        </w:pBdr>
        <w:spacing w:before="0" w:after="0" w:line="256" w:lineRule="auto"/>
        <w:jc w:val="both"/>
        <w:rPr>
          <w:rFonts w:ascii="Arial" w:eastAsia="Arial" w:hAnsi="Arial" w:cs="Arial"/>
          <w:sz w:val="19"/>
          <w:szCs w:val="19"/>
        </w:rPr>
      </w:pPr>
      <w:r w:rsidRPr="00402D86">
        <w:rPr>
          <w:rFonts w:eastAsia="Arial" w:cs="Traditional Arabic" w:hint="cs"/>
          <w:rtl/>
        </w:rPr>
        <w:t xml:space="preserve">الملخص: </w:t>
      </w:r>
      <w:r w:rsidR="006A1FF6">
        <w:rPr>
          <w:rFonts w:eastAsia="Arial" w:cs="Traditional Arabic" w:hint="cs"/>
          <w:rtl/>
        </w:rPr>
        <w:t>ي</w:t>
      </w:r>
      <w:r w:rsidR="006A1FF6" w:rsidRPr="006A1FF6">
        <w:rPr>
          <w:rFonts w:eastAsia="Arial" w:cs="Traditional Arabic"/>
          <w:rtl/>
        </w:rPr>
        <w:t>رفع</w:t>
      </w:r>
      <w:r w:rsidR="006A1FF6">
        <w:rPr>
          <w:rFonts w:eastAsia="Arial" w:cs="Traditional Arabic" w:hint="cs"/>
          <w:rtl/>
        </w:rPr>
        <w:t xml:space="preserve"> الطبيب</w:t>
      </w:r>
      <w:r w:rsidR="006A1FF6" w:rsidRPr="006A1FF6">
        <w:rPr>
          <w:rFonts w:eastAsia="Arial" w:cs="Traditional Arabic"/>
          <w:rtl/>
        </w:rPr>
        <w:t xml:space="preserve"> صورة مسح</w:t>
      </w:r>
      <w:r w:rsidR="006A1FF6" w:rsidRPr="006A1FF6">
        <w:rPr>
          <w:rFonts w:eastAsia="Arial" w:cs="Traditional Arabic"/>
        </w:rPr>
        <w:t xml:space="preserve"> MRI </w:t>
      </w:r>
      <w:r w:rsidR="006A1FF6" w:rsidRPr="006A1FF6">
        <w:rPr>
          <w:rFonts w:eastAsia="Arial" w:cs="Traditional Arabic"/>
          <w:rtl/>
        </w:rPr>
        <w:t>لمريض معين</w:t>
      </w:r>
      <w:r w:rsidR="006A1FF6">
        <w:rPr>
          <w:rFonts w:eastAsia="Arial" w:cs="Traditional Arabic" w:hint="cs"/>
          <w:rtl/>
        </w:rPr>
        <w:t>،</w:t>
      </w:r>
      <w:r w:rsidR="006A1FF6" w:rsidRPr="006A1FF6">
        <w:rPr>
          <w:rFonts w:eastAsia="Arial" w:cs="Traditional Arabic"/>
        </w:rPr>
        <w:t xml:space="preserve"> </w:t>
      </w:r>
      <w:r w:rsidR="006A1FF6">
        <w:rPr>
          <w:rFonts w:eastAsia="Arial" w:cs="Traditional Arabic" w:hint="cs"/>
          <w:rtl/>
        </w:rPr>
        <w:t>في</w:t>
      </w:r>
      <w:r w:rsidR="006A1FF6" w:rsidRPr="006A1FF6">
        <w:rPr>
          <w:rFonts w:eastAsia="Arial" w:cs="Traditional Arabic"/>
          <w:rtl/>
        </w:rPr>
        <w:t xml:space="preserve">قوم النظام ضمن خط معالجة وتدفق متكامل </w:t>
      </w:r>
      <w:r w:rsidR="006A1FF6" w:rsidRPr="006A1FF6">
        <w:rPr>
          <w:rFonts w:eastAsia="Arial" w:cs="Traditional Arabic" w:hint="cs"/>
          <w:rtl/>
        </w:rPr>
        <w:t>ومدمج</w:t>
      </w:r>
      <w:r w:rsidR="006A1FF6" w:rsidRPr="006A1FF6">
        <w:rPr>
          <w:rFonts w:eastAsia="Arial" w:cs="Traditional Arabic"/>
        </w:rPr>
        <w:t xml:space="preserve"> </w:t>
      </w:r>
      <w:r w:rsidR="006A1FF6">
        <w:rPr>
          <w:rFonts w:eastAsia="Arial" w:cs="Traditional Arabic" w:hint="cs"/>
          <w:rtl/>
        </w:rPr>
        <w:t>بمعالجتها وتصنيفها.</w:t>
      </w:r>
    </w:p>
    <w:p w14:paraId="1017EE71" w14:textId="15C72AE9" w:rsidR="008F2672" w:rsidRPr="00402D86" w:rsidRDefault="008F2672" w:rsidP="008F2672">
      <w:pPr>
        <w:pStyle w:val="ListParagraph"/>
        <w:pBdr>
          <w:top w:val="nil"/>
          <w:left w:val="nil"/>
          <w:bottom w:val="nil"/>
          <w:right w:val="nil"/>
          <w:between w:val="nil"/>
        </w:pBdr>
        <w:spacing w:before="0" w:after="0" w:line="256" w:lineRule="auto"/>
        <w:jc w:val="both"/>
        <w:rPr>
          <w:rFonts w:ascii="Arial" w:eastAsia="Arial" w:hAnsi="Arial" w:cs="Arial"/>
          <w:sz w:val="19"/>
          <w:szCs w:val="19"/>
        </w:rPr>
      </w:pP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745"/>
        <w:gridCol w:w="2250"/>
      </w:tblGrid>
      <w:tr w:rsidR="008F2672" w14:paraId="6B5AF3FD" w14:textId="77777777" w:rsidTr="00650A32">
        <w:tc>
          <w:tcPr>
            <w:tcW w:w="6745" w:type="dxa"/>
            <w:tcMar>
              <w:top w:w="80" w:type="dxa"/>
              <w:left w:w="100" w:type="dxa"/>
              <w:bottom w:w="80" w:type="dxa"/>
              <w:right w:w="100" w:type="dxa"/>
            </w:tcMar>
            <w:vAlign w:val="center"/>
          </w:tcPr>
          <w:p w14:paraId="3C1C92F7" w14:textId="77777777" w:rsidR="008F2672" w:rsidRDefault="006A1FF6" w:rsidP="006A1FF6">
            <w:pPr>
              <w:spacing w:before="0" w:after="0" w:line="240" w:lineRule="auto"/>
              <w:jc w:val="center"/>
              <w:rPr>
                <w:rFonts w:eastAsia="Arial" w:cs="Traditional Arabic"/>
                <w:rtl/>
              </w:rPr>
            </w:pPr>
            <w:r w:rsidRPr="006A1FF6">
              <w:rPr>
                <w:rFonts w:eastAsia="Arial" w:cs="Traditional Arabic"/>
                <w:rtl/>
              </w:rPr>
              <w:t>أن يكون الطبيب قد سجل دخوله بنجاح وحسابه مفعّل</w:t>
            </w:r>
          </w:p>
          <w:p w14:paraId="01232BA3" w14:textId="0F798005" w:rsidR="006A1FF6" w:rsidRPr="00402D86" w:rsidRDefault="006A1FF6" w:rsidP="006A1FF6">
            <w:pPr>
              <w:spacing w:before="0" w:after="0" w:line="240" w:lineRule="auto"/>
              <w:jc w:val="center"/>
              <w:rPr>
                <w:rFonts w:eastAsia="Arial" w:cs="Traditional Arabic"/>
              </w:rPr>
            </w:pPr>
            <w:r w:rsidRPr="006A1FF6">
              <w:rPr>
                <w:rFonts w:eastAsia="Arial" w:cs="Traditional Arabic"/>
                <w:rtl/>
              </w:rPr>
              <w:t>أن يكون المريض كائناً مسجلاً ومملوكاً لنفس الطبيب</w:t>
            </w:r>
          </w:p>
        </w:tc>
        <w:tc>
          <w:tcPr>
            <w:tcW w:w="2250" w:type="dxa"/>
            <w:vAlign w:val="center"/>
          </w:tcPr>
          <w:p w14:paraId="3D4DC3BD" w14:textId="77777777" w:rsidR="008F2672" w:rsidRPr="00CF3893" w:rsidRDefault="008F2672" w:rsidP="00650A32">
            <w:pPr>
              <w:spacing w:before="0" w:after="0" w:line="240" w:lineRule="auto"/>
              <w:jc w:val="center"/>
              <w:rPr>
                <w:rFonts w:eastAsia="Arial" w:cs="Traditional Arabic"/>
                <w:rtl/>
              </w:rPr>
            </w:pPr>
            <w:r w:rsidRPr="00CF3893">
              <w:rPr>
                <w:rFonts w:eastAsia="Arial" w:cs="Traditional Arabic"/>
                <w:rtl/>
              </w:rPr>
              <w:t>الشروط المسبقة</w:t>
            </w:r>
          </w:p>
        </w:tc>
      </w:tr>
      <w:tr w:rsidR="008F2672" w14:paraId="2990BC67" w14:textId="77777777" w:rsidTr="00650A32">
        <w:tc>
          <w:tcPr>
            <w:tcW w:w="6745" w:type="dxa"/>
            <w:tcMar>
              <w:top w:w="80" w:type="dxa"/>
              <w:left w:w="100" w:type="dxa"/>
              <w:bottom w:w="80" w:type="dxa"/>
              <w:right w:w="100" w:type="dxa"/>
            </w:tcMar>
            <w:vAlign w:val="center"/>
          </w:tcPr>
          <w:p w14:paraId="1B4F1D69" w14:textId="77777777" w:rsidR="008F2672" w:rsidRPr="00402D86" w:rsidRDefault="008F2672" w:rsidP="00650A32">
            <w:pPr>
              <w:spacing w:before="0" w:after="0" w:line="240" w:lineRule="auto"/>
              <w:jc w:val="center"/>
              <w:rPr>
                <w:rFonts w:eastAsia="Arial" w:cs="Traditional Arabic"/>
              </w:rPr>
            </w:pPr>
            <w:r w:rsidRPr="00402D86">
              <w:rPr>
                <w:rFonts w:eastAsia="Arial" w:cs="Traditional Arabic"/>
                <w:rtl/>
              </w:rPr>
              <w:t>اختيار الطبيب «</w:t>
            </w:r>
            <w:r>
              <w:rPr>
                <w:rFonts w:eastAsia="Arial" w:cs="Traditional Arabic" w:hint="cs"/>
                <w:rtl/>
              </w:rPr>
              <w:t>تحليل</w:t>
            </w:r>
            <w:r w:rsidRPr="00402D86">
              <w:rPr>
                <w:rFonts w:eastAsia="Arial" w:cs="Traditional Arabic"/>
                <w:rtl/>
              </w:rPr>
              <w:t xml:space="preserve"> </w:t>
            </w:r>
            <w:r>
              <w:rPr>
                <w:rFonts w:eastAsia="Arial" w:cs="Traditional Arabic" w:hint="cs"/>
                <w:rtl/>
              </w:rPr>
              <w:t>المسح» من ملف المريض.</w:t>
            </w:r>
          </w:p>
        </w:tc>
        <w:tc>
          <w:tcPr>
            <w:tcW w:w="2250" w:type="dxa"/>
            <w:vAlign w:val="center"/>
          </w:tcPr>
          <w:p w14:paraId="4527F938" w14:textId="77777777" w:rsidR="008F2672" w:rsidRPr="00CF3893" w:rsidRDefault="008F2672" w:rsidP="00650A32">
            <w:pPr>
              <w:spacing w:before="0" w:after="0" w:line="240" w:lineRule="auto"/>
              <w:jc w:val="center"/>
              <w:rPr>
                <w:rFonts w:eastAsia="Arial" w:cs="Traditional Arabic"/>
                <w:rtl/>
              </w:rPr>
            </w:pPr>
            <w:r w:rsidRPr="00CF3893">
              <w:rPr>
                <w:rFonts w:eastAsia="Arial" w:cs="Traditional Arabic"/>
                <w:rtl/>
              </w:rPr>
              <w:t>المُشغِّل (</w:t>
            </w:r>
            <w:r w:rsidRPr="00CF3893">
              <w:rPr>
                <w:rFonts w:eastAsia="Arial" w:cs="Traditional Arabic"/>
              </w:rPr>
              <w:t>Trigger</w:t>
            </w:r>
            <w:r w:rsidRPr="00CF3893">
              <w:rPr>
                <w:rFonts w:eastAsia="Arial" w:cs="Traditional Arabic"/>
                <w:rtl/>
              </w:rPr>
              <w:t>)</w:t>
            </w:r>
          </w:p>
        </w:tc>
      </w:tr>
      <w:tr w:rsidR="008F2672" w14:paraId="1DFC8103" w14:textId="77777777" w:rsidTr="006A1FF6">
        <w:trPr>
          <w:trHeight w:val="4896"/>
        </w:trPr>
        <w:tc>
          <w:tcPr>
            <w:tcW w:w="6745" w:type="dxa"/>
            <w:tcMar>
              <w:top w:w="80" w:type="dxa"/>
              <w:left w:w="100" w:type="dxa"/>
              <w:bottom w:w="80" w:type="dxa"/>
              <w:right w:w="100" w:type="dxa"/>
            </w:tcMar>
            <w:vAlign w:val="center"/>
          </w:tcPr>
          <w:p w14:paraId="18A2F820" w14:textId="34DA5B45" w:rsidR="006A1FF6" w:rsidRPr="006A1FF6" w:rsidRDefault="006A1FF6" w:rsidP="006A1FF6">
            <w:pPr>
              <w:pStyle w:val="ListParagraph"/>
              <w:numPr>
                <w:ilvl w:val="1"/>
                <w:numId w:val="120"/>
              </w:numPr>
              <w:spacing w:before="0" w:after="0"/>
              <w:rPr>
                <w:rFonts w:eastAsia="Arial" w:cs="Traditional Arabic"/>
              </w:rPr>
            </w:pPr>
            <w:r w:rsidRPr="006A1FF6">
              <w:rPr>
                <w:rFonts w:eastAsia="Arial" w:cs="Traditional Arabic"/>
                <w:rtl/>
              </w:rPr>
              <w:t xml:space="preserve">يرسل الطبيب طلب رفع وتحليل المسح مع تحديد معرّف المريض وملف </w:t>
            </w:r>
            <w:r w:rsidRPr="006A1FF6">
              <w:rPr>
                <w:rFonts w:eastAsia="Arial" w:cs="Traditional Arabic" w:hint="cs"/>
                <w:rtl/>
              </w:rPr>
              <w:t>الصورة.</w:t>
            </w:r>
          </w:p>
          <w:p w14:paraId="3F15B2D3" w14:textId="55A47393" w:rsidR="006A1FF6" w:rsidRPr="006A1FF6" w:rsidRDefault="006A1FF6" w:rsidP="006A1FF6">
            <w:pPr>
              <w:pStyle w:val="ListParagraph"/>
              <w:numPr>
                <w:ilvl w:val="1"/>
                <w:numId w:val="120"/>
              </w:numPr>
              <w:spacing w:before="0" w:after="0"/>
              <w:rPr>
                <w:rFonts w:eastAsia="Arial" w:cs="Traditional Arabic"/>
                <w:rtl/>
              </w:rPr>
            </w:pPr>
            <w:r w:rsidRPr="006A1FF6">
              <w:rPr>
                <w:rFonts w:eastAsia="Arial" w:cs="Traditional Arabic"/>
                <w:rtl/>
              </w:rPr>
              <w:t xml:space="preserve">يتحقق النظام من ملكية الطبيب للمريض </w:t>
            </w:r>
          </w:p>
          <w:p w14:paraId="3E7A2244" w14:textId="0EFE92A4" w:rsidR="006A1FF6" w:rsidRPr="006A1FF6" w:rsidRDefault="006A1FF6" w:rsidP="006A1FF6">
            <w:pPr>
              <w:pStyle w:val="ListParagraph"/>
              <w:numPr>
                <w:ilvl w:val="1"/>
                <w:numId w:val="120"/>
              </w:numPr>
              <w:spacing w:before="0" w:after="0"/>
              <w:rPr>
                <w:rFonts w:eastAsia="Arial" w:cs="Traditional Arabic"/>
                <w:rtl/>
              </w:rPr>
            </w:pPr>
            <w:r w:rsidRPr="006A1FF6">
              <w:rPr>
                <w:rFonts w:eastAsia="Arial" w:cs="Traditional Arabic"/>
                <w:rtl/>
              </w:rPr>
              <w:t xml:space="preserve">يُنشئ النظام سجلاً أولياً للمسح </w:t>
            </w:r>
            <w:r w:rsidRPr="006A1FF6">
              <w:rPr>
                <w:rFonts w:eastAsia="Arial" w:cs="Traditional Arabic"/>
              </w:rPr>
              <w:t>MRIScan</w:t>
            </w:r>
            <w:r w:rsidRPr="006A1FF6">
              <w:rPr>
                <w:rFonts w:eastAsia="Arial" w:cs="Traditional Arabic"/>
                <w:rtl/>
              </w:rPr>
              <w:t xml:space="preserve"> بحالة </w:t>
            </w:r>
            <w:r w:rsidR="00CE47C5">
              <w:rPr>
                <w:rFonts w:eastAsia="Arial" w:cs="Traditional Arabic" w:hint="cs"/>
                <w:rtl/>
              </w:rPr>
              <w:t>معالجة</w:t>
            </w:r>
            <w:r w:rsidRPr="006A1FF6">
              <w:rPr>
                <w:rFonts w:eastAsia="Arial" w:cs="Traditional Arabic"/>
                <w:rtl/>
              </w:rPr>
              <w:t xml:space="preserve"> لضمان عدم إهمال الطلب.</w:t>
            </w:r>
          </w:p>
          <w:p w14:paraId="765F6A21" w14:textId="20F2C0E3" w:rsidR="006A1FF6" w:rsidRDefault="006A1FF6" w:rsidP="006A1FF6">
            <w:pPr>
              <w:pStyle w:val="ListParagraph"/>
              <w:numPr>
                <w:ilvl w:val="1"/>
                <w:numId w:val="120"/>
              </w:numPr>
              <w:spacing w:before="0" w:after="0"/>
              <w:rPr>
                <w:rFonts w:eastAsia="Arial" w:cs="Traditional Arabic"/>
              </w:rPr>
            </w:pPr>
            <w:r w:rsidRPr="006A1FF6">
              <w:rPr>
                <w:rFonts w:eastAsia="Arial" w:cs="Traditional Arabic"/>
                <w:rtl/>
              </w:rPr>
              <w:t>يُجري النظام معالجة الصورة (التحويل، نزع الجمجمة، وتعديل الحجم لـ 224</w:t>
            </w:r>
            <w:r w:rsidRPr="006A1FF6">
              <w:rPr>
                <w:rFonts w:eastAsia="Arial" w:cs="Traditional Arabic"/>
              </w:rPr>
              <w:t>x224</w:t>
            </w:r>
            <w:r w:rsidRPr="006A1FF6">
              <w:rPr>
                <w:rFonts w:eastAsia="Arial" w:cs="Traditional Arabic"/>
                <w:rtl/>
              </w:rPr>
              <w:t>).</w:t>
            </w:r>
          </w:p>
          <w:p w14:paraId="420B6DE2" w14:textId="7B29E993" w:rsidR="006A1FF6" w:rsidRPr="006A1FF6" w:rsidRDefault="006A1FF6" w:rsidP="006A1FF6">
            <w:pPr>
              <w:pStyle w:val="ListParagraph"/>
              <w:numPr>
                <w:ilvl w:val="1"/>
                <w:numId w:val="120"/>
              </w:numPr>
              <w:spacing w:before="0" w:after="0"/>
              <w:rPr>
                <w:rFonts w:eastAsia="Arial" w:cs="Traditional Arabic"/>
                <w:rtl/>
              </w:rPr>
            </w:pPr>
            <w:r w:rsidRPr="006A1FF6">
              <w:rPr>
                <w:rFonts w:eastAsia="Arial" w:cs="Traditional Arabic"/>
                <w:b/>
                <w:bCs/>
                <w:rtl/>
              </w:rPr>
              <w:t xml:space="preserve">تضمين </w:t>
            </w:r>
            <w:r w:rsidRPr="006A1FF6">
              <w:rPr>
                <w:rFonts w:eastAsia="Arial" w:cs="Traditional Arabic"/>
                <w:rtl/>
              </w:rPr>
              <w:t>يقوم النظام بتحميل أوزان نموذج الذكاء الاصطناعي المخبأة (</w:t>
            </w:r>
            <w:r w:rsidRPr="006A1FF6">
              <w:rPr>
                <w:rFonts w:eastAsia="Arial" w:cs="Traditional Arabic"/>
              </w:rPr>
              <w:t>ResNet50 Backbone + Scaler + SVM</w:t>
            </w:r>
            <w:r w:rsidRPr="006A1FF6">
              <w:rPr>
                <w:rFonts w:eastAsia="Arial" w:cs="Traditional Arabic"/>
                <w:rtl/>
              </w:rPr>
              <w:t>).</w:t>
            </w:r>
          </w:p>
          <w:p w14:paraId="4577679A" w14:textId="6F35AF33" w:rsidR="006A1FF6" w:rsidRPr="006A1FF6" w:rsidRDefault="006A1FF6" w:rsidP="006A1FF6">
            <w:pPr>
              <w:pStyle w:val="ListParagraph"/>
              <w:numPr>
                <w:ilvl w:val="1"/>
                <w:numId w:val="120"/>
              </w:numPr>
              <w:spacing w:before="0" w:after="0"/>
              <w:rPr>
                <w:rFonts w:eastAsia="Arial" w:cs="Traditional Arabic"/>
                <w:rtl/>
              </w:rPr>
            </w:pPr>
            <w:r w:rsidRPr="006A1FF6">
              <w:rPr>
                <w:rFonts w:eastAsia="Arial" w:cs="Traditional Arabic"/>
                <w:rtl/>
              </w:rPr>
              <w:t xml:space="preserve">يتم تمرير الصورة للنموذج </w:t>
            </w:r>
            <w:r>
              <w:rPr>
                <w:rFonts w:eastAsia="Arial" w:cs="Traditional Arabic" w:hint="cs"/>
                <w:rtl/>
              </w:rPr>
              <w:t>ل</w:t>
            </w:r>
            <w:r w:rsidRPr="006A1FF6">
              <w:rPr>
                <w:rFonts w:eastAsia="Arial" w:cs="Traditional Arabic"/>
                <w:rtl/>
              </w:rPr>
              <w:t xml:space="preserve">استخراج التنبؤات </w:t>
            </w:r>
            <w:r w:rsidRPr="006A1FF6">
              <w:rPr>
                <w:rFonts w:eastAsia="Arial" w:cs="Traditional Arabic" w:hint="cs"/>
                <w:rtl/>
              </w:rPr>
              <w:t>والاحتمالي</w:t>
            </w:r>
            <w:r w:rsidRPr="006A1FF6">
              <w:rPr>
                <w:rFonts w:eastAsia="Arial" w:cs="Traditional Arabic" w:hint="eastAsia"/>
                <w:rtl/>
              </w:rPr>
              <w:t>ة</w:t>
            </w:r>
          </w:p>
          <w:p w14:paraId="10CE6347" w14:textId="6525BAEC" w:rsidR="006A1FF6" w:rsidRPr="006A1FF6" w:rsidRDefault="006A1FF6" w:rsidP="006A1FF6">
            <w:pPr>
              <w:pStyle w:val="ListParagraph"/>
              <w:numPr>
                <w:ilvl w:val="1"/>
                <w:numId w:val="120"/>
              </w:numPr>
              <w:spacing w:before="0" w:after="0"/>
              <w:rPr>
                <w:rFonts w:eastAsia="Arial" w:cs="Traditional Arabic"/>
                <w:rtl/>
              </w:rPr>
            </w:pPr>
            <w:r w:rsidRPr="006A1FF6">
              <w:rPr>
                <w:rFonts w:eastAsia="Arial" w:cs="Traditional Arabic" w:hint="cs"/>
                <w:b/>
                <w:bCs/>
                <w:rtl/>
              </w:rPr>
              <w:t>تضمين: يُسجل</w:t>
            </w:r>
            <w:r w:rsidRPr="006A1FF6">
              <w:rPr>
                <w:rFonts w:eastAsia="Arial" w:cs="Traditional Arabic"/>
                <w:rtl/>
              </w:rPr>
              <w:t xml:space="preserve"> النظام نتائج التصنيف وحفظها في </w:t>
            </w:r>
            <w:r w:rsidRPr="006A1FF6">
              <w:rPr>
                <w:rFonts w:eastAsia="Arial" w:cs="Traditional Arabic"/>
              </w:rPr>
              <w:t>AIAnalysisResult</w:t>
            </w:r>
            <w:r w:rsidRPr="006A1FF6">
              <w:rPr>
                <w:rFonts w:eastAsia="Arial" w:cs="Traditional Arabic"/>
                <w:rtl/>
              </w:rPr>
              <w:t xml:space="preserve"> ويعدل حالة المسح إلى </w:t>
            </w:r>
            <w:r w:rsidR="00CE47C5">
              <w:rPr>
                <w:rFonts w:eastAsia="Arial" w:cs="Traditional Arabic" w:hint="cs"/>
                <w:rtl/>
              </w:rPr>
              <w:t>مكتمل</w:t>
            </w:r>
            <w:r w:rsidRPr="006A1FF6">
              <w:rPr>
                <w:rFonts w:eastAsia="Arial" w:cs="Traditional Arabic"/>
                <w:rtl/>
              </w:rPr>
              <w:t>.</w:t>
            </w:r>
          </w:p>
          <w:p w14:paraId="58C35696" w14:textId="39D7108E" w:rsidR="006A1FF6" w:rsidRPr="006A1FF6" w:rsidRDefault="006A1FF6" w:rsidP="006A1FF6">
            <w:pPr>
              <w:pStyle w:val="ListParagraph"/>
              <w:numPr>
                <w:ilvl w:val="1"/>
                <w:numId w:val="120"/>
              </w:numPr>
              <w:spacing w:before="0" w:after="0"/>
              <w:rPr>
                <w:rFonts w:eastAsia="Arial" w:cs="Traditional Arabic"/>
                <w:rtl/>
              </w:rPr>
            </w:pPr>
            <w:r w:rsidRPr="006A1FF6">
              <w:rPr>
                <w:rFonts w:eastAsia="Arial" w:cs="Traditional Arabic"/>
                <w:rtl/>
              </w:rPr>
              <w:t>يعرض النظام نتيجة التحليل والتصنيف للطبيب على الواجهة</w:t>
            </w:r>
          </w:p>
          <w:p w14:paraId="2B64FC76" w14:textId="0990F210" w:rsidR="008F2672" w:rsidRPr="001A3073" w:rsidRDefault="008F2672" w:rsidP="006A1FF6">
            <w:pPr>
              <w:pStyle w:val="ListParagraph"/>
              <w:spacing w:before="0" w:after="0" w:line="240" w:lineRule="auto"/>
              <w:ind w:left="1440"/>
              <w:rPr>
                <w:rFonts w:eastAsia="Arial" w:cs="Traditional Arabic"/>
              </w:rPr>
            </w:pPr>
          </w:p>
        </w:tc>
        <w:tc>
          <w:tcPr>
            <w:tcW w:w="2250" w:type="dxa"/>
            <w:vAlign w:val="center"/>
          </w:tcPr>
          <w:p w14:paraId="5C35FB74" w14:textId="77777777" w:rsidR="008F2672" w:rsidRPr="00CF3893" w:rsidRDefault="008F2672" w:rsidP="00650A32">
            <w:pPr>
              <w:spacing w:before="0" w:after="0" w:line="240" w:lineRule="auto"/>
              <w:jc w:val="center"/>
              <w:rPr>
                <w:rFonts w:eastAsia="Arial" w:cs="Traditional Arabic"/>
                <w:rtl/>
              </w:rPr>
            </w:pPr>
            <w:r w:rsidRPr="00CF3893">
              <w:rPr>
                <w:rFonts w:eastAsia="Arial" w:cs="Traditional Arabic"/>
                <w:rtl/>
              </w:rPr>
              <w:t>السيناريو الأساسي</w:t>
            </w:r>
          </w:p>
        </w:tc>
      </w:tr>
      <w:tr w:rsidR="008F2672" w14:paraId="5A348631" w14:textId="77777777" w:rsidTr="00650A32">
        <w:tc>
          <w:tcPr>
            <w:tcW w:w="6745" w:type="dxa"/>
            <w:tcMar>
              <w:top w:w="80" w:type="dxa"/>
              <w:left w:w="100" w:type="dxa"/>
              <w:bottom w:w="80" w:type="dxa"/>
              <w:right w:w="100" w:type="dxa"/>
            </w:tcMar>
            <w:vAlign w:val="center"/>
          </w:tcPr>
          <w:p w14:paraId="7AEE0AD5" w14:textId="6B9DEBF2" w:rsidR="008F2672" w:rsidRPr="00402D86" w:rsidRDefault="006A1FF6" w:rsidP="006A1FF6">
            <w:pPr>
              <w:spacing w:before="0" w:after="0" w:line="240" w:lineRule="auto"/>
              <w:jc w:val="center"/>
              <w:rPr>
                <w:rFonts w:eastAsia="Arial" w:cs="Traditional Arabic"/>
                <w:rtl/>
              </w:rPr>
            </w:pPr>
            <w:r w:rsidRPr="006A1FF6">
              <w:rPr>
                <w:rFonts w:eastAsia="Arial" w:cs="Traditional Arabic"/>
                <w:rtl/>
              </w:rPr>
              <w:t xml:space="preserve">إنشاء سجل نتيجة التحليل </w:t>
            </w:r>
            <w:r w:rsidRPr="006A1FF6">
              <w:rPr>
                <w:rFonts w:eastAsia="Arial" w:cs="Traditional Arabic" w:hint="cs"/>
                <w:rtl/>
              </w:rPr>
              <w:t>مرتبط بالمسح</w:t>
            </w:r>
            <w:r w:rsidR="008F2672" w:rsidRPr="00402D86">
              <w:rPr>
                <w:rFonts w:eastAsia="Arial" w:cs="Traditional Arabic"/>
              </w:rPr>
              <w:t>.</w:t>
            </w:r>
          </w:p>
        </w:tc>
        <w:tc>
          <w:tcPr>
            <w:tcW w:w="2250" w:type="dxa"/>
            <w:vAlign w:val="center"/>
          </w:tcPr>
          <w:p w14:paraId="192276CE" w14:textId="77777777" w:rsidR="008F2672" w:rsidRPr="00CF3893" w:rsidRDefault="008F2672" w:rsidP="00650A32">
            <w:pPr>
              <w:spacing w:before="0" w:after="0" w:line="240" w:lineRule="auto"/>
              <w:jc w:val="center"/>
              <w:rPr>
                <w:rFonts w:eastAsia="Arial" w:cs="Traditional Arabic"/>
                <w:rtl/>
              </w:rPr>
            </w:pPr>
            <w:r w:rsidRPr="00CF3893">
              <w:rPr>
                <w:rFonts w:eastAsia="Arial" w:cs="Traditional Arabic"/>
                <w:rtl/>
              </w:rPr>
              <w:t>الشروط اللاحقة</w:t>
            </w:r>
          </w:p>
        </w:tc>
      </w:tr>
    </w:tbl>
    <w:p w14:paraId="71D935FD" w14:textId="2CA25D22" w:rsidR="00CA3F91" w:rsidRPr="006A1FF6" w:rsidRDefault="006A1FF6" w:rsidP="006A1FF6">
      <w:pPr>
        <w:pStyle w:val="ListParagraph"/>
        <w:numPr>
          <w:ilvl w:val="0"/>
          <w:numId w:val="122"/>
        </w:numPr>
        <w:rPr>
          <w:rFonts w:cs="Traditional Arabic"/>
          <w:b/>
          <w:bCs/>
          <w:sz w:val="28"/>
          <w:szCs w:val="28"/>
          <w:rtl/>
        </w:rPr>
      </w:pPr>
      <w:r w:rsidRPr="006A1FF6">
        <w:rPr>
          <w:rFonts w:cs="Traditional Arabic"/>
          <w:b/>
          <w:bCs/>
          <w:sz w:val="28"/>
          <w:szCs w:val="28"/>
          <w:rtl/>
        </w:rPr>
        <w:t>السناريوهات البديلة:</w:t>
      </w:r>
    </w:p>
    <w:p w14:paraId="0AB66216" w14:textId="5B071F28" w:rsidR="00CE47C5" w:rsidRPr="00CE47C5" w:rsidRDefault="00CE47C5" w:rsidP="00CE47C5">
      <w:pPr>
        <w:pStyle w:val="NormalWeb"/>
        <w:numPr>
          <w:ilvl w:val="0"/>
          <w:numId w:val="125"/>
        </w:numPr>
        <w:bidi/>
        <w:spacing w:before="0" w:beforeAutospacing="0" w:after="0" w:afterAutospacing="0"/>
        <w:rPr>
          <w:rFonts w:ascii="Traditional Arabic" w:hAnsi="Traditional Arabic" w:cs="Traditional Arabic"/>
        </w:rPr>
      </w:pPr>
      <w:r w:rsidRPr="00CE47C5">
        <w:rPr>
          <w:rFonts w:ascii="Traditional Arabic" w:hAnsi="Traditional Arabic" w:cs="Traditional Arabic"/>
          <w:rtl/>
        </w:rPr>
        <w:t>في</w:t>
      </w:r>
      <w:r w:rsidRPr="00CE47C5">
        <w:rPr>
          <w:rFonts w:ascii="Traditional Arabic" w:hAnsi="Traditional Arabic" w:cs="Traditional Arabic"/>
        </w:rPr>
        <w:t xml:space="preserve"> </w:t>
      </w:r>
      <w:r w:rsidRPr="00CE47C5">
        <w:rPr>
          <w:rFonts w:ascii="Traditional Arabic" w:hAnsi="Traditional Arabic" w:cs="Traditional Arabic"/>
          <w:rtl/>
        </w:rPr>
        <w:t>الخطوة (</w:t>
      </w:r>
      <w:r>
        <w:rPr>
          <w:rFonts w:ascii="Traditional Arabic" w:hAnsi="Traditional Arabic" w:cs="Traditional Arabic"/>
        </w:rPr>
        <w:t>4</w:t>
      </w:r>
      <w:r w:rsidRPr="00CE47C5">
        <w:rPr>
          <w:rFonts w:ascii="Traditional Arabic" w:hAnsi="Traditional Arabic" w:cs="Traditional Arabic"/>
          <w:rtl/>
        </w:rPr>
        <w:t xml:space="preserve">)، إذا كان الملف المرفوع غير قابل </w:t>
      </w:r>
      <w:r w:rsidRPr="00CE47C5">
        <w:rPr>
          <w:rFonts w:ascii="Traditional Arabic" w:hAnsi="Traditional Arabic" w:cs="Traditional Arabic" w:hint="cs"/>
          <w:rtl/>
        </w:rPr>
        <w:t>للقراءة</w:t>
      </w:r>
      <w:r w:rsidRPr="00CE47C5">
        <w:rPr>
          <w:rFonts w:ascii="Traditional Arabic" w:hAnsi="Traditional Arabic" w:cs="Traditional Arabic"/>
          <w:rtl/>
        </w:rPr>
        <w:t xml:space="preserve"> كصورة أو </w:t>
      </w:r>
      <w:r w:rsidRPr="00CE47C5">
        <w:rPr>
          <w:rFonts w:ascii="Traditional Arabic" w:hAnsi="Traditional Arabic" w:cs="Traditional Arabic"/>
        </w:rPr>
        <w:t>DICOM</w:t>
      </w:r>
      <w:r w:rsidRPr="00CE47C5">
        <w:rPr>
          <w:rFonts w:ascii="Traditional Arabic" w:hAnsi="Traditional Arabic" w:cs="Traditional Arabic"/>
          <w:rtl/>
        </w:rPr>
        <w:t>.</w:t>
      </w:r>
    </w:p>
    <w:p w14:paraId="11DD8B4F" w14:textId="51E04430" w:rsidR="00CE47C5" w:rsidRPr="00CE47C5" w:rsidRDefault="00CE47C5" w:rsidP="00CE47C5">
      <w:pPr>
        <w:pStyle w:val="NormalWeb"/>
        <w:bidi/>
        <w:spacing w:before="0" w:beforeAutospacing="0" w:after="0" w:afterAutospacing="0"/>
        <w:ind w:left="720"/>
        <w:rPr>
          <w:rFonts w:ascii="Traditional Arabic" w:hAnsi="Traditional Arabic" w:cs="Traditional Arabic"/>
          <w:rtl/>
        </w:rPr>
      </w:pPr>
      <w:r w:rsidRPr="00CE47C5">
        <w:rPr>
          <w:rFonts w:ascii="Traditional Arabic" w:hAnsi="Traditional Arabic" w:cs="Traditional Arabic"/>
          <w:rtl/>
        </w:rPr>
        <w:t xml:space="preserve">يُعدل النظام حالة المسح إلى </w:t>
      </w:r>
      <w:r>
        <w:rPr>
          <w:rStyle w:val="HTMLCode"/>
          <w:rFonts w:ascii="Traditional Arabic" w:eastAsiaTheme="majorEastAsia" w:hAnsi="Traditional Arabic" w:cs="Traditional Arabic" w:hint="cs"/>
          <w:sz w:val="24"/>
          <w:szCs w:val="24"/>
          <w:rtl/>
        </w:rPr>
        <w:t xml:space="preserve">فشل </w:t>
      </w:r>
      <w:r w:rsidRPr="00CE47C5">
        <w:rPr>
          <w:rFonts w:ascii="Traditional Arabic" w:hAnsi="Traditional Arabic" w:cs="Traditional Arabic"/>
          <w:rtl/>
        </w:rPr>
        <w:t xml:space="preserve">ويُسجل </w:t>
      </w:r>
      <w:r w:rsidRPr="00CE47C5">
        <w:rPr>
          <w:rStyle w:val="HTMLCode"/>
          <w:rFonts w:ascii="Traditional Arabic" w:eastAsiaTheme="majorEastAsia" w:hAnsi="Traditional Arabic" w:cs="Traditional Arabic"/>
          <w:sz w:val="24"/>
          <w:szCs w:val="24"/>
        </w:rPr>
        <w:t>Unsupported Image Format</w:t>
      </w:r>
      <w:r w:rsidRPr="00CE47C5">
        <w:rPr>
          <w:rFonts w:ascii="Traditional Arabic" w:hAnsi="Traditional Arabic" w:cs="Traditional Arabic"/>
          <w:rtl/>
        </w:rPr>
        <w:t xml:space="preserve">ويُرجع الاستجابة برقم </w:t>
      </w:r>
      <w:r w:rsidRPr="00CE47C5">
        <w:rPr>
          <w:rStyle w:val="HTMLCode"/>
          <w:rFonts w:ascii="Traditional Arabic" w:eastAsiaTheme="majorEastAsia" w:hAnsi="Traditional Arabic" w:cs="Traditional Arabic"/>
          <w:sz w:val="24"/>
          <w:szCs w:val="24"/>
          <w:rtl/>
        </w:rPr>
        <w:t xml:space="preserve">400 </w:t>
      </w:r>
      <w:r w:rsidRPr="00CE47C5">
        <w:rPr>
          <w:rStyle w:val="HTMLCode"/>
          <w:rFonts w:ascii="Traditional Arabic" w:eastAsiaTheme="majorEastAsia" w:hAnsi="Traditional Arabic" w:cs="Traditional Arabic"/>
          <w:sz w:val="24"/>
          <w:szCs w:val="24"/>
        </w:rPr>
        <w:t>Bad Request</w:t>
      </w:r>
      <w:r w:rsidRPr="00CE47C5">
        <w:rPr>
          <w:rFonts w:ascii="Traditional Arabic" w:hAnsi="Traditional Arabic" w:cs="Traditional Arabic"/>
          <w:rtl/>
        </w:rPr>
        <w:t>.</w:t>
      </w:r>
    </w:p>
    <w:p w14:paraId="720BC284" w14:textId="5B693D67" w:rsidR="00CE47C5" w:rsidRPr="00CE47C5" w:rsidRDefault="00CE47C5" w:rsidP="00CE47C5">
      <w:pPr>
        <w:pStyle w:val="NormalWeb"/>
        <w:numPr>
          <w:ilvl w:val="0"/>
          <w:numId w:val="125"/>
        </w:numPr>
        <w:bidi/>
        <w:rPr>
          <w:rFonts w:ascii="Traditional Arabic" w:hAnsi="Traditional Arabic" w:cs="Traditional Arabic"/>
        </w:rPr>
      </w:pPr>
      <w:r w:rsidRPr="00CE47C5">
        <w:rPr>
          <w:rFonts w:ascii="Traditional Arabic" w:hAnsi="Traditional Arabic" w:cs="Traditional Arabic"/>
          <w:rtl/>
        </w:rPr>
        <w:t>في الخطوة (</w:t>
      </w:r>
      <w:r>
        <w:rPr>
          <w:rFonts w:ascii="Traditional Arabic" w:hAnsi="Traditional Arabic" w:cs="Traditional Arabic" w:hint="cs"/>
          <w:rtl/>
        </w:rPr>
        <w:t>5</w:t>
      </w:r>
      <w:r w:rsidRPr="00CE47C5">
        <w:rPr>
          <w:rFonts w:ascii="Traditional Arabic" w:hAnsi="Traditional Arabic" w:cs="Traditional Arabic"/>
          <w:rtl/>
        </w:rPr>
        <w:t xml:space="preserve"> أو 6)، في حال عدم وجود أوزان الـ </w:t>
      </w:r>
      <w:r w:rsidRPr="00CE47C5">
        <w:rPr>
          <w:rFonts w:ascii="Traditional Arabic" w:hAnsi="Traditional Arabic" w:cs="Traditional Arabic"/>
        </w:rPr>
        <w:t>SVM</w:t>
      </w:r>
      <w:r w:rsidRPr="00CE47C5">
        <w:rPr>
          <w:rFonts w:ascii="Traditional Arabic" w:hAnsi="Traditional Arabic" w:cs="Traditional Arabic"/>
          <w:rtl/>
        </w:rPr>
        <w:t xml:space="preserve"> أو الـ </w:t>
      </w:r>
      <w:r w:rsidRPr="00CE47C5">
        <w:rPr>
          <w:rFonts w:ascii="Traditional Arabic" w:hAnsi="Traditional Arabic" w:cs="Traditional Arabic"/>
        </w:rPr>
        <w:t>Scaler</w:t>
      </w:r>
      <w:r w:rsidRPr="00CE47C5">
        <w:rPr>
          <w:rFonts w:ascii="Traditional Arabic" w:hAnsi="Traditional Arabic" w:cs="Traditional Arabic"/>
          <w:rtl/>
        </w:rPr>
        <w:t xml:space="preserve"> في السيرفر.</w:t>
      </w:r>
    </w:p>
    <w:p w14:paraId="48324407" w14:textId="4FF4342D" w:rsidR="00CE47C5" w:rsidRPr="00CE47C5" w:rsidRDefault="00CE47C5" w:rsidP="00CE47C5">
      <w:pPr>
        <w:pStyle w:val="NormalWeb"/>
        <w:bidi/>
        <w:ind w:left="720"/>
        <w:rPr>
          <w:rFonts w:ascii="Traditional Arabic" w:hAnsi="Traditional Arabic" w:cs="Traditional Arabic"/>
          <w:rtl/>
        </w:rPr>
      </w:pPr>
      <w:r w:rsidRPr="00CE47C5">
        <w:rPr>
          <w:rFonts w:ascii="Traditional Arabic" w:hAnsi="Traditional Arabic" w:cs="Traditional Arabic"/>
        </w:rPr>
        <w:t xml:space="preserve">  </w:t>
      </w:r>
      <w:r w:rsidRPr="00CE47C5">
        <w:rPr>
          <w:rFonts w:ascii="Traditional Arabic" w:hAnsi="Traditional Arabic" w:cs="Traditional Arabic"/>
          <w:rtl/>
        </w:rPr>
        <w:t>يكتشف النظام انقطاع الملفات، ويحول حالة المسح إل فشل مع ظهور رسالة مناسبة</w:t>
      </w:r>
    </w:p>
    <w:p w14:paraId="27758F84" w14:textId="77777777" w:rsidR="00CE47C5" w:rsidRPr="00CE47C5" w:rsidRDefault="00CE47C5" w:rsidP="00CE47C5">
      <w:pPr>
        <w:rPr>
          <w:b/>
          <w:bCs/>
          <w:sz w:val="28"/>
          <w:szCs w:val="28"/>
        </w:rPr>
      </w:pPr>
    </w:p>
    <w:p w14:paraId="1B51D43A" w14:textId="77777777" w:rsidR="0073589D" w:rsidRDefault="0073589D" w:rsidP="0073589D">
      <w:pPr>
        <w:keepNext/>
      </w:pPr>
      <w:r>
        <w:rPr>
          <w:noProof/>
        </w:rPr>
        <w:lastRenderedPageBreak/>
        <w:drawing>
          <wp:inline distT="0" distB="0" distL="0" distR="0" wp14:anchorId="1C88AC95" wp14:editId="750DB4A9">
            <wp:extent cx="5667554" cy="5261610"/>
            <wp:effectExtent l="0" t="0" r="9525" b="0"/>
            <wp:docPr id="1765806885" name="Picture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82067" cy="5275084"/>
                    </a:xfrm>
                    <a:prstGeom prst="rect">
                      <a:avLst/>
                    </a:prstGeom>
                    <a:noFill/>
                    <a:ln>
                      <a:noFill/>
                    </a:ln>
                  </pic:spPr>
                </pic:pic>
              </a:graphicData>
            </a:graphic>
          </wp:inline>
        </w:drawing>
      </w:r>
    </w:p>
    <w:p w14:paraId="4B5DEB4B" w14:textId="30A287A3" w:rsidR="00CE47C5" w:rsidRPr="0073589D" w:rsidRDefault="0073589D" w:rsidP="0073589D">
      <w:pPr>
        <w:pStyle w:val="Caption"/>
        <w:jc w:val="center"/>
        <w:rPr>
          <w:rFonts w:cs="Traditional Arabic"/>
          <w:noProof/>
          <w:rtl/>
        </w:rPr>
      </w:pPr>
      <w:r w:rsidRPr="0073589D">
        <w:rPr>
          <w:rFonts w:cs="Traditional Arabic"/>
          <w:rtl/>
        </w:rPr>
        <w:t xml:space="preserve">رسم توضيحي </w:t>
      </w:r>
      <w:r w:rsidRPr="0073589D">
        <w:rPr>
          <w:rFonts w:cs="Traditional Arabic"/>
          <w:rtl/>
        </w:rPr>
        <w:fldChar w:fldCharType="begin"/>
      </w:r>
      <w:r w:rsidRPr="0073589D">
        <w:rPr>
          <w:rFonts w:cs="Traditional Arabic"/>
          <w:rtl/>
        </w:rPr>
        <w:instrText xml:space="preserve"> </w:instrText>
      </w:r>
      <w:r w:rsidRPr="0073589D">
        <w:rPr>
          <w:rFonts w:cs="Traditional Arabic"/>
        </w:rPr>
        <w:instrText>SEQ</w:instrText>
      </w:r>
      <w:r w:rsidRPr="0073589D">
        <w:rPr>
          <w:rFonts w:cs="Traditional Arabic"/>
          <w:rtl/>
        </w:rPr>
        <w:instrText xml:space="preserve"> رسم_توضيحي \* </w:instrText>
      </w:r>
      <w:r w:rsidRPr="0073589D">
        <w:rPr>
          <w:rFonts w:cs="Traditional Arabic"/>
        </w:rPr>
        <w:instrText>ARABIC</w:instrText>
      </w:r>
      <w:r w:rsidRPr="0073589D">
        <w:rPr>
          <w:rFonts w:cs="Traditional Arabic"/>
          <w:rtl/>
        </w:rPr>
        <w:instrText xml:space="preserve"> </w:instrText>
      </w:r>
      <w:r w:rsidRPr="0073589D">
        <w:rPr>
          <w:rFonts w:cs="Traditional Arabic"/>
          <w:rtl/>
        </w:rPr>
        <w:fldChar w:fldCharType="separate"/>
      </w:r>
      <w:r w:rsidRPr="0073589D">
        <w:rPr>
          <w:rFonts w:cs="Traditional Arabic"/>
          <w:noProof/>
          <w:rtl/>
        </w:rPr>
        <w:t>13</w:t>
      </w:r>
      <w:r w:rsidRPr="0073589D">
        <w:rPr>
          <w:rFonts w:cs="Traditional Arabic"/>
          <w:rtl/>
        </w:rPr>
        <w:fldChar w:fldCharType="end"/>
      </w:r>
      <w:r w:rsidRPr="0073589D">
        <w:rPr>
          <w:rFonts w:cs="Traditional Arabic"/>
          <w:rtl/>
          <w:lang w:bidi="ar-SY"/>
        </w:rPr>
        <w:t>المخطط التسلسلي لحالة تحليل ومعالجة المسح</w:t>
      </w:r>
    </w:p>
    <w:p w14:paraId="28881818" w14:textId="188CC219" w:rsidR="00CB6CC5" w:rsidRPr="00CE47C5" w:rsidRDefault="00CB6CC5" w:rsidP="00CE47C5">
      <w:pPr>
        <w:rPr>
          <w:b/>
          <w:bCs/>
          <w:sz w:val="28"/>
          <w:szCs w:val="28"/>
        </w:rPr>
      </w:pPr>
      <w:r>
        <w:rPr>
          <w:noProof/>
          <w:rtl/>
        </w:rPr>
        <w:br w:type="page"/>
      </w:r>
    </w:p>
    <w:p w14:paraId="52EF94E4" w14:textId="3A86E06D" w:rsidR="003E4A78" w:rsidRDefault="003E4A78" w:rsidP="0073589D">
      <w:pPr>
        <w:tabs>
          <w:tab w:val="left" w:pos="3763"/>
          <w:tab w:val="left" w:pos="4343"/>
        </w:tabs>
        <w:ind w:left="2880"/>
        <w:rPr>
          <w:rtl/>
          <w:lang w:bidi="ar-SY"/>
        </w:rPr>
      </w:pPr>
      <w:r w:rsidRPr="00E36BF5">
        <w:rPr>
          <w:rFonts w:cs="Traditional Arabic" w:hint="cs"/>
          <w:b/>
          <w:bCs/>
          <w:sz w:val="48"/>
          <w:szCs w:val="48"/>
          <w:rtl/>
          <w:lang w:bidi="ar-SY"/>
        </w:rPr>
        <w:lastRenderedPageBreak/>
        <w:t xml:space="preserve">الفصل </w:t>
      </w:r>
      <w:r w:rsidR="007F3669">
        <w:rPr>
          <w:rFonts w:cs="Traditional Arabic" w:hint="cs"/>
          <w:b/>
          <w:bCs/>
          <w:sz w:val="48"/>
          <w:szCs w:val="48"/>
          <w:rtl/>
          <w:lang w:bidi="ar-SY"/>
        </w:rPr>
        <w:t>السابع</w:t>
      </w:r>
    </w:p>
    <w:p w14:paraId="0383C941" w14:textId="1F5C21AD" w:rsidR="00E36BF5" w:rsidRDefault="00E36BF5" w:rsidP="00E36BF5">
      <w:pPr>
        <w:pStyle w:val="Heading1"/>
        <w:spacing w:before="0"/>
        <w:rPr>
          <w:rFonts w:cs="Traditional Arabic"/>
          <w:b/>
          <w:bCs/>
          <w:color w:val="0D0D0D" w:themeColor="text1" w:themeTint="F2"/>
          <w:rtl/>
          <w:lang w:bidi="ar-SY"/>
        </w:rPr>
      </w:pPr>
      <w:r w:rsidRPr="00E36BF5">
        <w:rPr>
          <w:rFonts w:cs="Traditional Arabic" w:hint="cs"/>
          <w:b/>
          <w:bCs/>
          <w:color w:val="0D0D0D" w:themeColor="text1" w:themeTint="F2"/>
          <w:rtl/>
          <w:lang w:bidi="ar-SY"/>
        </w:rPr>
        <w:t>تصميم</w:t>
      </w:r>
      <w:r w:rsidR="000250F6">
        <w:rPr>
          <w:rFonts w:cs="Traditional Arabic" w:hint="cs"/>
          <w:b/>
          <w:bCs/>
          <w:color w:val="0D0D0D" w:themeColor="text1" w:themeTint="F2"/>
          <w:rtl/>
          <w:lang w:bidi="ar-SY"/>
        </w:rPr>
        <w:t xml:space="preserve"> وتنجيز</w:t>
      </w:r>
      <w:r w:rsidRPr="00E36BF5">
        <w:rPr>
          <w:rFonts w:cs="Traditional Arabic" w:hint="cs"/>
          <w:b/>
          <w:bCs/>
          <w:color w:val="0D0D0D" w:themeColor="text1" w:themeTint="F2"/>
          <w:rtl/>
          <w:lang w:bidi="ar-SY"/>
        </w:rPr>
        <w:t xml:space="preserve"> النظام</w:t>
      </w:r>
    </w:p>
    <w:p w14:paraId="6C2DFA81" w14:textId="1F298616" w:rsidR="008A68A2" w:rsidRPr="008A68A2" w:rsidRDefault="00E029AE" w:rsidP="008A68A2">
      <w:pPr>
        <w:jc w:val="center"/>
        <w:rPr>
          <w:rFonts w:cs="Traditional Arabic"/>
          <w:b/>
          <w:bCs/>
          <w:i/>
          <w:iCs/>
          <w:lang w:bidi="ar-SY"/>
        </w:rPr>
      </w:pPr>
      <w:r w:rsidRPr="008A68A2">
        <w:rPr>
          <w:rFonts w:cs="Traditional Arabic"/>
          <w:b/>
          <w:bCs/>
          <w:rtl/>
          <w:lang w:bidi="ar-SY"/>
        </w:rPr>
        <w:t xml:space="preserve">يهدف </w:t>
      </w:r>
      <w:r w:rsidRPr="008A68A2">
        <w:rPr>
          <w:rFonts w:cs="Traditional Arabic"/>
          <w:b/>
          <w:bCs/>
          <w:i/>
          <w:iCs/>
          <w:rtl/>
          <w:lang w:bidi="ar-SY"/>
        </w:rPr>
        <w:t>هذا الفصل إلى عرض التصميم الهيكلي العام والمخطط الصندوقي للنظام، بما يشمل المعماري</w:t>
      </w:r>
      <w:r w:rsidR="009F4873" w:rsidRPr="008A68A2">
        <w:rPr>
          <w:rFonts w:cs="Traditional Arabic"/>
          <w:b/>
          <w:bCs/>
          <w:i/>
          <w:iCs/>
          <w:rtl/>
          <w:lang w:bidi="ar-SY"/>
        </w:rPr>
        <w:t>ة</w:t>
      </w:r>
      <w:r w:rsidRPr="008A68A2">
        <w:rPr>
          <w:rFonts w:cs="Traditional Arabic"/>
          <w:b/>
          <w:bCs/>
          <w:i/>
          <w:iCs/>
          <w:rtl/>
          <w:lang w:bidi="ar-SY"/>
        </w:rPr>
        <w:t xml:space="preserve"> والمنهجية المعتمدة لكل من النظام الذكي والنظام البرمجي</w:t>
      </w:r>
    </w:p>
    <w:p w14:paraId="4B64C650" w14:textId="7E6B0F11" w:rsidR="00CE188C" w:rsidRPr="008A68A2" w:rsidRDefault="00CE188C" w:rsidP="008A68A2">
      <w:pPr>
        <w:pStyle w:val="Heading2"/>
        <w:rPr>
          <w:lang w:bidi="ar-SY"/>
        </w:rPr>
      </w:pPr>
      <w:r w:rsidRPr="008A68A2">
        <w:rPr>
          <w:rFonts w:cs="Traditional Arabic"/>
          <w:rtl/>
        </w:rPr>
        <w:t>مخطط</w:t>
      </w:r>
      <w:r w:rsidRPr="008A68A2">
        <w:rPr>
          <w:rFonts w:cs="Traditional Arabic"/>
        </w:rPr>
        <w:t xml:space="preserve"> </w:t>
      </w:r>
      <w:r w:rsidRPr="008A68A2">
        <w:rPr>
          <w:rFonts w:cs="Traditional Arabic"/>
          <w:rtl/>
          <w:lang w:bidi="ar-SY"/>
        </w:rPr>
        <w:t>الواجهة الخلفية</w:t>
      </w:r>
      <w:r w:rsidRPr="008A68A2">
        <w:rPr>
          <w:rFonts w:cs="Traditional Arabic"/>
          <w:rtl/>
        </w:rPr>
        <w:t xml:space="preserve"> للنظام البرمجي</w:t>
      </w:r>
      <w:r w:rsidRPr="00DD04D4">
        <w:t>:</w:t>
      </w:r>
      <w:r>
        <w:rPr>
          <w:rFonts w:hint="cs"/>
          <w:rtl/>
        </w:rPr>
        <w:t xml:space="preserve"> </w:t>
      </w:r>
    </w:p>
    <w:p w14:paraId="04311A51" w14:textId="69FD19BD" w:rsidR="00DD04D4" w:rsidRPr="008A68A2" w:rsidRDefault="008A68A2" w:rsidP="008A68A2">
      <w:pPr>
        <w:pStyle w:val="Heading3"/>
        <w:rPr>
          <w:lang w:bidi="ar-SY"/>
        </w:rPr>
      </w:pPr>
      <w:r w:rsidRPr="008A68A2">
        <w:rPr>
          <w:rFonts w:eastAsia="Times New Roman"/>
          <w:b/>
          <w:bCs/>
          <w:noProof/>
          <w:color w:val="auto"/>
          <w:sz w:val="24"/>
          <w:szCs w:val="24"/>
        </w:rPr>
        <w:drawing>
          <wp:anchor distT="0" distB="0" distL="114300" distR="114300" simplePos="0" relativeHeight="251765760" behindDoc="0" locked="0" layoutInCell="1" allowOverlap="1" wp14:anchorId="396581E3" wp14:editId="612DED96">
            <wp:simplePos x="0" y="0"/>
            <wp:positionH relativeFrom="column">
              <wp:posOffset>241300</wp:posOffset>
            </wp:positionH>
            <wp:positionV relativeFrom="paragraph">
              <wp:posOffset>633095</wp:posOffset>
            </wp:positionV>
            <wp:extent cx="5046345" cy="5017770"/>
            <wp:effectExtent l="0" t="0" r="1905" b="2540"/>
            <wp:wrapTopAndBottom/>
            <wp:docPr id="3321813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46345" cy="5017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6A47">
        <w:rPr>
          <w:rFonts w:hint="cs"/>
          <w:rtl/>
          <w:lang w:bidi="ar-SY"/>
        </w:rPr>
        <w:t>مخطط قاعدة البيانات:</w:t>
      </w:r>
    </w:p>
    <w:p w14:paraId="31D1A439" w14:textId="1709AD8C" w:rsidR="008A68A2" w:rsidRDefault="008A68A2">
      <w:pPr>
        <w:rPr>
          <w:rFonts w:ascii="Symbol" w:hAnsi="Symbol" w:cs="Traditional Arabic"/>
          <w:color w:val="202020"/>
          <w:highlight w:val="lightGray"/>
        </w:rPr>
      </w:pPr>
      <w:r w:rsidRPr="008A68A2">
        <w:rPr>
          <w:rFonts w:cs="Traditional Arabic"/>
          <w:b/>
          <w:bCs/>
          <w:noProof/>
        </w:rPr>
        <mc:AlternateContent>
          <mc:Choice Requires="wps">
            <w:drawing>
              <wp:anchor distT="0" distB="0" distL="114300" distR="114300" simplePos="0" relativeHeight="251767808" behindDoc="0" locked="0" layoutInCell="1" allowOverlap="1" wp14:anchorId="15888BF5" wp14:editId="14F0873E">
                <wp:simplePos x="0" y="0"/>
                <wp:positionH relativeFrom="column">
                  <wp:posOffset>241300</wp:posOffset>
                </wp:positionH>
                <wp:positionV relativeFrom="paragraph">
                  <wp:posOffset>5463540</wp:posOffset>
                </wp:positionV>
                <wp:extent cx="5046345" cy="635"/>
                <wp:effectExtent l="0" t="0" r="1905" b="6985"/>
                <wp:wrapTopAndBottom/>
                <wp:docPr id="1603620276" name="Text Box 1"/>
                <wp:cNvGraphicFramePr/>
                <a:graphic xmlns:a="http://schemas.openxmlformats.org/drawingml/2006/main">
                  <a:graphicData uri="http://schemas.microsoft.com/office/word/2010/wordprocessingShape">
                    <wps:wsp>
                      <wps:cNvSpPr txBox="1"/>
                      <wps:spPr>
                        <a:xfrm>
                          <a:off x="0" y="0"/>
                          <a:ext cx="5046345" cy="635"/>
                        </a:xfrm>
                        <a:prstGeom prst="rect">
                          <a:avLst/>
                        </a:prstGeom>
                        <a:noFill/>
                        <a:ln>
                          <a:noFill/>
                        </a:ln>
                      </wps:spPr>
                      <wps:txbx>
                        <w:txbxContent>
                          <w:p w14:paraId="094EBDED" w14:textId="6D6BA9CD" w:rsidR="00B26A47" w:rsidRPr="008A68A2" w:rsidRDefault="00B26A47" w:rsidP="00B26A47">
                            <w:pPr>
                              <w:pStyle w:val="Caption"/>
                              <w:jc w:val="center"/>
                              <w:rPr>
                                <w:rFonts w:eastAsia="Times New Roman" w:cs="Traditional Arabic"/>
                                <w:noProof/>
                                <w:sz w:val="20"/>
                                <w:szCs w:val="20"/>
                                <w:lang w:val="de-DE"/>
                              </w:rPr>
                            </w:pPr>
                            <w:r w:rsidRPr="008A68A2">
                              <w:rPr>
                                <w:rFonts w:cs="Traditional Arabic"/>
                                <w:sz w:val="20"/>
                                <w:szCs w:val="20"/>
                                <w:rtl/>
                              </w:rPr>
                              <w:t xml:space="preserve">رسم توضيحي </w:t>
                            </w:r>
                            <w:r w:rsidRPr="008A68A2">
                              <w:rPr>
                                <w:rFonts w:cs="Traditional Arabic"/>
                                <w:sz w:val="20"/>
                                <w:szCs w:val="20"/>
                                <w:rtl/>
                              </w:rPr>
                              <w:fldChar w:fldCharType="begin"/>
                            </w:r>
                            <w:r w:rsidRPr="008A68A2">
                              <w:rPr>
                                <w:rFonts w:cs="Traditional Arabic"/>
                                <w:sz w:val="20"/>
                                <w:szCs w:val="20"/>
                                <w:rtl/>
                              </w:rPr>
                              <w:instrText xml:space="preserve"> </w:instrText>
                            </w:r>
                            <w:r w:rsidRPr="008A68A2">
                              <w:rPr>
                                <w:rFonts w:cs="Traditional Arabic"/>
                                <w:sz w:val="20"/>
                                <w:szCs w:val="20"/>
                              </w:rPr>
                              <w:instrText>SEQ</w:instrText>
                            </w:r>
                            <w:r w:rsidRPr="008A68A2">
                              <w:rPr>
                                <w:rFonts w:cs="Traditional Arabic"/>
                                <w:sz w:val="20"/>
                                <w:szCs w:val="20"/>
                                <w:rtl/>
                              </w:rPr>
                              <w:instrText xml:space="preserve"> رسم_توضيحي \* </w:instrText>
                            </w:r>
                            <w:r w:rsidRPr="008A68A2">
                              <w:rPr>
                                <w:rFonts w:cs="Traditional Arabic"/>
                                <w:sz w:val="20"/>
                                <w:szCs w:val="20"/>
                              </w:rPr>
                              <w:instrText>ARABIC</w:instrText>
                            </w:r>
                            <w:r w:rsidRPr="008A68A2">
                              <w:rPr>
                                <w:rFonts w:cs="Traditional Arabic"/>
                                <w:sz w:val="20"/>
                                <w:szCs w:val="20"/>
                                <w:rtl/>
                              </w:rPr>
                              <w:instrText xml:space="preserve"> </w:instrText>
                            </w:r>
                            <w:r w:rsidRPr="008A68A2">
                              <w:rPr>
                                <w:rFonts w:cs="Traditional Arabic"/>
                                <w:sz w:val="20"/>
                                <w:szCs w:val="20"/>
                                <w:rtl/>
                              </w:rPr>
                              <w:fldChar w:fldCharType="separate"/>
                            </w:r>
                            <w:r w:rsidR="0073589D">
                              <w:rPr>
                                <w:rFonts w:cs="Traditional Arabic"/>
                                <w:noProof/>
                                <w:sz w:val="20"/>
                                <w:szCs w:val="20"/>
                                <w:rtl/>
                              </w:rPr>
                              <w:t>15</w:t>
                            </w:r>
                            <w:r w:rsidRPr="008A68A2">
                              <w:rPr>
                                <w:rFonts w:cs="Traditional Arabic"/>
                                <w:sz w:val="20"/>
                                <w:szCs w:val="20"/>
                                <w:rtl/>
                              </w:rPr>
                              <w:fldChar w:fldCharType="end"/>
                            </w:r>
                            <w:r w:rsidRPr="008A68A2">
                              <w:rPr>
                                <w:rFonts w:cs="Traditional Arabic"/>
                                <w:sz w:val="20"/>
                                <w:szCs w:val="20"/>
                                <w:rtl/>
                                <w:lang w:bidi="ar-SY"/>
                              </w:rPr>
                              <w:t>مخطط قاعدة البيانات</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888BF5" id="_x0000_s1036" type="#_x0000_t202" style="position:absolute;left:0;text-align:left;margin-left:19pt;margin-top:430.2pt;width:397.35pt;height:.05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" filled="f" stroked="f">
                <v:textbox style="mso-fit-shape-to-text:t" inset="0,0,0,0">
                  <w:txbxContent>
                    <w:p w14:paraId="094EBDED" w14:textId="6D6BA9CD" w:rsidR="00B26A47" w:rsidRPr="008A68A2" w:rsidRDefault="00B26A47" w:rsidP="00B26A47">
                      <w:pPr>
                        <w:pStyle w:val="Caption"/>
                        <w:jc w:val="center"/>
                        <w:rPr>
                          <w:rFonts w:eastAsia="Times New Roman" w:cs="Traditional Arabic"/>
                          <w:noProof/>
                          <w:sz w:val="20"/>
                          <w:szCs w:val="20"/>
                          <w:lang w:val="de-DE"/>
                        </w:rPr>
                      </w:pPr>
                      <w:r w:rsidRPr="008A68A2">
                        <w:rPr>
                          <w:rFonts w:cs="Traditional Arabic"/>
                          <w:sz w:val="20"/>
                          <w:szCs w:val="20"/>
                          <w:rtl/>
                        </w:rPr>
                        <w:t xml:space="preserve">رسم توضيحي </w:t>
                      </w:r>
                      <w:r w:rsidRPr="008A68A2">
                        <w:rPr>
                          <w:rFonts w:cs="Traditional Arabic"/>
                          <w:sz w:val="20"/>
                          <w:szCs w:val="20"/>
                          <w:rtl/>
                        </w:rPr>
                        <w:fldChar w:fldCharType="begin"/>
                      </w:r>
                      <w:r w:rsidRPr="008A68A2">
                        <w:rPr>
                          <w:rFonts w:cs="Traditional Arabic"/>
                          <w:sz w:val="20"/>
                          <w:szCs w:val="20"/>
                          <w:rtl/>
                        </w:rPr>
                        <w:instrText xml:space="preserve"> </w:instrText>
                      </w:r>
                      <w:r w:rsidRPr="008A68A2">
                        <w:rPr>
                          <w:rFonts w:cs="Traditional Arabic"/>
                          <w:sz w:val="20"/>
                          <w:szCs w:val="20"/>
                        </w:rPr>
                        <w:instrText>SEQ</w:instrText>
                      </w:r>
                      <w:r w:rsidRPr="008A68A2">
                        <w:rPr>
                          <w:rFonts w:cs="Traditional Arabic"/>
                          <w:sz w:val="20"/>
                          <w:szCs w:val="20"/>
                          <w:rtl/>
                        </w:rPr>
                        <w:instrText xml:space="preserve"> رسم_توضيحي \* </w:instrText>
                      </w:r>
                      <w:r w:rsidRPr="008A68A2">
                        <w:rPr>
                          <w:rFonts w:cs="Traditional Arabic"/>
                          <w:sz w:val="20"/>
                          <w:szCs w:val="20"/>
                        </w:rPr>
                        <w:instrText>ARABIC</w:instrText>
                      </w:r>
                      <w:r w:rsidRPr="008A68A2">
                        <w:rPr>
                          <w:rFonts w:cs="Traditional Arabic"/>
                          <w:sz w:val="20"/>
                          <w:szCs w:val="20"/>
                          <w:rtl/>
                        </w:rPr>
                        <w:instrText xml:space="preserve"> </w:instrText>
                      </w:r>
                      <w:r w:rsidRPr="008A68A2">
                        <w:rPr>
                          <w:rFonts w:cs="Traditional Arabic"/>
                          <w:sz w:val="20"/>
                          <w:szCs w:val="20"/>
                          <w:rtl/>
                        </w:rPr>
                        <w:fldChar w:fldCharType="separate"/>
                      </w:r>
                      <w:r w:rsidR="0073589D">
                        <w:rPr>
                          <w:rFonts w:cs="Traditional Arabic"/>
                          <w:noProof/>
                          <w:sz w:val="20"/>
                          <w:szCs w:val="20"/>
                          <w:rtl/>
                        </w:rPr>
                        <w:t>15</w:t>
                      </w:r>
                      <w:r w:rsidRPr="008A68A2">
                        <w:rPr>
                          <w:rFonts w:cs="Traditional Arabic"/>
                          <w:sz w:val="20"/>
                          <w:szCs w:val="20"/>
                          <w:rtl/>
                        </w:rPr>
                        <w:fldChar w:fldCharType="end"/>
                      </w:r>
                      <w:r w:rsidRPr="008A68A2">
                        <w:rPr>
                          <w:rFonts w:cs="Traditional Arabic"/>
                          <w:sz w:val="20"/>
                          <w:szCs w:val="20"/>
                          <w:rtl/>
                          <w:lang w:bidi="ar-SY"/>
                        </w:rPr>
                        <w:t>مخطط قاعدة البيانات</w:t>
                      </w:r>
                    </w:p>
                  </w:txbxContent>
                </v:textbox>
                <w10:wrap type="topAndBottom"/>
              </v:shape>
            </w:pict>
          </mc:Fallback>
        </mc:AlternateContent>
      </w:r>
      <w:r>
        <w:rPr>
          <w:rFonts w:ascii="Symbol" w:hAnsi="Symbol" w:cs="Traditional Arabic"/>
          <w:color w:val="202020"/>
          <w:highlight w:val="lightGray"/>
        </w:rPr>
        <w:br w:type="page"/>
      </w:r>
    </w:p>
    <w:p w14:paraId="28A0F56A" w14:textId="0D4376FF" w:rsidR="00A64566" w:rsidRPr="00D94F7B" w:rsidRDefault="008A68A2" w:rsidP="008A68A2">
      <w:pPr>
        <w:pStyle w:val="ListParagraph"/>
        <w:numPr>
          <w:ilvl w:val="0"/>
          <w:numId w:val="102"/>
        </w:numPr>
        <w:spacing w:before="0" w:after="0" w:line="240" w:lineRule="auto"/>
        <w:rPr>
          <w:rFonts w:ascii="Symbol" w:hAnsi="Symbol" w:cs="Traditional Arabic"/>
          <w:color w:val="auto"/>
          <w:highlight w:val="lightGray"/>
          <w:rtl/>
        </w:rPr>
      </w:pPr>
      <w:r w:rsidRPr="00D94F7B">
        <w:rPr>
          <w:rFonts w:cs="Traditional Arabic"/>
          <w:color w:val="auto"/>
        </w:rPr>
        <w:lastRenderedPageBreak/>
        <w:t>Doctor Profile</w:t>
      </w:r>
      <w:r w:rsidR="00634396" w:rsidRPr="00D94F7B">
        <w:rPr>
          <w:rFonts w:cs="Traditional Arabic" w:hint="cs"/>
          <w:color w:val="auto"/>
          <w:rtl/>
        </w:rPr>
        <w:t xml:space="preserve">: </w:t>
      </w:r>
      <w:r w:rsidR="00634396" w:rsidRPr="00D94F7B">
        <w:rPr>
          <w:rFonts w:cs="Traditional Arabic"/>
          <w:color w:val="auto"/>
          <w:rtl/>
        </w:rPr>
        <w:t>البروفايل المهني للطبيب، ويضم رقم الترخيص، التخصص، وحالة الاعتماد</w:t>
      </w:r>
      <w:r w:rsidR="00634396" w:rsidRPr="00D94F7B">
        <w:rPr>
          <w:rFonts w:hint="cs"/>
          <w:color w:val="auto"/>
          <w:rtl/>
        </w:rPr>
        <w:t>.</w:t>
      </w:r>
    </w:p>
    <w:p w14:paraId="5E161BAE" w14:textId="2BAA3003" w:rsidR="00634396" w:rsidRPr="00D94F7B" w:rsidRDefault="00DD04D4" w:rsidP="00A64566">
      <w:pPr>
        <w:pStyle w:val="ListParagraph"/>
        <w:numPr>
          <w:ilvl w:val="0"/>
          <w:numId w:val="95"/>
        </w:numPr>
        <w:rPr>
          <w:rFonts w:cs="Traditional Arabic"/>
          <w:color w:val="auto"/>
        </w:rPr>
      </w:pPr>
      <w:r w:rsidRPr="00D94F7B">
        <w:rPr>
          <w:rFonts w:cs="Traditional Arabic"/>
          <w:color w:val="auto"/>
        </w:rPr>
        <w:t>Password Reset Code</w:t>
      </w:r>
      <w:r w:rsidR="00A64566" w:rsidRPr="00D94F7B">
        <w:rPr>
          <w:rFonts w:cs="Traditional Arabic" w:hint="cs"/>
          <w:color w:val="auto"/>
          <w:rtl/>
        </w:rPr>
        <w:t>:</w:t>
      </w:r>
      <w:r w:rsidRPr="00D94F7B">
        <w:rPr>
          <w:rFonts w:cs="Traditional Arabic" w:hint="cs"/>
          <w:color w:val="auto"/>
          <w:rtl/>
        </w:rPr>
        <w:t xml:space="preserve"> </w:t>
      </w:r>
      <w:r w:rsidR="00A64566" w:rsidRPr="00D94F7B">
        <w:rPr>
          <w:rFonts w:cs="Traditional Arabic"/>
          <w:color w:val="auto"/>
          <w:rtl/>
        </w:rPr>
        <w:t>إدارة رموز إعادة ضبط كلمة المرور وحالة استخدامها وزمن صلاحيتها</w:t>
      </w:r>
      <w:r w:rsidR="00A64566" w:rsidRPr="00D94F7B">
        <w:rPr>
          <w:rFonts w:cs="Traditional Arabic"/>
          <w:color w:val="auto"/>
        </w:rPr>
        <w:t>.</w:t>
      </w:r>
    </w:p>
    <w:p w14:paraId="507EA3CF" w14:textId="70C56A9D" w:rsidR="00A64566" w:rsidRPr="00D94F7B" w:rsidRDefault="002C5A4E" w:rsidP="008A4F5A">
      <w:pPr>
        <w:pStyle w:val="ListParagraph"/>
        <w:numPr>
          <w:ilvl w:val="0"/>
          <w:numId w:val="95"/>
        </w:numPr>
        <w:spacing w:before="0" w:after="0" w:line="240" w:lineRule="auto"/>
        <w:rPr>
          <w:rFonts w:cs="Traditional Arabic"/>
          <w:color w:val="auto"/>
        </w:rPr>
      </w:pPr>
      <w:r w:rsidRPr="00D94F7B">
        <w:rPr>
          <w:rFonts w:cs="Traditional Arabic"/>
          <w:color w:val="auto"/>
        </w:rPr>
        <w:t>Patient</w:t>
      </w:r>
      <w:r w:rsidR="00A64566" w:rsidRPr="00D94F7B">
        <w:rPr>
          <w:rFonts w:cs="Traditional Arabic" w:hint="cs"/>
          <w:color w:val="auto"/>
          <w:rtl/>
        </w:rPr>
        <w:t>:</w:t>
      </w:r>
      <w:r w:rsidR="00DD04D4" w:rsidRPr="00D94F7B">
        <w:rPr>
          <w:rFonts w:cs="Traditional Arabic" w:hint="cs"/>
          <w:color w:val="auto"/>
          <w:rtl/>
        </w:rPr>
        <w:t xml:space="preserve"> </w:t>
      </w:r>
      <w:r w:rsidR="00A64566" w:rsidRPr="00D94F7B">
        <w:rPr>
          <w:rFonts w:cs="Traditional Arabic" w:hint="cs"/>
          <w:color w:val="auto"/>
          <w:rtl/>
        </w:rPr>
        <w:t>ا</w:t>
      </w:r>
      <w:r w:rsidR="00A64566" w:rsidRPr="00D94F7B">
        <w:rPr>
          <w:rFonts w:cs="Traditional Arabic"/>
          <w:color w:val="auto"/>
          <w:rtl/>
        </w:rPr>
        <w:t xml:space="preserve">لسجل الطبي الشخصي </w:t>
      </w:r>
      <w:r w:rsidR="008A4F5A" w:rsidRPr="00D94F7B">
        <w:rPr>
          <w:rFonts w:cs="Traditional Arabic" w:hint="cs"/>
          <w:color w:val="auto"/>
          <w:rtl/>
        </w:rPr>
        <w:t>للمريض.</w:t>
      </w:r>
    </w:p>
    <w:p w14:paraId="3E587EC0" w14:textId="4891A995" w:rsidR="008A4F5A" w:rsidRPr="00D94F7B" w:rsidRDefault="002C5A4E" w:rsidP="00DD04D4">
      <w:pPr>
        <w:pStyle w:val="ListParagraph"/>
        <w:numPr>
          <w:ilvl w:val="0"/>
          <w:numId w:val="95"/>
        </w:numPr>
        <w:rPr>
          <w:rFonts w:cs="Traditional Arabic"/>
          <w:color w:val="auto"/>
          <w:sz w:val="20"/>
          <w:szCs w:val="20"/>
        </w:rPr>
      </w:pPr>
      <w:r w:rsidRPr="00D94F7B">
        <w:rPr>
          <w:rFonts w:cs="Traditional Arabic"/>
          <w:color w:val="auto"/>
        </w:rPr>
        <w:t>MRI Scan</w:t>
      </w:r>
      <w:r w:rsidR="008A4F5A" w:rsidRPr="00D94F7B">
        <w:rPr>
          <w:rFonts w:cs="Traditional Arabic"/>
          <w:color w:val="auto"/>
        </w:rPr>
        <w:t xml:space="preserve"> </w:t>
      </w:r>
      <w:r w:rsidR="008A4F5A" w:rsidRPr="00D94F7B">
        <w:rPr>
          <w:rFonts w:cs="Traditional Arabic" w:hint="cs"/>
          <w:color w:val="auto"/>
          <w:rtl/>
        </w:rPr>
        <w:t>:</w:t>
      </w:r>
      <w:r w:rsidR="00DD04D4" w:rsidRPr="00D94F7B">
        <w:rPr>
          <w:rFonts w:cs="Traditional Arabic" w:hint="cs"/>
          <w:color w:val="auto"/>
          <w:rtl/>
        </w:rPr>
        <w:t xml:space="preserve"> </w:t>
      </w:r>
      <w:r w:rsidR="008A4F5A" w:rsidRPr="00D94F7B">
        <w:rPr>
          <w:rFonts w:cs="Traditional Arabic" w:hint="cs"/>
          <w:color w:val="auto"/>
          <w:rtl/>
        </w:rPr>
        <w:t>صور</w:t>
      </w:r>
      <w:r w:rsidR="008A4F5A" w:rsidRPr="00D94F7B">
        <w:rPr>
          <w:rFonts w:cs="Traditional Arabic"/>
          <w:color w:val="auto"/>
          <w:rtl/>
        </w:rPr>
        <w:t xml:space="preserve"> الرنين المغناطيسي المرفوعة وتتبع حالة معالجتها</w:t>
      </w:r>
      <w:r w:rsidR="008A4F5A" w:rsidRPr="00D94F7B">
        <w:rPr>
          <w:rFonts w:cs="Traditional Arabic" w:hint="cs"/>
          <w:color w:val="auto"/>
          <w:rtl/>
        </w:rPr>
        <w:t>.</w:t>
      </w:r>
    </w:p>
    <w:p w14:paraId="4C426EC8" w14:textId="2750512A" w:rsidR="008A4F5A" w:rsidRPr="00D94F7B" w:rsidRDefault="002C5A4E" w:rsidP="00DD04D4">
      <w:pPr>
        <w:pStyle w:val="ListParagraph"/>
        <w:numPr>
          <w:ilvl w:val="0"/>
          <w:numId w:val="95"/>
        </w:numPr>
        <w:rPr>
          <w:rFonts w:cs="Traditional Arabic"/>
          <w:color w:val="auto"/>
          <w:sz w:val="20"/>
          <w:szCs w:val="20"/>
          <w:rtl/>
        </w:rPr>
      </w:pPr>
      <w:r w:rsidRPr="00D94F7B">
        <w:rPr>
          <w:rFonts w:cs="Traditional Arabic"/>
          <w:color w:val="auto"/>
        </w:rPr>
        <w:t>AI Analysis Results</w:t>
      </w:r>
      <w:r w:rsidR="00DD04D4" w:rsidRPr="00D94F7B">
        <w:rPr>
          <w:rFonts w:cs="Traditional Arabic" w:hint="cs"/>
          <w:color w:val="auto"/>
          <w:rtl/>
        </w:rPr>
        <w:t>: مخرجات</w:t>
      </w:r>
      <w:r w:rsidR="008A4F5A" w:rsidRPr="00D94F7B">
        <w:rPr>
          <w:rFonts w:cs="Traditional Arabic"/>
          <w:color w:val="auto"/>
          <w:rtl/>
        </w:rPr>
        <w:t xml:space="preserve"> نموذج الذكاء الاصطناعي المقترنة بالفحص</w:t>
      </w:r>
    </w:p>
    <w:p w14:paraId="647A724E" w14:textId="674953FA" w:rsidR="00926280" w:rsidRPr="00D94F7B" w:rsidRDefault="002C5A4E" w:rsidP="004042A6">
      <w:pPr>
        <w:pStyle w:val="ListParagraph"/>
        <w:numPr>
          <w:ilvl w:val="0"/>
          <w:numId w:val="95"/>
        </w:numPr>
        <w:rPr>
          <w:rFonts w:cs="Traditional Arabic"/>
          <w:color w:val="auto"/>
          <w:rtl/>
        </w:rPr>
      </w:pPr>
      <w:proofErr w:type="gramStart"/>
      <w:r w:rsidRPr="00D94F7B">
        <w:rPr>
          <w:rFonts w:cs="Traditional Arabic"/>
          <w:color w:val="auto"/>
        </w:rPr>
        <w:t xml:space="preserve">Report </w:t>
      </w:r>
      <w:r w:rsidRPr="00D94F7B">
        <w:rPr>
          <w:rFonts w:cs="Traditional Arabic" w:hint="cs"/>
          <w:b/>
          <w:bCs/>
          <w:color w:val="auto"/>
          <w:rtl/>
        </w:rPr>
        <w:t>:</w:t>
      </w:r>
      <w:proofErr w:type="gramEnd"/>
      <w:r w:rsidRPr="00D94F7B">
        <w:rPr>
          <w:rFonts w:cs="Traditional Arabic"/>
          <w:b/>
          <w:bCs/>
          <w:color w:val="auto"/>
        </w:rPr>
        <w:t xml:space="preserve"> </w:t>
      </w:r>
      <w:r w:rsidR="008A4F5A" w:rsidRPr="00D94F7B">
        <w:rPr>
          <w:rFonts w:cs="Traditional Arabic"/>
          <w:color w:val="auto"/>
          <w:rtl/>
        </w:rPr>
        <w:t xml:space="preserve">التقارير الطبية الناتجة عن الفحص وحالتها </w:t>
      </w:r>
      <w:r w:rsidR="008F7575" w:rsidRPr="00D94F7B">
        <w:rPr>
          <w:rFonts w:cs="Traditional Arabic" w:hint="cs"/>
          <w:color w:val="auto"/>
          <w:rtl/>
        </w:rPr>
        <w:t>التشغيلية</w:t>
      </w:r>
      <w:r w:rsidR="008F7575" w:rsidRPr="00D94F7B">
        <w:rPr>
          <w:rFonts w:cs="Traditional Arabic"/>
          <w:color w:val="auto"/>
        </w:rPr>
        <w:t>.</w:t>
      </w:r>
    </w:p>
    <w:p w14:paraId="462B1FBE" w14:textId="1ACBFCDC" w:rsidR="00926280" w:rsidRDefault="00EE6D5D" w:rsidP="00DD04D4">
      <w:pPr>
        <w:pStyle w:val="Heading3"/>
      </w:pPr>
      <w:r w:rsidRPr="00926280">
        <w:rPr>
          <w:rFonts w:hint="cs"/>
          <w:rtl/>
        </w:rPr>
        <w:t>البنية المعمارية</w:t>
      </w:r>
      <w:r>
        <w:rPr>
          <w:rFonts w:hint="cs"/>
          <w:rtl/>
        </w:rPr>
        <w:t xml:space="preserve"> </w:t>
      </w:r>
      <w:r>
        <w:t xml:space="preserve">(Modular Monolithic) </w:t>
      </w:r>
      <w:r>
        <w:rPr>
          <w:rFonts w:hint="cs"/>
          <w:rtl/>
        </w:rPr>
        <w:t>:</w:t>
      </w:r>
      <w:r>
        <w:rPr>
          <w:rFonts w:hint="cs"/>
          <w:rtl/>
          <w:lang w:bidi="ar-SY"/>
        </w:rPr>
        <w:t xml:space="preserve"> </w:t>
      </w:r>
    </w:p>
    <w:p w14:paraId="0DA77508" w14:textId="5229DAAB" w:rsidR="00EE6D5D" w:rsidRPr="004042A6" w:rsidRDefault="00EE6D5D" w:rsidP="004042A6">
      <w:pPr>
        <w:rPr>
          <w:rFonts w:cs="Traditional Arabic"/>
          <w:rtl/>
        </w:rPr>
      </w:pPr>
      <w:r w:rsidRPr="004042A6">
        <w:rPr>
          <w:rFonts w:cs="Traditional Arabic"/>
          <w:rtl/>
        </w:rPr>
        <w:t xml:space="preserve">هو </w:t>
      </w:r>
      <w:r w:rsidR="00926280" w:rsidRPr="004042A6">
        <w:rPr>
          <w:rFonts w:cs="Traditional Arabic"/>
          <w:rtl/>
        </w:rPr>
        <w:t>نمط</w:t>
      </w:r>
      <w:r w:rsidRPr="004042A6">
        <w:rPr>
          <w:rFonts w:cs="Traditional Arabic"/>
          <w:rtl/>
        </w:rPr>
        <w:t xml:space="preserve"> </w:t>
      </w:r>
      <w:r w:rsidR="00926280" w:rsidRPr="004042A6">
        <w:rPr>
          <w:rFonts w:cs="Traditional Arabic"/>
          <w:rtl/>
        </w:rPr>
        <w:t>معماري يجمع بين بساطة ال</w:t>
      </w:r>
      <w:r w:rsidRPr="004042A6">
        <w:rPr>
          <w:rFonts w:cs="Traditional Arabic"/>
          <w:rtl/>
        </w:rPr>
        <w:t xml:space="preserve">نظام المتجانس </w:t>
      </w:r>
      <w:r w:rsidR="00926280" w:rsidRPr="004042A6">
        <w:rPr>
          <w:rFonts w:cs="Traditional Arabic"/>
          <w:rtl/>
        </w:rPr>
        <w:t>(</w:t>
      </w:r>
      <w:r w:rsidR="00926280" w:rsidRPr="004042A6">
        <w:rPr>
          <w:rFonts w:cs="Traditional Arabic"/>
        </w:rPr>
        <w:t>Monolithic Structure</w:t>
      </w:r>
      <w:r w:rsidR="00926280" w:rsidRPr="004042A6">
        <w:rPr>
          <w:rFonts w:cs="Traditional Arabic"/>
          <w:rtl/>
        </w:rPr>
        <w:t>) ومزايا الخدمات المصغرة (</w:t>
      </w:r>
      <w:r w:rsidR="00926280" w:rsidRPr="004042A6">
        <w:rPr>
          <w:rFonts w:cs="Traditional Arabic"/>
        </w:rPr>
        <w:t>Microservices</w:t>
      </w:r>
      <w:r w:rsidR="00926280" w:rsidRPr="004042A6">
        <w:rPr>
          <w:rFonts w:cs="Traditional Arabic"/>
          <w:rtl/>
        </w:rPr>
        <w:t>). في هذا النهج، يتم تنظيم النظام في وحدات (</w:t>
      </w:r>
      <w:r w:rsidR="00926280" w:rsidRPr="004042A6">
        <w:rPr>
          <w:rFonts w:cs="Traditional Arabic"/>
        </w:rPr>
        <w:t>Modules</w:t>
      </w:r>
      <w:r w:rsidR="00926280" w:rsidRPr="004042A6">
        <w:rPr>
          <w:rFonts w:cs="Traditional Arabic"/>
          <w:rtl/>
        </w:rPr>
        <w:t>) ضعيفة الترابط، حيث تمتلك كل وحدة حدوداً واضحة وتبعية صريحة تجاه الوحدات الأخرى.</w:t>
      </w:r>
    </w:p>
    <w:p w14:paraId="01F447EE" w14:textId="73E7CDC1" w:rsidR="00FA0A2D" w:rsidRPr="004042A6" w:rsidRDefault="00926280" w:rsidP="004042A6">
      <w:pPr>
        <w:rPr>
          <w:rFonts w:cs="Traditional Arabic"/>
        </w:rPr>
      </w:pPr>
      <w:r w:rsidRPr="004042A6">
        <w:rPr>
          <w:rFonts w:cs="Traditional Arabic"/>
          <w:rtl/>
        </w:rPr>
        <w:t xml:space="preserve"> الهدف الأساسي هو تحقيق الاستقلالية والعزل لكل وحدة وظيفية، مما يسمح بتطويرها واختبارها بشكل منفصل، مع استمرار نشرها ككيان برمي واحد (</w:t>
      </w:r>
      <w:r w:rsidRPr="004042A6">
        <w:rPr>
          <w:rFonts w:cs="Traditional Arabic"/>
        </w:rPr>
        <w:t>Single Unit</w:t>
      </w:r>
      <w:r w:rsidRPr="004042A6">
        <w:rPr>
          <w:rFonts w:cs="Traditional Arabic"/>
          <w:rtl/>
        </w:rPr>
        <w:t xml:space="preserve">). وتعتبر هذه المعمارية "منطقة وسطى" توازن بين سرعة التطوير في الأنظمة </w:t>
      </w:r>
      <w:r w:rsidR="00EE6D5D" w:rsidRPr="004042A6">
        <w:rPr>
          <w:rFonts w:cs="Traditional Arabic"/>
          <w:rtl/>
        </w:rPr>
        <w:t>المتجانسة</w:t>
      </w:r>
      <w:r w:rsidRPr="004042A6">
        <w:rPr>
          <w:rFonts w:cs="Traditional Arabic"/>
          <w:rtl/>
        </w:rPr>
        <w:t xml:space="preserve"> وقابلية التوسع والأمن في الخدمات المصغرة.</w:t>
      </w:r>
    </w:p>
    <w:p w14:paraId="1E0F894E" w14:textId="7F278B8F" w:rsidR="00E41AD2" w:rsidRPr="00E41AD2" w:rsidRDefault="00E41AD2" w:rsidP="00DD04D4">
      <w:pPr>
        <w:pStyle w:val="Heading3"/>
      </w:pPr>
      <w:r w:rsidRPr="00E41AD2">
        <w:rPr>
          <w:rFonts w:hint="cs"/>
          <w:rtl/>
        </w:rPr>
        <w:t>خواص</w:t>
      </w:r>
      <w:r w:rsidRPr="00E41AD2">
        <w:rPr>
          <w:rtl/>
        </w:rPr>
        <w:t xml:space="preserve"> </w:t>
      </w:r>
      <w:r w:rsidRPr="00E41AD2">
        <w:rPr>
          <w:rFonts w:hint="cs"/>
          <w:rtl/>
        </w:rPr>
        <w:t>النظام</w:t>
      </w:r>
      <w:r w:rsidRPr="00E41AD2">
        <w:rPr>
          <w:rtl/>
        </w:rPr>
        <w:t xml:space="preserve"> </w:t>
      </w:r>
      <w:r w:rsidRPr="00E41AD2">
        <w:rPr>
          <w:rFonts w:hint="cs"/>
          <w:rtl/>
        </w:rPr>
        <w:t>المبني</w:t>
      </w:r>
      <w:r w:rsidRPr="00E41AD2">
        <w:rPr>
          <w:rtl/>
        </w:rPr>
        <w:t xml:space="preserve"> </w:t>
      </w:r>
      <w:r w:rsidRPr="00E41AD2">
        <w:rPr>
          <w:rFonts w:hint="cs"/>
          <w:rtl/>
        </w:rPr>
        <w:t>وفق</w:t>
      </w:r>
      <w:r w:rsidRPr="00E41AD2">
        <w:rPr>
          <w:rtl/>
        </w:rPr>
        <w:t xml:space="preserve"> </w:t>
      </w:r>
      <w:r w:rsidR="002F4E52">
        <w:rPr>
          <w:rFonts w:hint="cs"/>
          <w:rtl/>
        </w:rPr>
        <w:t>ب</w:t>
      </w:r>
      <w:r w:rsidRPr="00E41AD2">
        <w:rPr>
          <w:rFonts w:hint="cs"/>
          <w:rtl/>
        </w:rPr>
        <w:t>نية</w:t>
      </w:r>
      <w:r w:rsidRPr="00E41AD2">
        <w:rPr>
          <w:rtl/>
        </w:rPr>
        <w:t xml:space="preserve"> </w:t>
      </w:r>
      <w:r w:rsidR="002F4E52" w:rsidRPr="002F4E52">
        <w:t>Modular Monolithic</w:t>
      </w:r>
      <w:r w:rsidRPr="00E41AD2">
        <w:rPr>
          <w:rFonts w:hint="cs"/>
          <w:rtl/>
        </w:rPr>
        <w:t>:</w:t>
      </w:r>
    </w:p>
    <w:p w14:paraId="4DAFB194" w14:textId="77777777" w:rsidR="002F4E52" w:rsidRPr="004042A6" w:rsidRDefault="002F4E52" w:rsidP="002F4E52">
      <w:pPr>
        <w:rPr>
          <w:rFonts w:cs="Traditional Arabic"/>
        </w:rPr>
      </w:pPr>
      <w:r w:rsidRPr="004042A6">
        <w:rPr>
          <w:rFonts w:cs="Traditional Arabic"/>
          <w:rtl/>
        </w:rPr>
        <w:t>تتمتع هذه المعمارية بخصائص تقنية تميزها عن الأنماط التقليدية، وأهمها</w:t>
      </w:r>
      <w:r w:rsidRPr="004042A6">
        <w:rPr>
          <w:rFonts w:cs="Traditional Arabic"/>
        </w:rPr>
        <w:t>:</w:t>
      </w:r>
    </w:p>
    <w:p w14:paraId="683C5474" w14:textId="135AADD8" w:rsidR="002F4E52" w:rsidRPr="004042A6" w:rsidRDefault="002F4E52" w:rsidP="004042A6">
      <w:pPr>
        <w:pStyle w:val="ListParagraph"/>
        <w:numPr>
          <w:ilvl w:val="0"/>
          <w:numId w:val="96"/>
        </w:numPr>
        <w:rPr>
          <w:rFonts w:cs="Traditional Arabic"/>
        </w:rPr>
      </w:pPr>
      <w:r w:rsidRPr="004042A6">
        <w:rPr>
          <w:rFonts w:cs="Traditional Arabic"/>
          <w:b/>
          <w:bCs/>
          <w:rtl/>
        </w:rPr>
        <w:t>عزل</w:t>
      </w:r>
      <w:r w:rsidRPr="004042A6">
        <w:rPr>
          <w:rFonts w:cs="Traditional Arabic"/>
          <w:rtl/>
        </w:rPr>
        <w:t xml:space="preserve"> </w:t>
      </w:r>
      <w:r w:rsidRPr="004042A6">
        <w:rPr>
          <w:rFonts w:cs="Traditional Arabic"/>
          <w:b/>
          <w:bCs/>
          <w:rtl/>
        </w:rPr>
        <w:t>الوحدات</w:t>
      </w:r>
      <w:r w:rsidRPr="004042A6">
        <w:rPr>
          <w:rFonts w:cs="Traditional Arabic"/>
          <w:b/>
          <w:bCs/>
        </w:rPr>
        <w:t xml:space="preserve"> (Segregation)</w:t>
      </w:r>
      <w:r w:rsidR="004042A6" w:rsidRPr="004042A6">
        <w:rPr>
          <w:rFonts w:cs="Traditional Arabic" w:hint="cs"/>
          <w:b/>
          <w:bCs/>
          <w:rtl/>
        </w:rPr>
        <w:t>:</w:t>
      </w:r>
      <w:r w:rsidRPr="004042A6">
        <w:rPr>
          <w:rFonts w:cs="Traditional Arabic"/>
        </w:rPr>
        <w:t xml:space="preserve"> </w:t>
      </w:r>
      <w:r w:rsidRPr="004042A6">
        <w:rPr>
          <w:rFonts w:cs="Traditional Arabic"/>
          <w:rtl/>
        </w:rPr>
        <w:t xml:space="preserve">تمتلك كل وحدة طبقاتها </w:t>
      </w:r>
      <w:r w:rsidRPr="004042A6">
        <w:rPr>
          <w:rFonts w:cs="Traditional Arabic"/>
        </w:rPr>
        <w:t xml:space="preserve">Domain) </w:t>
      </w:r>
      <w:r w:rsidRPr="004042A6">
        <w:rPr>
          <w:rFonts w:cs="Traditional Arabic"/>
          <w:rtl/>
        </w:rPr>
        <w:t>و</w:t>
      </w:r>
      <w:r w:rsidRPr="004042A6">
        <w:rPr>
          <w:rFonts w:cs="Traditional Arabic"/>
        </w:rPr>
        <w:t>(API</w:t>
      </w:r>
      <w:r w:rsidRPr="004042A6">
        <w:rPr>
          <w:rFonts w:cs="Traditional Arabic"/>
          <w:rtl/>
        </w:rPr>
        <w:t>، وتعمل بشكل مستقل برمجياً</w:t>
      </w:r>
      <w:r w:rsidRPr="004042A6">
        <w:rPr>
          <w:rFonts w:cs="Traditional Arabic"/>
        </w:rPr>
        <w:t>.</w:t>
      </w:r>
    </w:p>
    <w:p w14:paraId="6D80D03D" w14:textId="77777777" w:rsidR="002F4E52" w:rsidRPr="004042A6" w:rsidRDefault="002F4E52" w:rsidP="002F4E52">
      <w:pPr>
        <w:numPr>
          <w:ilvl w:val="0"/>
          <w:numId w:val="96"/>
        </w:numPr>
        <w:rPr>
          <w:rFonts w:cs="Traditional Arabic"/>
          <w:lang w:bidi="ar-SY"/>
        </w:rPr>
      </w:pPr>
      <w:r w:rsidRPr="004042A6">
        <w:rPr>
          <w:rFonts w:cs="Traditional Arabic"/>
          <w:b/>
          <w:bCs/>
          <w:rtl/>
        </w:rPr>
        <w:t>التماسك العالي والترابط الضعيف</w:t>
      </w:r>
      <w:r w:rsidRPr="004042A6">
        <w:rPr>
          <w:rFonts w:cs="Traditional Arabic"/>
          <w:b/>
          <w:bCs/>
          <w:lang w:bidi="ar-SY"/>
        </w:rPr>
        <w:t>:</w:t>
      </w:r>
      <w:r w:rsidRPr="004042A6">
        <w:rPr>
          <w:rFonts w:cs="Traditional Arabic"/>
          <w:lang w:bidi="ar-SY"/>
        </w:rPr>
        <w:t xml:space="preserve"> </w:t>
      </w:r>
      <w:r w:rsidRPr="004042A6">
        <w:rPr>
          <w:rFonts w:cs="Traditional Arabic"/>
          <w:rtl/>
        </w:rPr>
        <w:t>تتواصل الوحدات عبر واجهات برمجة التطبيقات</w:t>
      </w:r>
      <w:r w:rsidRPr="004042A6">
        <w:rPr>
          <w:rFonts w:cs="Traditional Arabic"/>
          <w:lang w:bidi="ar-SY"/>
        </w:rPr>
        <w:t xml:space="preserve"> (APIs) </w:t>
      </w:r>
      <w:r w:rsidRPr="004042A6">
        <w:rPr>
          <w:rFonts w:cs="Traditional Arabic"/>
          <w:rtl/>
        </w:rPr>
        <w:t>محددة، مع تقليل الاعتماد المباشر بين الوحدات إلى أدنى مستوياته</w:t>
      </w:r>
      <w:r w:rsidRPr="004042A6">
        <w:rPr>
          <w:rFonts w:cs="Traditional Arabic"/>
          <w:lang w:bidi="ar-SY"/>
        </w:rPr>
        <w:t>.</w:t>
      </w:r>
    </w:p>
    <w:p w14:paraId="01C195CC" w14:textId="5C66D99B" w:rsidR="002F4E52" w:rsidRPr="004042A6" w:rsidRDefault="002F4E52" w:rsidP="002F4E52">
      <w:pPr>
        <w:numPr>
          <w:ilvl w:val="0"/>
          <w:numId w:val="96"/>
        </w:numPr>
        <w:rPr>
          <w:rFonts w:cs="Traditional Arabic"/>
          <w:lang w:bidi="ar-SY"/>
        </w:rPr>
      </w:pPr>
      <w:r w:rsidRPr="004042A6">
        <w:rPr>
          <w:rFonts w:cs="Traditional Arabic"/>
          <w:b/>
          <w:bCs/>
          <w:rtl/>
        </w:rPr>
        <w:t>قاعدة بيانات موحدة</w:t>
      </w:r>
      <w:r w:rsidRPr="004042A6">
        <w:rPr>
          <w:rFonts w:cs="Traditional Arabic"/>
          <w:b/>
          <w:bCs/>
          <w:lang w:bidi="ar-SY"/>
        </w:rPr>
        <w:t>:</w:t>
      </w:r>
      <w:r w:rsidRPr="004042A6">
        <w:rPr>
          <w:rFonts w:cs="Traditional Arabic"/>
          <w:lang w:bidi="ar-SY"/>
        </w:rPr>
        <w:t xml:space="preserve"> </w:t>
      </w:r>
      <w:r w:rsidRPr="004042A6">
        <w:rPr>
          <w:rFonts w:cs="Traditional Arabic"/>
          <w:rtl/>
        </w:rPr>
        <w:t>على عكس الخدمات المصغرة، يلتزم بمخطط قاعدة بيانات واحد</w:t>
      </w:r>
      <w:r w:rsidRPr="004042A6">
        <w:rPr>
          <w:rFonts w:cs="Traditional Arabic"/>
          <w:lang w:bidi="ar-SY"/>
        </w:rPr>
        <w:t xml:space="preserve"> (Unified Database Schema)</w:t>
      </w:r>
      <w:r w:rsidRPr="004042A6">
        <w:rPr>
          <w:rFonts w:cs="Traditional Arabic"/>
          <w:rtl/>
        </w:rPr>
        <w:t>، مما يبسط إدارة البيانات</w:t>
      </w:r>
      <w:r w:rsidRPr="004042A6">
        <w:rPr>
          <w:rFonts w:cs="Traditional Arabic"/>
          <w:lang w:bidi="ar-SY"/>
        </w:rPr>
        <w:t>.</w:t>
      </w:r>
    </w:p>
    <w:p w14:paraId="7A9C5A4B" w14:textId="77777777" w:rsidR="002F4E52" w:rsidRPr="004042A6" w:rsidRDefault="002F4E52" w:rsidP="002F4E52">
      <w:pPr>
        <w:numPr>
          <w:ilvl w:val="0"/>
          <w:numId w:val="96"/>
        </w:numPr>
        <w:rPr>
          <w:rFonts w:cs="Traditional Arabic"/>
          <w:lang w:bidi="ar-SY"/>
        </w:rPr>
      </w:pPr>
      <w:r w:rsidRPr="004042A6">
        <w:rPr>
          <w:rFonts w:cs="Traditional Arabic"/>
          <w:b/>
          <w:bCs/>
          <w:rtl/>
        </w:rPr>
        <w:t>هيكل نشر موحد</w:t>
      </w:r>
      <w:r w:rsidRPr="004042A6">
        <w:rPr>
          <w:rFonts w:cs="Traditional Arabic"/>
          <w:b/>
          <w:bCs/>
          <w:lang w:bidi="ar-SY"/>
        </w:rPr>
        <w:t>:</w:t>
      </w:r>
      <w:r w:rsidRPr="004042A6">
        <w:rPr>
          <w:rFonts w:cs="Traditional Arabic"/>
          <w:lang w:bidi="ar-SY"/>
        </w:rPr>
        <w:t xml:space="preserve"> </w:t>
      </w:r>
      <w:r w:rsidRPr="004042A6">
        <w:rPr>
          <w:rFonts w:cs="Traditional Arabic"/>
          <w:rtl/>
        </w:rPr>
        <w:t>تعمل جميع الوحدات ضمن عملية تطبيق واحدة</w:t>
      </w:r>
      <w:r w:rsidRPr="004042A6">
        <w:rPr>
          <w:rFonts w:cs="Traditional Arabic"/>
          <w:lang w:bidi="ar-SY"/>
        </w:rPr>
        <w:t xml:space="preserve"> (Single Process) </w:t>
      </w:r>
      <w:r w:rsidRPr="004042A6">
        <w:rPr>
          <w:rFonts w:cs="Traditional Arabic"/>
          <w:rtl/>
        </w:rPr>
        <w:t>وفي بيئة تشغيل واحدة، مما يقلل من تعقيدات النشر والتكاليف التشغيلية</w:t>
      </w:r>
      <w:r w:rsidRPr="004042A6">
        <w:rPr>
          <w:rFonts w:cs="Traditional Arabic"/>
          <w:lang w:bidi="ar-SY"/>
        </w:rPr>
        <w:t>.</w:t>
      </w:r>
    </w:p>
    <w:p w14:paraId="5B40EF60" w14:textId="0E04BDA0" w:rsidR="002F4E52" w:rsidRPr="004042A6" w:rsidRDefault="002F4E52" w:rsidP="002F4E52">
      <w:pPr>
        <w:numPr>
          <w:ilvl w:val="0"/>
          <w:numId w:val="96"/>
        </w:numPr>
        <w:rPr>
          <w:rFonts w:cs="Traditional Arabic"/>
          <w:lang w:bidi="ar-SY"/>
        </w:rPr>
      </w:pPr>
      <w:r w:rsidRPr="004042A6">
        <w:rPr>
          <w:rFonts w:cs="Traditional Arabic"/>
          <w:b/>
          <w:bCs/>
          <w:rtl/>
        </w:rPr>
        <w:t>قابلية الصيانة والنمو</w:t>
      </w:r>
      <w:r w:rsidRPr="004042A6">
        <w:rPr>
          <w:rFonts w:cs="Traditional Arabic"/>
          <w:b/>
          <w:bCs/>
          <w:lang w:bidi="ar-SY"/>
        </w:rPr>
        <w:t>:</w:t>
      </w:r>
      <w:r w:rsidRPr="004042A6">
        <w:rPr>
          <w:rFonts w:cs="Traditional Arabic"/>
          <w:lang w:bidi="ar-SY"/>
        </w:rPr>
        <w:t xml:space="preserve"> </w:t>
      </w:r>
      <w:r w:rsidRPr="004042A6">
        <w:rPr>
          <w:rFonts w:cs="Traditional Arabic"/>
          <w:rtl/>
        </w:rPr>
        <w:t xml:space="preserve">توفر تنظيماً أفضل للتبعيات البرمجية، مما يجعلها أكثر مرونة وقابلية للصيانة مقارنة </w:t>
      </w:r>
      <w:r w:rsidRPr="004042A6">
        <w:rPr>
          <w:rFonts w:cs="Traditional Arabic"/>
          <w:rtl/>
          <w:lang w:bidi="ar-SY"/>
        </w:rPr>
        <w:t>بالنظام المتجانس</w:t>
      </w:r>
      <w:r w:rsidRPr="004042A6">
        <w:rPr>
          <w:rFonts w:cs="Traditional Arabic"/>
          <w:rtl/>
        </w:rPr>
        <w:t xml:space="preserve"> التقليدي، وأقل تعقيداً من الخدمات المصغرة.</w:t>
      </w:r>
      <w:r w:rsidR="003D1E12" w:rsidRPr="004042A6">
        <w:rPr>
          <w:rFonts w:cs="Traditional Arabic"/>
          <w:rtl/>
        </w:rPr>
        <w:t xml:space="preserve"> </w:t>
      </w:r>
      <w:sdt>
        <w:sdtPr>
          <w:rPr>
            <w:rFonts w:cs="Traditional Arabic"/>
            <w:rtl/>
          </w:rPr>
          <w:id w:val="-1423261524"/>
          <w:citation/>
        </w:sdtPr>
        <w:sdtContent>
          <w:r w:rsidR="003D1E12" w:rsidRPr="004042A6">
            <w:rPr>
              <w:rFonts w:cs="Traditional Arabic"/>
              <w:rtl/>
            </w:rPr>
            <w:fldChar w:fldCharType="begin"/>
          </w:r>
          <w:r w:rsidR="001E0E82">
            <w:rPr>
              <w:rFonts w:cs="Traditional Arabic"/>
              <w:lang w:bidi="ar-SY"/>
            </w:rPr>
            <w:instrText>CITATION LiR24 \l 10241</w:instrText>
          </w:r>
          <w:r w:rsidR="001E0E82">
            <w:rPr>
              <w:rFonts w:cs="Traditional Arabic"/>
              <w:rtl/>
              <w:lang w:bidi="ar-SY"/>
            </w:rPr>
            <w:instrText xml:space="preserve"> </w:instrText>
          </w:r>
          <w:r w:rsidR="003D1E12" w:rsidRPr="004042A6">
            <w:rPr>
              <w:rFonts w:cs="Traditional Arabic"/>
              <w:rtl/>
            </w:rPr>
            <w:fldChar w:fldCharType="separate"/>
          </w:r>
          <w:r w:rsidR="001E0E82" w:rsidRPr="001E0E82">
            <w:rPr>
              <w:rFonts w:cs="Traditional Arabic"/>
              <w:noProof/>
            </w:rPr>
            <w:t>[7]</w:t>
          </w:r>
          <w:r w:rsidR="003D1E12" w:rsidRPr="004042A6">
            <w:rPr>
              <w:rFonts w:cs="Traditional Arabic"/>
              <w:rtl/>
            </w:rPr>
            <w:fldChar w:fldCharType="end"/>
          </w:r>
        </w:sdtContent>
      </w:sdt>
    </w:p>
    <w:p w14:paraId="7FF466BE" w14:textId="77777777" w:rsidR="000A74AB" w:rsidRDefault="000A74AB" w:rsidP="000A74AB">
      <w:pPr>
        <w:keepNext/>
      </w:pPr>
      <w:r>
        <w:rPr>
          <w:noProof/>
        </w:rPr>
        <w:lastRenderedPageBreak/>
        <w:drawing>
          <wp:inline distT="0" distB="0" distL="0" distR="0" wp14:anchorId="1D616961" wp14:editId="3D14726C">
            <wp:extent cx="5333333" cy="2714286"/>
            <wp:effectExtent l="0" t="0" r="1270" b="0"/>
            <wp:docPr id="5426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1900" name=""/>
                    <pic:cNvPicPr/>
                  </pic:nvPicPr>
                  <pic:blipFill>
                    <a:blip r:embed="rId25"/>
                    <a:stretch>
                      <a:fillRect/>
                    </a:stretch>
                  </pic:blipFill>
                  <pic:spPr>
                    <a:xfrm>
                      <a:off x="0" y="0"/>
                      <a:ext cx="5333333" cy="2714286"/>
                    </a:xfrm>
                    <a:prstGeom prst="rect">
                      <a:avLst/>
                    </a:prstGeom>
                  </pic:spPr>
                </pic:pic>
              </a:graphicData>
            </a:graphic>
          </wp:inline>
        </w:drawing>
      </w:r>
    </w:p>
    <w:p w14:paraId="1ED8CDFF" w14:textId="21057BE7" w:rsidR="00926280" w:rsidRDefault="000A74AB" w:rsidP="000A74AB">
      <w:pPr>
        <w:pStyle w:val="Caption"/>
        <w:jc w:val="center"/>
        <w:rPr>
          <w:rtl/>
          <w:lang w:bidi="ar-SY"/>
        </w:rPr>
      </w:pPr>
      <w:r>
        <w:rPr>
          <w:rFonts w:hint="cs"/>
          <w:rtl/>
        </w:rPr>
        <w:t>رسم</w:t>
      </w:r>
      <w:r>
        <w:rPr>
          <w:rtl/>
        </w:rPr>
        <w:t xml:space="preserve"> </w:t>
      </w:r>
      <w:r>
        <w:rPr>
          <w:rFonts w:hint="cs"/>
          <w:rtl/>
        </w:rPr>
        <w:t>توضيحي</w:t>
      </w:r>
      <w:r>
        <w:rPr>
          <w:rtl/>
        </w:rPr>
        <w:t xml:space="preserve">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73589D">
        <w:rPr>
          <w:noProof/>
          <w:rtl/>
        </w:rPr>
        <w:t>16</w:t>
      </w:r>
      <w:r>
        <w:rPr>
          <w:rtl/>
        </w:rPr>
        <w:fldChar w:fldCharType="end"/>
      </w:r>
      <w:r>
        <w:rPr>
          <w:rFonts w:hint="cs"/>
          <w:rtl/>
          <w:lang w:bidi="ar-SY"/>
        </w:rPr>
        <w:t xml:space="preserve"> </w:t>
      </w:r>
      <w:r>
        <w:rPr>
          <w:rFonts w:cs="Times New Roman" w:hint="cs"/>
          <w:rtl/>
          <w:lang w:bidi="ar-SY"/>
        </w:rPr>
        <w:t xml:space="preserve"> ب</w:t>
      </w:r>
      <w:r w:rsidRPr="0083260B">
        <w:rPr>
          <w:rFonts w:cs="Times New Roman"/>
          <w:rtl/>
          <w:lang w:bidi="ar-SY"/>
        </w:rPr>
        <w:t>نية</w:t>
      </w:r>
      <w:r>
        <w:rPr>
          <w:rFonts w:cs="Times New Roman" w:hint="cs"/>
          <w:rtl/>
          <w:lang w:bidi="ar-SY"/>
        </w:rPr>
        <w:t xml:space="preserve"> ومكونات معمارية ا</w:t>
      </w:r>
      <w:r w:rsidRPr="0083260B">
        <w:rPr>
          <w:rFonts w:cs="Times New Roman"/>
          <w:rtl/>
          <w:lang w:bidi="ar-SY"/>
        </w:rPr>
        <w:t xml:space="preserve">ل </w:t>
      </w:r>
      <w:r w:rsidRPr="0083260B">
        <w:rPr>
          <w:lang w:bidi="ar-SY"/>
        </w:rPr>
        <w:t>Modular Monolithic</w:t>
      </w:r>
      <w:r>
        <w:rPr>
          <w:rtl/>
          <w:lang w:bidi="ar-SY"/>
        </w:rPr>
        <w:br/>
      </w:r>
    </w:p>
    <w:p w14:paraId="11A0AF34" w14:textId="5FAE8190" w:rsidR="000A74AB" w:rsidRDefault="000A74AB" w:rsidP="00DD04D4">
      <w:pPr>
        <w:pStyle w:val="Heading3"/>
      </w:pPr>
      <w:r w:rsidRPr="000A74AB">
        <w:rPr>
          <w:rFonts w:hint="cs"/>
          <w:rtl/>
        </w:rPr>
        <w:t>البنية المقترحة</w:t>
      </w:r>
      <w:r w:rsidR="009D6B7F">
        <w:rPr>
          <w:rFonts w:hint="cs"/>
          <w:rtl/>
          <w:lang w:bidi="ar-SY"/>
        </w:rPr>
        <w:t xml:space="preserve"> وتنجيزها:</w:t>
      </w:r>
    </w:p>
    <w:p w14:paraId="609D1B4D" w14:textId="23D3C7EF" w:rsidR="000A74AB" w:rsidRPr="00D94F7B" w:rsidRDefault="000A74AB" w:rsidP="000A74AB">
      <w:pPr>
        <w:pStyle w:val="NormalWeb"/>
        <w:bidi/>
        <w:rPr>
          <w:rFonts w:ascii="Traditional Arabic" w:eastAsiaTheme="minorHAnsi" w:hAnsi="Traditional Arabic" w:cs="Traditional Arabic"/>
          <w:rtl/>
          <w:lang w:bidi="ar-SY"/>
        </w:rPr>
      </w:pPr>
      <w:r w:rsidRPr="00D94F7B">
        <w:rPr>
          <w:rFonts w:ascii="Traditional Arabic" w:eastAsiaTheme="minorHAnsi" w:hAnsi="Traditional Arabic" w:cs="Traditional Arabic"/>
          <w:rtl/>
        </w:rPr>
        <w:t xml:space="preserve">بعد الدراسات التحليلية والتصميمية، يمكن الوصول إلى بنية النظام النهائي المُصمم وفق معمارية </w:t>
      </w:r>
      <w:r w:rsidRPr="00D94F7B">
        <w:rPr>
          <w:rFonts w:ascii="Traditional Arabic" w:eastAsiaTheme="minorHAnsi" w:hAnsi="Traditional Arabic" w:cs="Traditional Arabic"/>
        </w:rPr>
        <w:t xml:space="preserve">Modular </w:t>
      </w:r>
      <w:r w:rsidR="00B632EE" w:rsidRPr="00D94F7B">
        <w:rPr>
          <w:rFonts w:ascii="Traditional Arabic" w:eastAsiaTheme="minorHAnsi" w:hAnsi="Traditional Arabic" w:cs="Traditional Arabic"/>
        </w:rPr>
        <w:t>Monolith</w:t>
      </w:r>
      <w:r w:rsidR="00B632EE" w:rsidRPr="00D94F7B">
        <w:rPr>
          <w:rFonts w:ascii="Traditional Arabic" w:eastAsiaTheme="minorHAnsi" w:hAnsi="Traditional Arabic" w:cs="Traditional Arabic" w:hint="cs"/>
          <w:rtl/>
        </w:rPr>
        <w:t>،</w:t>
      </w:r>
      <w:r w:rsidRPr="00D94F7B">
        <w:rPr>
          <w:rFonts w:ascii="Traditional Arabic" w:eastAsiaTheme="minorHAnsi" w:hAnsi="Traditional Arabic" w:cs="Traditional Arabic"/>
          <w:rtl/>
        </w:rPr>
        <w:t xml:space="preserve"> وهو مكون من جزئين رئيسيين: واجهة مستخدم (</w:t>
      </w:r>
      <w:r w:rsidRPr="00D94F7B">
        <w:rPr>
          <w:rFonts w:ascii="Traditional Arabic" w:eastAsiaTheme="minorHAnsi" w:hAnsi="Traditional Arabic" w:cs="Traditional Arabic"/>
        </w:rPr>
        <w:t>Front-end</w:t>
      </w:r>
      <w:r w:rsidRPr="00D94F7B">
        <w:rPr>
          <w:rFonts w:ascii="Traditional Arabic" w:eastAsiaTheme="minorHAnsi" w:hAnsi="Traditional Arabic" w:cs="Traditional Arabic"/>
          <w:rtl/>
        </w:rPr>
        <w:t>) مصممة كتطبيق صفحة واحدة (</w:t>
      </w:r>
      <w:r w:rsidR="000470C7" w:rsidRPr="00D94F7B">
        <w:rPr>
          <w:rFonts w:ascii="Traditional Arabic" w:eastAsiaTheme="minorHAnsi" w:hAnsi="Traditional Arabic" w:cs="Traditional Arabic"/>
        </w:rPr>
        <w:t>SPA</w:t>
      </w:r>
      <w:r w:rsidR="000470C7" w:rsidRPr="00D94F7B">
        <w:rPr>
          <w:rFonts w:ascii="Traditional Arabic" w:eastAsiaTheme="minorHAnsi" w:hAnsi="Traditional Arabic" w:cs="Traditional Arabic" w:hint="cs"/>
          <w:rtl/>
        </w:rPr>
        <w:t>)</w:t>
      </w:r>
      <w:r w:rsidR="000470C7" w:rsidRPr="00D94F7B">
        <w:rPr>
          <w:rFonts w:ascii="Traditional Arabic" w:eastAsiaTheme="minorHAnsi" w:hAnsi="Traditional Arabic" w:cs="Traditional Arabic"/>
        </w:rPr>
        <w:t xml:space="preserve"> </w:t>
      </w:r>
      <w:r w:rsidR="000470C7" w:rsidRPr="00D94F7B">
        <w:rPr>
          <w:rFonts w:ascii="Traditional Arabic" w:eastAsiaTheme="minorHAnsi" w:hAnsi="Traditional Arabic" w:cs="Traditional Arabic" w:hint="cs"/>
          <w:rtl/>
          <w:lang w:bidi="ar-SY"/>
        </w:rPr>
        <w:t xml:space="preserve">باستخدام </w:t>
      </w:r>
      <w:r w:rsidR="000470C7" w:rsidRPr="00D94F7B">
        <w:rPr>
          <w:rFonts w:ascii="Traditional Arabic" w:eastAsiaTheme="minorHAnsi" w:hAnsi="Traditional Arabic" w:cs="Traditional Arabic"/>
          <w:lang w:val="de-DE" w:bidi="ar-SY"/>
        </w:rPr>
        <w:t>React</w:t>
      </w:r>
      <w:r w:rsidRPr="00D94F7B">
        <w:rPr>
          <w:rFonts w:ascii="Traditional Arabic" w:eastAsiaTheme="minorHAnsi" w:hAnsi="Traditional Arabic" w:cs="Traditional Arabic"/>
          <w:rtl/>
        </w:rPr>
        <w:t xml:space="preserve"> وخادم (</w:t>
      </w:r>
      <w:r w:rsidRPr="00D94F7B">
        <w:rPr>
          <w:rFonts w:ascii="Traditional Arabic" w:eastAsiaTheme="minorHAnsi" w:hAnsi="Traditional Arabic" w:cs="Traditional Arabic"/>
        </w:rPr>
        <w:t>Back-end</w:t>
      </w:r>
      <w:r w:rsidRPr="00D94F7B">
        <w:rPr>
          <w:rFonts w:ascii="Traditional Arabic" w:eastAsiaTheme="minorHAnsi" w:hAnsi="Traditional Arabic" w:cs="Traditional Arabic"/>
          <w:rtl/>
        </w:rPr>
        <w:t>) متكامل</w:t>
      </w:r>
      <w:r w:rsidR="000470C7" w:rsidRPr="00D94F7B">
        <w:rPr>
          <w:rFonts w:ascii="Traditional Arabic" w:eastAsiaTheme="minorHAnsi" w:hAnsi="Traditional Arabic" w:cs="Traditional Arabic" w:hint="cs"/>
          <w:rtl/>
        </w:rPr>
        <w:t xml:space="preserve"> باستخدام </w:t>
      </w:r>
      <w:r w:rsidR="000470C7" w:rsidRPr="00D94F7B">
        <w:rPr>
          <w:rFonts w:ascii="Traditional Arabic" w:eastAsiaTheme="minorHAnsi" w:hAnsi="Traditional Arabic" w:cs="Traditional Arabic"/>
          <w:lang w:val="de-DE"/>
        </w:rPr>
        <w:t>Django</w:t>
      </w:r>
      <w:r w:rsidR="000470C7" w:rsidRPr="00D94F7B">
        <w:rPr>
          <w:rFonts w:ascii="Traditional Arabic" w:eastAsiaTheme="minorHAnsi" w:hAnsi="Traditional Arabic" w:cs="Traditional Arabic"/>
        </w:rPr>
        <w:t xml:space="preserve"> </w:t>
      </w:r>
    </w:p>
    <w:p w14:paraId="062D39A2" w14:textId="500B9D69" w:rsidR="000A74AB" w:rsidRPr="00D94F7B" w:rsidRDefault="000A74AB" w:rsidP="000A74AB">
      <w:pPr>
        <w:pStyle w:val="NormalWeb"/>
        <w:bidi/>
        <w:rPr>
          <w:rFonts w:ascii="Traditional Arabic" w:eastAsiaTheme="minorHAnsi" w:hAnsi="Traditional Arabic" w:cs="Traditional Arabic"/>
          <w:rtl/>
        </w:rPr>
      </w:pPr>
      <w:r w:rsidRPr="00D94F7B">
        <w:rPr>
          <w:rFonts w:ascii="Traditional Arabic" w:eastAsiaTheme="minorHAnsi" w:hAnsi="Traditional Arabic" w:cs="Traditional Arabic"/>
          <w:rtl/>
        </w:rPr>
        <w:t xml:space="preserve">يتفاعل المستخدم مع واجهة المستخدم التي ترسل طلبات </w:t>
      </w:r>
      <w:r w:rsidRPr="00D94F7B">
        <w:rPr>
          <w:rFonts w:ascii="Traditional Arabic" w:eastAsiaTheme="minorHAnsi" w:hAnsi="Traditional Arabic" w:cs="Traditional Arabic"/>
        </w:rPr>
        <w:t>HTTP</w:t>
      </w:r>
      <w:r w:rsidRPr="00D94F7B">
        <w:rPr>
          <w:rFonts w:ascii="Traditional Arabic" w:eastAsiaTheme="minorHAnsi" w:hAnsi="Traditional Arabic" w:cs="Traditional Arabic"/>
          <w:rtl/>
        </w:rPr>
        <w:t xml:space="preserve"> إلى طبقة </w:t>
      </w:r>
      <w:r w:rsidR="00B632EE" w:rsidRPr="00D94F7B">
        <w:rPr>
          <w:rFonts w:ascii="Traditional Arabic" w:eastAsiaTheme="minorHAnsi" w:hAnsi="Traditional Arabic" w:cs="Traditional Arabic" w:hint="cs"/>
          <w:rtl/>
        </w:rPr>
        <w:t>واجهة التخاطب</w:t>
      </w:r>
      <w:r w:rsidRPr="00D94F7B">
        <w:rPr>
          <w:rFonts w:ascii="Traditional Arabic" w:eastAsiaTheme="minorHAnsi" w:hAnsi="Traditional Arabic" w:cs="Traditional Arabic"/>
          <w:rtl/>
        </w:rPr>
        <w:t xml:space="preserve"> </w:t>
      </w:r>
      <w:r w:rsidR="009B3217" w:rsidRPr="00D94F7B">
        <w:rPr>
          <w:rFonts w:ascii="Traditional Arabic" w:eastAsiaTheme="minorHAnsi" w:hAnsi="Traditional Arabic" w:cs="Traditional Arabic" w:hint="cs"/>
          <w:rtl/>
        </w:rPr>
        <w:t>(</w:t>
      </w:r>
      <w:r w:rsidR="009B3217" w:rsidRPr="00D94F7B">
        <w:rPr>
          <w:rFonts w:ascii="Traditional Arabic" w:eastAsiaTheme="minorHAnsi" w:hAnsi="Traditional Arabic" w:cs="Traditional Arabic"/>
        </w:rPr>
        <w:t>REST</w:t>
      </w:r>
      <w:r w:rsidR="000470C7" w:rsidRPr="00D94F7B">
        <w:rPr>
          <w:rFonts w:ascii="Traditional Arabic" w:eastAsiaTheme="minorHAnsi" w:hAnsi="Traditional Arabic" w:cs="Traditional Arabic"/>
        </w:rPr>
        <w:t xml:space="preserve"> </w:t>
      </w:r>
      <w:r w:rsidRPr="00D94F7B">
        <w:rPr>
          <w:rFonts w:ascii="Traditional Arabic" w:eastAsiaTheme="minorHAnsi" w:hAnsi="Traditional Arabic" w:cs="Traditional Arabic"/>
        </w:rPr>
        <w:t>API Layer</w:t>
      </w:r>
      <w:r w:rsidRPr="00D94F7B">
        <w:rPr>
          <w:rFonts w:ascii="Traditional Arabic" w:eastAsiaTheme="minorHAnsi" w:hAnsi="Traditional Arabic" w:cs="Traditional Arabic"/>
          <w:rtl/>
        </w:rPr>
        <w:t>) في الخادم، والتي تتولى مسؤولية المصادقة وتوجيه الطلبات وتنسيق الاستجابات. تمرر هذه الطبقة المعالجة إلى طبقة الخدمة (</w:t>
      </w:r>
      <w:r w:rsidRPr="00D94F7B">
        <w:rPr>
          <w:rFonts w:ascii="Traditional Arabic" w:eastAsiaTheme="minorHAnsi" w:hAnsi="Traditional Arabic" w:cs="Traditional Arabic"/>
        </w:rPr>
        <w:t>Service Layer</w:t>
      </w:r>
      <w:r w:rsidRPr="00D94F7B">
        <w:rPr>
          <w:rFonts w:ascii="Traditional Arabic" w:eastAsiaTheme="minorHAnsi" w:hAnsi="Traditional Arabic" w:cs="Traditional Arabic"/>
          <w:rtl/>
        </w:rPr>
        <w:t xml:space="preserve">) التي تحتضن كافة </w:t>
      </w:r>
      <w:r w:rsidR="00B632EE" w:rsidRPr="00D94F7B">
        <w:rPr>
          <w:rFonts w:ascii="Traditional Arabic" w:eastAsiaTheme="minorHAnsi" w:hAnsi="Traditional Arabic" w:cs="Traditional Arabic" w:hint="cs"/>
          <w:rtl/>
        </w:rPr>
        <w:t>قواعد ومنطق</w:t>
      </w:r>
      <w:r w:rsidRPr="00D94F7B">
        <w:rPr>
          <w:rFonts w:ascii="Traditional Arabic" w:eastAsiaTheme="minorHAnsi" w:hAnsi="Traditional Arabic" w:cs="Traditional Arabic"/>
          <w:rtl/>
        </w:rPr>
        <w:t xml:space="preserve"> </w:t>
      </w:r>
      <w:r w:rsidR="00B632EE" w:rsidRPr="00D94F7B">
        <w:rPr>
          <w:rFonts w:ascii="Traditional Arabic" w:eastAsiaTheme="minorHAnsi" w:hAnsi="Traditional Arabic" w:cs="Traditional Arabic" w:hint="cs"/>
          <w:rtl/>
        </w:rPr>
        <w:t>الأعمال،</w:t>
      </w:r>
      <w:r w:rsidRPr="00D94F7B">
        <w:rPr>
          <w:rFonts w:ascii="Traditional Arabic" w:eastAsiaTheme="minorHAnsi" w:hAnsi="Traditional Arabic" w:cs="Traditional Arabic"/>
          <w:rtl/>
        </w:rPr>
        <w:t xml:space="preserve"> وتعمل كحلقة وصل مستقلة تتكامل مع البنية التحتية المسؤولة عن إدارة البيانات وتشغيل نماذج الذكاء الاصطناعي (مثل نماذج استخلاص الميزات والتصنيف الآلي) ضمن خط معالجة صور الرنين المغناطيسي.</w:t>
      </w:r>
    </w:p>
    <w:p w14:paraId="1008BB78" w14:textId="09A7FF7C" w:rsidR="000A74AB" w:rsidRDefault="00873B28" w:rsidP="000A74AB">
      <w:pPr>
        <w:pStyle w:val="NormalWeb"/>
        <w:bidi/>
        <w:rPr>
          <w:rFonts w:ascii="Traditional Arabic" w:eastAsiaTheme="minorHAnsi" w:hAnsi="Traditional Arabic" w:cs="Traditional Arabic"/>
          <w:color w:val="595959" w:themeColor="text1" w:themeTint="A6"/>
        </w:rPr>
      </w:pPr>
      <w:r w:rsidRPr="00D94F7B">
        <w:rPr>
          <w:rFonts w:ascii="Traditional Arabic" w:hAnsi="Traditional Arabic" w:cs="Traditional Arabic"/>
          <w:noProof/>
        </w:rPr>
        <w:lastRenderedPageBreak/>
        <w:drawing>
          <wp:anchor distT="0" distB="0" distL="114300" distR="114300" simplePos="0" relativeHeight="251731968" behindDoc="0" locked="0" layoutInCell="1" allowOverlap="1" wp14:anchorId="0816A777" wp14:editId="05CD9B33">
            <wp:simplePos x="0" y="0"/>
            <wp:positionH relativeFrom="column">
              <wp:posOffset>-132798</wp:posOffset>
            </wp:positionH>
            <wp:positionV relativeFrom="paragraph">
              <wp:posOffset>607695</wp:posOffset>
            </wp:positionV>
            <wp:extent cx="5867400" cy="2457450"/>
            <wp:effectExtent l="0" t="0" r="0" b="0"/>
            <wp:wrapSquare wrapText="bothSides"/>
            <wp:docPr id="1559114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67400" cy="2457450"/>
                    </a:xfrm>
                    <a:prstGeom prst="rect">
                      <a:avLst/>
                    </a:prstGeom>
                    <a:noFill/>
                    <a:ln>
                      <a:noFill/>
                    </a:ln>
                  </pic:spPr>
                </pic:pic>
              </a:graphicData>
            </a:graphic>
            <wp14:sizeRelV relativeFrom="margin">
              <wp14:pctHeight>0</wp14:pctHeight>
            </wp14:sizeRelV>
          </wp:anchor>
        </w:drawing>
      </w:r>
      <w:r w:rsidR="004042A6" w:rsidRPr="00D94F7B">
        <w:rPr>
          <w:noProof/>
        </w:rPr>
        <mc:AlternateContent>
          <mc:Choice Requires="wps">
            <w:drawing>
              <wp:anchor distT="0" distB="0" distL="114300" distR="114300" simplePos="0" relativeHeight="251744256" behindDoc="0" locked="0" layoutInCell="1" allowOverlap="1" wp14:anchorId="654886D2" wp14:editId="7D779F89">
                <wp:simplePos x="0" y="0"/>
                <wp:positionH relativeFrom="column">
                  <wp:posOffset>-407035</wp:posOffset>
                </wp:positionH>
                <wp:positionV relativeFrom="paragraph">
                  <wp:posOffset>3195955</wp:posOffset>
                </wp:positionV>
                <wp:extent cx="5867400" cy="635"/>
                <wp:effectExtent l="0" t="0" r="0" b="6985"/>
                <wp:wrapSquare wrapText="bothSides"/>
                <wp:docPr id="1336150248" name="Text Box 1"/>
                <wp:cNvGraphicFramePr/>
                <a:graphic xmlns:a="http://schemas.openxmlformats.org/drawingml/2006/main">
                  <a:graphicData uri="http://schemas.microsoft.com/office/word/2010/wordprocessingShape">
                    <wps:wsp>
                      <wps:cNvSpPr txBox="1"/>
                      <wps:spPr>
                        <a:xfrm>
                          <a:off x="0" y="0"/>
                          <a:ext cx="5867400" cy="635"/>
                        </a:xfrm>
                        <a:prstGeom prst="rect">
                          <a:avLst/>
                        </a:prstGeom>
                        <a:noFill/>
                        <a:ln>
                          <a:noFill/>
                        </a:ln>
                      </wps:spPr>
                      <wps:txbx>
                        <w:txbxContent>
                          <w:p w14:paraId="4B26566E" w14:textId="6F2470F2" w:rsidR="004042A6" w:rsidRPr="00AE59D0" w:rsidRDefault="004042A6" w:rsidP="004042A6">
                            <w:pPr>
                              <w:pStyle w:val="Caption"/>
                              <w:jc w:val="center"/>
                              <w:rPr>
                                <w:rFonts w:eastAsia="Times New Roman" w:cs="Traditional Arabic"/>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73589D">
                              <w:rPr>
                                <w:noProof/>
                                <w:rtl/>
                              </w:rPr>
                              <w:t>17</w:t>
                            </w:r>
                            <w:r>
                              <w:rPr>
                                <w:rtl/>
                              </w:rPr>
                              <w:fldChar w:fldCharType="end"/>
                            </w:r>
                            <w:r>
                              <w:rPr>
                                <w:rFonts w:hint="cs"/>
                                <w:rtl/>
                              </w:rPr>
                              <w:t xml:space="preserve"> </w:t>
                            </w:r>
                            <w:r>
                              <w:rPr>
                                <w:rFonts w:hint="cs"/>
                                <w:rtl/>
                                <w:lang w:bidi="ar-SY"/>
                              </w:rPr>
                              <w:t>المخطط العام للنظام</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4886D2" id="_x0000_s1037" type="#_x0000_t202" style="position:absolute;left:0;text-align:left;margin-left:-32.05pt;margin-top:251.65pt;width:462pt;height:.0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" filled="f" stroked="f">
                <v:textbox style="mso-fit-shape-to-text:t" inset="0,0,0,0">
                  <w:txbxContent>
                    <w:p w14:paraId="4B26566E" w14:textId="6F2470F2" w:rsidR="004042A6" w:rsidRPr="00AE59D0" w:rsidRDefault="004042A6" w:rsidP="004042A6">
                      <w:pPr>
                        <w:pStyle w:val="Caption"/>
                        <w:jc w:val="center"/>
                        <w:rPr>
                          <w:rFonts w:eastAsia="Times New Roman" w:cs="Traditional Arabic"/>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73589D">
                        <w:rPr>
                          <w:noProof/>
                          <w:rtl/>
                        </w:rPr>
                        <w:t>17</w:t>
                      </w:r>
                      <w:r>
                        <w:rPr>
                          <w:rtl/>
                        </w:rPr>
                        <w:fldChar w:fldCharType="end"/>
                      </w:r>
                      <w:r>
                        <w:rPr>
                          <w:rFonts w:hint="cs"/>
                          <w:rtl/>
                        </w:rPr>
                        <w:t xml:space="preserve"> </w:t>
                      </w:r>
                      <w:r>
                        <w:rPr>
                          <w:rFonts w:hint="cs"/>
                          <w:rtl/>
                          <w:lang w:bidi="ar-SY"/>
                        </w:rPr>
                        <w:t>المخطط العام للنظام</w:t>
                      </w:r>
                    </w:p>
                  </w:txbxContent>
                </v:textbox>
                <w10:wrap type="square"/>
              </v:shape>
            </w:pict>
          </mc:Fallback>
        </mc:AlternateContent>
      </w:r>
      <w:r w:rsidR="000A74AB" w:rsidRPr="00D94F7B">
        <w:rPr>
          <w:rFonts w:ascii="Traditional Arabic" w:eastAsiaTheme="minorHAnsi" w:hAnsi="Traditional Arabic" w:cs="Traditional Arabic"/>
          <w:rtl/>
        </w:rPr>
        <w:t>يتم تخزين البيانات واستعادتها من خلال قاعدة بيانات مركزية (</w:t>
      </w:r>
      <w:r w:rsidR="000A74AB" w:rsidRPr="00D94F7B">
        <w:rPr>
          <w:rFonts w:ascii="Traditional Arabic" w:eastAsiaTheme="minorHAnsi" w:hAnsi="Traditional Arabic" w:cs="Traditional Arabic"/>
        </w:rPr>
        <w:t>PostgreSQL</w:t>
      </w:r>
      <w:r w:rsidR="000A74AB" w:rsidRPr="00D94F7B">
        <w:rPr>
          <w:rFonts w:ascii="Traditional Arabic" w:eastAsiaTheme="minorHAnsi" w:hAnsi="Traditional Arabic" w:cs="Traditional Arabic"/>
          <w:rtl/>
        </w:rPr>
        <w:t xml:space="preserve">) منظمة وفق </w:t>
      </w:r>
      <w:r w:rsidR="000A74AB" w:rsidRPr="00D94F7B">
        <w:rPr>
          <w:rFonts w:ascii="Traditional Arabic" w:eastAsiaTheme="minorHAnsi" w:hAnsi="Traditional Arabic" w:cs="Traditional Arabic" w:hint="cs"/>
          <w:rtl/>
        </w:rPr>
        <w:t xml:space="preserve">علاقات ارتباط </w:t>
      </w:r>
      <w:r w:rsidR="000A74AB" w:rsidRPr="00D94F7B">
        <w:rPr>
          <w:rFonts w:ascii="Traditional Arabic" w:eastAsiaTheme="minorHAnsi" w:hAnsi="Traditional Arabic" w:cs="Traditional Arabic"/>
          <w:rtl/>
        </w:rPr>
        <w:t>تضمن حماية السجلات السريرية وتكاملها المرجعي</w:t>
      </w:r>
      <w:r w:rsidR="000A74AB" w:rsidRPr="00D94F7B">
        <w:rPr>
          <w:rFonts w:ascii="Traditional Arabic" w:eastAsiaTheme="minorHAnsi" w:hAnsi="Traditional Arabic" w:cs="Traditional Arabic" w:hint="cs"/>
          <w:rtl/>
        </w:rPr>
        <w:t>.</w:t>
      </w:r>
      <w:r w:rsidR="000A74AB" w:rsidRPr="00D94F7B">
        <w:rPr>
          <w:rFonts w:ascii="Traditional Arabic" w:eastAsiaTheme="minorHAnsi" w:hAnsi="Traditional Arabic" w:cs="Traditional Arabic"/>
          <w:rtl/>
        </w:rPr>
        <w:t xml:space="preserve"> تعزز هذه البنية فصل المسؤوليات، وقابلية الصيانة، وقابلية التطو</w:t>
      </w:r>
      <w:r w:rsidR="000A74AB" w:rsidRPr="00D94F7B">
        <w:rPr>
          <w:rFonts w:ascii="Traditional Arabic" w:eastAsiaTheme="minorHAnsi" w:hAnsi="Traditional Arabic" w:cs="Traditional Arabic" w:hint="cs"/>
          <w:rtl/>
        </w:rPr>
        <w:t>ي</w:t>
      </w:r>
      <w:r w:rsidR="000A74AB" w:rsidRPr="00D94F7B">
        <w:rPr>
          <w:rFonts w:ascii="Traditional Arabic" w:eastAsiaTheme="minorHAnsi" w:hAnsi="Traditional Arabic" w:cs="Traditional Arabic"/>
          <w:rtl/>
        </w:rPr>
        <w:t>ر</w:t>
      </w:r>
      <w:r w:rsidR="000A74AB" w:rsidRPr="000A74AB">
        <w:rPr>
          <w:rFonts w:ascii="Traditional Arabic" w:eastAsiaTheme="minorHAnsi" w:hAnsi="Traditional Arabic" w:cs="Traditional Arabic"/>
          <w:color w:val="595959" w:themeColor="text1" w:themeTint="A6"/>
        </w:rPr>
        <w:t>.</w:t>
      </w:r>
    </w:p>
    <w:p w14:paraId="1EC313AE" w14:textId="4CB887E4" w:rsidR="00DD04D4" w:rsidRPr="00D94F7B" w:rsidRDefault="008F3551" w:rsidP="006E6D8A">
      <w:pPr>
        <w:pStyle w:val="NormalWeb"/>
        <w:bidi/>
        <w:rPr>
          <w:rFonts w:ascii="Traditional Arabic" w:eastAsiaTheme="minorHAnsi" w:hAnsi="Traditional Arabic" w:cs="Traditional Arabic"/>
          <w:rtl/>
        </w:rPr>
      </w:pPr>
      <w:r w:rsidRPr="00D94F7B">
        <w:rPr>
          <w:noProof/>
        </w:rPr>
        <mc:AlternateContent>
          <mc:Choice Requires="wps">
            <w:drawing>
              <wp:anchor distT="0" distB="0" distL="114300" distR="114300" simplePos="0" relativeHeight="251760640" behindDoc="0" locked="0" layoutInCell="1" allowOverlap="1" wp14:anchorId="5E4202B4" wp14:editId="770CD186">
                <wp:simplePos x="0" y="0"/>
                <wp:positionH relativeFrom="column">
                  <wp:posOffset>-136525</wp:posOffset>
                </wp:positionH>
                <wp:positionV relativeFrom="paragraph">
                  <wp:posOffset>6534150</wp:posOffset>
                </wp:positionV>
                <wp:extent cx="2040890" cy="635"/>
                <wp:effectExtent l="0" t="0" r="16510" b="6985"/>
                <wp:wrapSquare wrapText="bothSides"/>
                <wp:docPr id="453601840" name="Text Box 1"/>
                <wp:cNvGraphicFramePr/>
                <a:graphic xmlns:a="http://schemas.openxmlformats.org/drawingml/2006/main">
                  <a:graphicData uri="http://schemas.microsoft.com/office/word/2010/wordprocessingShape">
                    <wps:wsp>
                      <wps:cNvSpPr txBox="1"/>
                      <wps:spPr>
                        <a:xfrm>
                          <a:off x="0" y="0"/>
                          <a:ext cx="2040890" cy="635"/>
                        </a:xfrm>
                        <a:prstGeom prst="rect">
                          <a:avLst/>
                        </a:prstGeom>
                        <a:noFill/>
                        <a:ln>
                          <a:noFill/>
                        </a:ln>
                      </wps:spPr>
                      <wps:txbx>
                        <w:txbxContent>
                          <w:p w14:paraId="7A3D80B5" w14:textId="277B6518" w:rsidR="008F3551" w:rsidRPr="008F3551" w:rsidRDefault="008F3551" w:rsidP="008F3551">
                            <w:pPr>
                              <w:pStyle w:val="Caption"/>
                              <w:jc w:val="center"/>
                              <w:rPr>
                                <w:rFonts w:eastAsia="Times New Roman" w:cs="Traditional Arabic"/>
                                <w:lang w:bidi="ar-SY"/>
                              </w:rPr>
                            </w:pPr>
                            <w:r w:rsidRPr="008F3551">
                              <w:rPr>
                                <w:rFonts w:cs="Traditional Arabic"/>
                                <w:rtl/>
                              </w:rPr>
                              <w:t xml:space="preserve">رسم توضيحي </w:t>
                            </w:r>
                            <w:r w:rsidRPr="008F3551">
                              <w:rPr>
                                <w:rFonts w:cs="Traditional Arabic"/>
                                <w:rtl/>
                              </w:rPr>
                              <w:fldChar w:fldCharType="begin"/>
                            </w:r>
                            <w:r w:rsidRPr="008F3551">
                              <w:rPr>
                                <w:rFonts w:cs="Traditional Arabic"/>
                                <w:rtl/>
                              </w:rPr>
                              <w:instrText xml:space="preserve"> </w:instrText>
                            </w:r>
                            <w:r w:rsidRPr="008F3551">
                              <w:rPr>
                                <w:rFonts w:cs="Traditional Arabic"/>
                              </w:rPr>
                              <w:instrText>SEQ</w:instrText>
                            </w:r>
                            <w:r w:rsidRPr="008F3551">
                              <w:rPr>
                                <w:rFonts w:cs="Traditional Arabic"/>
                                <w:rtl/>
                              </w:rPr>
                              <w:instrText xml:space="preserve"> رسم_توضيحي \* </w:instrText>
                            </w:r>
                            <w:r w:rsidRPr="008F3551">
                              <w:rPr>
                                <w:rFonts w:cs="Traditional Arabic"/>
                              </w:rPr>
                              <w:instrText>ARABIC</w:instrText>
                            </w:r>
                            <w:r w:rsidRPr="008F3551">
                              <w:rPr>
                                <w:rFonts w:cs="Traditional Arabic"/>
                                <w:rtl/>
                              </w:rPr>
                              <w:instrText xml:space="preserve"> </w:instrText>
                            </w:r>
                            <w:r w:rsidRPr="008F3551">
                              <w:rPr>
                                <w:rFonts w:cs="Traditional Arabic"/>
                                <w:rtl/>
                              </w:rPr>
                              <w:fldChar w:fldCharType="separate"/>
                            </w:r>
                            <w:r w:rsidR="0073589D">
                              <w:rPr>
                                <w:rFonts w:cs="Traditional Arabic"/>
                                <w:noProof/>
                                <w:rtl/>
                              </w:rPr>
                              <w:t>18</w:t>
                            </w:r>
                            <w:r w:rsidRPr="008F3551">
                              <w:rPr>
                                <w:rFonts w:cs="Traditional Arabic"/>
                                <w:rtl/>
                              </w:rPr>
                              <w:fldChar w:fldCharType="end"/>
                            </w:r>
                            <w:r w:rsidRPr="008F3551">
                              <w:rPr>
                                <w:rFonts w:cs="Traditional Arabic"/>
                                <w:noProof/>
                                <w:rtl/>
                                <w:lang w:bidi="ar-SY"/>
                              </w:rPr>
                              <w:t xml:space="preserve"> بنية الوحدة الوظيفية المنجزة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4202B4" id="_x0000_s1038" type="#_x0000_t202" style="position:absolute;left:0;text-align:left;margin-left:-10.75pt;margin-top:514.5pt;width:160.7pt;height:.0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" filled="f" stroked="f">
                <v:textbox style="mso-fit-shape-to-text:t" inset="0,0,0,0">
                  <w:txbxContent>
                    <w:p w14:paraId="7A3D80B5" w14:textId="277B6518" w:rsidR="008F3551" w:rsidRPr="008F3551" w:rsidRDefault="008F3551" w:rsidP="008F3551">
                      <w:pPr>
                        <w:pStyle w:val="Caption"/>
                        <w:jc w:val="center"/>
                        <w:rPr>
                          <w:rFonts w:eastAsia="Times New Roman" w:cs="Traditional Arabic"/>
                          <w:lang w:bidi="ar-SY"/>
                        </w:rPr>
                      </w:pPr>
                      <w:r w:rsidRPr="008F3551">
                        <w:rPr>
                          <w:rFonts w:cs="Traditional Arabic"/>
                          <w:rtl/>
                        </w:rPr>
                        <w:t xml:space="preserve">رسم توضيحي </w:t>
                      </w:r>
                      <w:r w:rsidRPr="008F3551">
                        <w:rPr>
                          <w:rFonts w:cs="Traditional Arabic"/>
                          <w:rtl/>
                        </w:rPr>
                        <w:fldChar w:fldCharType="begin"/>
                      </w:r>
                      <w:r w:rsidRPr="008F3551">
                        <w:rPr>
                          <w:rFonts w:cs="Traditional Arabic"/>
                          <w:rtl/>
                        </w:rPr>
                        <w:instrText xml:space="preserve"> </w:instrText>
                      </w:r>
                      <w:r w:rsidRPr="008F3551">
                        <w:rPr>
                          <w:rFonts w:cs="Traditional Arabic"/>
                        </w:rPr>
                        <w:instrText>SEQ</w:instrText>
                      </w:r>
                      <w:r w:rsidRPr="008F3551">
                        <w:rPr>
                          <w:rFonts w:cs="Traditional Arabic"/>
                          <w:rtl/>
                        </w:rPr>
                        <w:instrText xml:space="preserve"> رسم_توضيحي \* </w:instrText>
                      </w:r>
                      <w:r w:rsidRPr="008F3551">
                        <w:rPr>
                          <w:rFonts w:cs="Traditional Arabic"/>
                        </w:rPr>
                        <w:instrText>ARABIC</w:instrText>
                      </w:r>
                      <w:r w:rsidRPr="008F3551">
                        <w:rPr>
                          <w:rFonts w:cs="Traditional Arabic"/>
                          <w:rtl/>
                        </w:rPr>
                        <w:instrText xml:space="preserve"> </w:instrText>
                      </w:r>
                      <w:r w:rsidRPr="008F3551">
                        <w:rPr>
                          <w:rFonts w:cs="Traditional Arabic"/>
                          <w:rtl/>
                        </w:rPr>
                        <w:fldChar w:fldCharType="separate"/>
                      </w:r>
                      <w:r w:rsidR="0073589D">
                        <w:rPr>
                          <w:rFonts w:cs="Traditional Arabic"/>
                          <w:noProof/>
                          <w:rtl/>
                        </w:rPr>
                        <w:t>18</w:t>
                      </w:r>
                      <w:r w:rsidRPr="008F3551">
                        <w:rPr>
                          <w:rFonts w:cs="Traditional Arabic"/>
                          <w:rtl/>
                        </w:rPr>
                        <w:fldChar w:fldCharType="end"/>
                      </w:r>
                      <w:r w:rsidRPr="008F3551">
                        <w:rPr>
                          <w:rFonts w:cs="Traditional Arabic"/>
                          <w:noProof/>
                          <w:rtl/>
                          <w:lang w:bidi="ar-SY"/>
                        </w:rPr>
                        <w:t xml:space="preserve"> بنية الوحدة الوظيفية المنجزة</w:t>
                      </w:r>
                    </w:p>
                  </w:txbxContent>
                </v:textbox>
                <w10:wrap type="square"/>
              </v:shape>
            </w:pict>
          </mc:Fallback>
        </mc:AlternateContent>
      </w:r>
      <w:r w:rsidRPr="00D94F7B">
        <w:rPr>
          <w:noProof/>
          <w:rtl/>
          <w:lang w:bidi="ar-SY"/>
        </w:rPr>
        <w:drawing>
          <wp:anchor distT="0" distB="0" distL="114300" distR="114300" simplePos="0" relativeHeight="251754496" behindDoc="0" locked="0" layoutInCell="1" allowOverlap="1" wp14:anchorId="21A7458B" wp14:editId="78080E30">
            <wp:simplePos x="0" y="0"/>
            <wp:positionH relativeFrom="column">
              <wp:posOffset>-136555</wp:posOffset>
            </wp:positionH>
            <wp:positionV relativeFrom="paragraph">
              <wp:posOffset>4081145</wp:posOffset>
            </wp:positionV>
            <wp:extent cx="2040890" cy="2442845"/>
            <wp:effectExtent l="0" t="0" r="0" b="0"/>
            <wp:wrapSquare wrapText="bothSides"/>
            <wp:docPr id="203237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76311" name=""/>
                    <pic:cNvPicPr/>
                  </pic:nvPicPr>
                  <pic:blipFill>
                    <a:blip r:embed="rId27"/>
                    <a:stretch>
                      <a:fillRect/>
                    </a:stretch>
                  </pic:blipFill>
                  <pic:spPr>
                    <a:xfrm>
                      <a:off x="0" y="0"/>
                      <a:ext cx="2040890" cy="2442845"/>
                    </a:xfrm>
                    <a:prstGeom prst="rect">
                      <a:avLst/>
                    </a:prstGeom>
                  </pic:spPr>
                </pic:pic>
              </a:graphicData>
            </a:graphic>
            <wp14:sizeRelH relativeFrom="margin">
              <wp14:pctWidth>0</wp14:pctWidth>
            </wp14:sizeRelH>
            <wp14:sizeRelV relativeFrom="margin">
              <wp14:pctHeight>0</wp14:pctHeight>
            </wp14:sizeRelV>
          </wp:anchor>
        </w:drawing>
      </w:r>
      <w:r w:rsidR="00E85167" w:rsidRPr="00D94F7B">
        <w:rPr>
          <w:rFonts w:ascii="Traditional Arabic" w:eastAsiaTheme="minorHAnsi" w:hAnsi="Traditional Arabic" w:cs="Traditional Arabic"/>
          <w:rtl/>
        </w:rPr>
        <w:t>تُجسّ</w:t>
      </w:r>
      <w:r w:rsidR="000D481D" w:rsidRPr="00D94F7B">
        <w:rPr>
          <w:rFonts w:ascii="Traditional Arabic" w:eastAsiaTheme="minorHAnsi" w:hAnsi="Traditional Arabic" w:cs="Traditional Arabic" w:hint="cs"/>
          <w:rtl/>
        </w:rPr>
        <w:t>َ</w:t>
      </w:r>
      <w:r w:rsidR="00E85167" w:rsidRPr="00D94F7B">
        <w:rPr>
          <w:rFonts w:ascii="Traditional Arabic" w:eastAsiaTheme="minorHAnsi" w:hAnsi="Traditional Arabic" w:cs="Traditional Arabic"/>
          <w:rtl/>
        </w:rPr>
        <w:t xml:space="preserve">د البنية الوظيفية المركزية للنظام عبر أربع وحدات </w:t>
      </w:r>
      <w:r w:rsidR="00E85167" w:rsidRPr="00D94F7B">
        <w:rPr>
          <w:rFonts w:ascii="Traditional Arabic" w:eastAsiaTheme="minorHAnsi" w:hAnsi="Traditional Arabic" w:cs="Traditional Arabic" w:hint="cs"/>
          <w:rtl/>
        </w:rPr>
        <w:t xml:space="preserve">وظيفية </w:t>
      </w:r>
      <w:r w:rsidR="00E85167" w:rsidRPr="00D94F7B">
        <w:rPr>
          <w:rFonts w:ascii="Traditional Arabic" w:eastAsiaTheme="minorHAnsi" w:hAnsi="Traditional Arabic" w:cs="Traditional Arabic"/>
          <w:rtl/>
        </w:rPr>
        <w:t>مستقلة مترابطة</w:t>
      </w:r>
      <w:r w:rsidR="00E85167" w:rsidRPr="00D94F7B">
        <w:rPr>
          <w:rFonts w:ascii="Traditional Arabic" w:eastAsiaTheme="minorHAnsi" w:hAnsi="Traditional Arabic" w:cs="Traditional Arabic"/>
          <w:lang w:bidi="ar-SY"/>
        </w:rPr>
        <w:t>.</w:t>
      </w:r>
      <w:r w:rsidR="00E85167" w:rsidRPr="00D94F7B">
        <w:rPr>
          <w:rFonts w:ascii="Traditional Arabic" w:eastAsiaTheme="minorHAnsi" w:hAnsi="Traditional Arabic" w:cs="Traditional Arabic" w:hint="cs"/>
          <w:rtl/>
          <w:lang w:bidi="ar-SY"/>
        </w:rPr>
        <w:t xml:space="preserve"> </w:t>
      </w:r>
      <w:r w:rsidR="00E85167" w:rsidRPr="00D94F7B">
        <w:rPr>
          <w:rFonts w:ascii="Traditional Arabic" w:eastAsiaTheme="minorHAnsi" w:hAnsi="Traditional Arabic" w:cs="Traditional Arabic"/>
          <w:lang w:bidi="ar-SY"/>
        </w:rPr>
        <w:t xml:space="preserve"> </w:t>
      </w:r>
      <w:r w:rsidR="000D481D" w:rsidRPr="00D94F7B">
        <w:rPr>
          <w:rFonts w:ascii="Traditional Arabic" w:eastAsiaTheme="minorHAnsi" w:hAnsi="Traditional Arabic" w:cs="Traditional Arabic" w:hint="cs"/>
          <w:rtl/>
        </w:rPr>
        <w:t>وحدة</w:t>
      </w:r>
      <w:r w:rsidR="000D481D" w:rsidRPr="00D94F7B">
        <w:rPr>
          <w:rFonts w:ascii="Traditional Arabic" w:eastAsiaTheme="minorHAnsi" w:hAnsi="Traditional Arabic" w:cs="Traditional Arabic" w:hint="cs"/>
          <w:rtl/>
          <w:lang w:bidi="ar-SY"/>
        </w:rPr>
        <w:t xml:space="preserve"> </w:t>
      </w:r>
      <w:r w:rsidR="000D481D" w:rsidRPr="00D94F7B">
        <w:rPr>
          <w:rFonts w:ascii="Traditional Arabic" w:eastAsiaTheme="minorHAnsi" w:hAnsi="Traditional Arabic" w:cs="Traditional Arabic"/>
          <w:b/>
          <w:bCs/>
          <w:lang w:bidi="ar-SY"/>
        </w:rPr>
        <w:t xml:space="preserve">accounts </w:t>
      </w:r>
      <w:r w:rsidR="000D481D" w:rsidRPr="00D94F7B">
        <w:rPr>
          <w:rFonts w:ascii="Traditional Arabic" w:eastAsiaTheme="minorHAnsi" w:hAnsi="Traditional Arabic" w:cs="Traditional Arabic" w:hint="cs"/>
          <w:rtl/>
          <w:lang w:bidi="ar-SY"/>
        </w:rPr>
        <w:t>تتلخص</w:t>
      </w:r>
      <w:r w:rsidR="00E85167" w:rsidRPr="00D94F7B">
        <w:rPr>
          <w:rFonts w:ascii="Traditional Arabic" w:eastAsiaTheme="minorHAnsi" w:hAnsi="Traditional Arabic" w:cs="Traditional Arabic" w:hint="cs"/>
          <w:rtl/>
          <w:lang w:bidi="ar-SY"/>
        </w:rPr>
        <w:t xml:space="preserve"> مهمتها</w:t>
      </w:r>
      <w:r w:rsidR="00E85167" w:rsidRPr="00D94F7B">
        <w:rPr>
          <w:rFonts w:ascii="Traditional Arabic" w:eastAsiaTheme="minorHAnsi" w:hAnsi="Traditional Arabic" w:cs="Traditional Arabic"/>
          <w:lang w:bidi="ar-SY"/>
        </w:rPr>
        <w:t xml:space="preserve"> </w:t>
      </w:r>
      <w:r w:rsidR="00E85167" w:rsidRPr="00D94F7B">
        <w:rPr>
          <w:rFonts w:ascii="Traditional Arabic" w:eastAsiaTheme="minorHAnsi" w:hAnsi="Traditional Arabic" w:cs="Traditional Arabic" w:hint="cs"/>
          <w:rtl/>
        </w:rPr>
        <w:t>ب</w:t>
      </w:r>
      <w:r w:rsidR="00E85167" w:rsidRPr="00D94F7B">
        <w:rPr>
          <w:rFonts w:ascii="Traditional Arabic" w:eastAsiaTheme="minorHAnsi" w:hAnsi="Traditional Arabic" w:cs="Traditional Arabic"/>
          <w:rtl/>
        </w:rPr>
        <w:t xml:space="preserve">ضبط الهوية </w:t>
      </w:r>
      <w:r w:rsidR="000D481D" w:rsidRPr="00D94F7B">
        <w:rPr>
          <w:rFonts w:ascii="Traditional Arabic" w:eastAsiaTheme="minorHAnsi" w:hAnsi="Traditional Arabic" w:cs="Traditional Arabic" w:hint="cs"/>
          <w:rtl/>
        </w:rPr>
        <w:t>وتحديد</w:t>
      </w:r>
      <w:r w:rsidR="00E85167" w:rsidRPr="00D94F7B">
        <w:rPr>
          <w:rFonts w:ascii="Traditional Arabic" w:eastAsiaTheme="minorHAnsi" w:hAnsi="Traditional Arabic" w:cs="Traditional Arabic" w:hint="cs"/>
          <w:rtl/>
        </w:rPr>
        <w:t xml:space="preserve"> </w:t>
      </w:r>
      <w:r w:rsidR="00E85167" w:rsidRPr="00D94F7B">
        <w:rPr>
          <w:rFonts w:ascii="Traditional Arabic" w:eastAsiaTheme="minorHAnsi" w:hAnsi="Traditional Arabic" w:cs="Traditional Arabic"/>
          <w:rtl/>
        </w:rPr>
        <w:t xml:space="preserve">الصلاحيات </w:t>
      </w:r>
      <w:r w:rsidR="00E85167" w:rsidRPr="00D94F7B">
        <w:rPr>
          <w:rFonts w:ascii="Traditional Arabic" w:eastAsiaTheme="minorHAnsi" w:hAnsi="Traditional Arabic" w:cs="Traditional Arabic" w:hint="cs"/>
          <w:rtl/>
        </w:rPr>
        <w:t>بناء على الأدوار</w:t>
      </w:r>
      <w:r w:rsidR="002739AF" w:rsidRPr="00D94F7B">
        <w:rPr>
          <w:rFonts w:ascii="Traditional Arabic" w:eastAsiaTheme="minorHAnsi" w:hAnsi="Traditional Arabic" w:cs="Traditional Arabic" w:hint="cs"/>
          <w:rtl/>
        </w:rPr>
        <w:t>، و</w:t>
      </w:r>
      <w:r w:rsidR="002739AF" w:rsidRPr="00D94F7B">
        <w:rPr>
          <w:rFonts w:ascii="Traditional Arabic" w:eastAsiaTheme="minorHAnsi" w:hAnsi="Traditional Arabic" w:cs="Traditional Arabic" w:hint="cs"/>
          <w:rtl/>
          <w:lang w:bidi="ar-SY"/>
        </w:rPr>
        <w:t>تركّز</w:t>
      </w:r>
      <w:r w:rsidR="002739AF" w:rsidRPr="00D94F7B">
        <w:rPr>
          <w:rFonts w:ascii="Traditional Arabic" w:eastAsiaTheme="minorHAnsi" w:hAnsi="Traditional Arabic" w:cs="Traditional Arabic"/>
          <w:rtl/>
        </w:rPr>
        <w:t xml:space="preserve"> </w:t>
      </w:r>
      <w:r w:rsidR="002739AF" w:rsidRPr="00D94F7B">
        <w:rPr>
          <w:rFonts w:ascii="Traditional Arabic" w:eastAsiaTheme="minorHAnsi" w:hAnsi="Traditional Arabic" w:cs="Traditional Arabic"/>
          <w:b/>
          <w:bCs/>
        </w:rPr>
        <w:t>patients</w:t>
      </w:r>
      <w:r w:rsidR="002739AF" w:rsidRPr="00D94F7B">
        <w:rPr>
          <w:rFonts w:ascii="Traditional Arabic" w:eastAsiaTheme="minorHAnsi" w:hAnsi="Traditional Arabic" w:cs="Traditional Arabic"/>
          <w:b/>
          <w:bCs/>
          <w:lang w:bidi="ar-SY"/>
        </w:rPr>
        <w:t xml:space="preserve"> </w:t>
      </w:r>
      <w:r w:rsidR="002739AF" w:rsidRPr="00D94F7B">
        <w:rPr>
          <w:rFonts w:ascii="Traditional Arabic" w:eastAsiaTheme="minorHAnsi" w:hAnsi="Traditional Arabic" w:cs="Traditional Arabic" w:hint="cs"/>
          <w:rtl/>
          <w:lang w:bidi="ar-SY"/>
        </w:rPr>
        <w:t>على</w:t>
      </w:r>
      <w:r w:rsidR="00E85167" w:rsidRPr="00D94F7B">
        <w:rPr>
          <w:rFonts w:ascii="Traditional Arabic" w:eastAsiaTheme="minorHAnsi" w:hAnsi="Traditional Arabic" w:cs="Traditional Arabic"/>
          <w:rtl/>
        </w:rPr>
        <w:t xml:space="preserve"> إدارة بيانات المرضى </w:t>
      </w:r>
      <w:r w:rsidR="002739AF" w:rsidRPr="00D94F7B">
        <w:rPr>
          <w:rFonts w:ascii="Traditional Arabic" w:eastAsiaTheme="minorHAnsi" w:hAnsi="Traditional Arabic" w:cs="Traditional Arabic" w:hint="cs"/>
          <w:rtl/>
        </w:rPr>
        <w:t>من قبل أطبائهم دوناً عن غيرهم.</w:t>
      </w:r>
      <w:r w:rsidR="002739AF" w:rsidRPr="00D94F7B">
        <w:rPr>
          <w:rFonts w:ascii="Traditional Arabic" w:eastAsiaTheme="minorHAnsi" w:hAnsi="Traditional Arabic" w:cs="Traditional Arabic"/>
          <w:rtl/>
        </w:rPr>
        <w:t xml:space="preserve"> </w:t>
      </w:r>
      <w:r w:rsidR="002739AF" w:rsidRPr="00D94F7B">
        <w:rPr>
          <w:rFonts w:ascii="Traditional Arabic" w:eastAsiaTheme="minorHAnsi" w:hAnsi="Traditional Arabic" w:cs="Traditional Arabic" w:hint="cs"/>
          <w:rtl/>
        </w:rPr>
        <w:t xml:space="preserve">تنظّم </w:t>
      </w:r>
      <w:r w:rsidR="002739AF" w:rsidRPr="00D94F7B">
        <w:rPr>
          <w:rFonts w:ascii="Traditional Arabic" w:eastAsiaTheme="minorHAnsi" w:hAnsi="Traditional Arabic" w:cs="Traditional Arabic"/>
          <w:rtl/>
          <w:lang w:bidi="ar-SY"/>
        </w:rPr>
        <w:t>وحدة</w:t>
      </w:r>
      <w:r w:rsidR="00E85167" w:rsidRPr="00D94F7B">
        <w:rPr>
          <w:rFonts w:ascii="Traditional Arabic" w:eastAsiaTheme="minorHAnsi" w:hAnsi="Traditional Arabic" w:cs="Traditional Arabic"/>
          <w:rtl/>
        </w:rPr>
        <w:t xml:space="preserve"> </w:t>
      </w:r>
      <w:r w:rsidR="00E85167" w:rsidRPr="00D94F7B">
        <w:rPr>
          <w:rFonts w:ascii="Traditional Arabic" w:eastAsiaTheme="minorHAnsi" w:hAnsi="Traditional Arabic" w:cs="Traditional Arabic"/>
          <w:b/>
          <w:bCs/>
          <w:lang w:bidi="ar-SY"/>
        </w:rPr>
        <w:t xml:space="preserve">reports </w:t>
      </w:r>
      <w:r w:rsidR="00E85167" w:rsidRPr="00D94F7B">
        <w:rPr>
          <w:rFonts w:ascii="Traditional Arabic" w:eastAsiaTheme="minorHAnsi" w:hAnsi="Traditional Arabic" w:cs="Traditional Arabic"/>
          <w:rtl/>
        </w:rPr>
        <w:t xml:space="preserve">إنتاج التقارير الطبية </w:t>
      </w:r>
      <w:r w:rsidR="002739AF" w:rsidRPr="00D94F7B">
        <w:rPr>
          <w:rFonts w:ascii="Traditional Arabic" w:eastAsiaTheme="minorHAnsi" w:hAnsi="Traditional Arabic" w:cs="Traditional Arabic" w:hint="cs"/>
          <w:rtl/>
        </w:rPr>
        <w:t>للمرضى بناء على نتائج تحليلهم.</w:t>
      </w:r>
      <w:r w:rsidR="00E85167" w:rsidRPr="00D94F7B">
        <w:rPr>
          <w:rFonts w:ascii="Traditional Arabic" w:eastAsiaTheme="minorHAnsi" w:hAnsi="Traditional Arabic" w:cs="Traditional Arabic"/>
          <w:lang w:bidi="ar-SY"/>
        </w:rPr>
        <w:t xml:space="preserve"> </w:t>
      </w:r>
      <w:r w:rsidR="00E85167" w:rsidRPr="00D94F7B">
        <w:rPr>
          <w:rFonts w:ascii="Traditional Arabic" w:eastAsiaTheme="minorHAnsi" w:hAnsi="Traditional Arabic" w:cs="Traditional Arabic"/>
          <w:rtl/>
        </w:rPr>
        <w:t xml:space="preserve">وأخيرًا، </w:t>
      </w:r>
      <w:r w:rsidR="00E85167" w:rsidRPr="00D94F7B">
        <w:rPr>
          <w:rFonts w:ascii="Traditional Arabic" w:eastAsiaTheme="minorHAnsi" w:hAnsi="Traditional Arabic" w:cs="Traditional Arabic"/>
          <w:b/>
          <w:bCs/>
          <w:lang w:bidi="ar-SY"/>
        </w:rPr>
        <w:t xml:space="preserve">mri_analysis </w:t>
      </w:r>
      <w:r w:rsidR="000D481D" w:rsidRPr="00D94F7B">
        <w:rPr>
          <w:rFonts w:ascii="Traditional Arabic" w:eastAsiaTheme="minorHAnsi" w:hAnsi="Traditional Arabic" w:cs="Traditional Arabic" w:hint="cs"/>
          <w:rtl/>
          <w:lang w:bidi="ar-SY"/>
        </w:rPr>
        <w:t>تمثّل</w:t>
      </w:r>
      <w:r w:rsidR="00E85167" w:rsidRPr="00D94F7B">
        <w:rPr>
          <w:rFonts w:ascii="Traditional Arabic" w:eastAsiaTheme="minorHAnsi" w:hAnsi="Traditional Arabic" w:cs="Traditional Arabic"/>
          <w:rtl/>
        </w:rPr>
        <w:t xml:space="preserve"> الواجهة المنهجية لمعالجة صور الرنين، </w:t>
      </w:r>
      <w:r w:rsidR="002739AF" w:rsidRPr="00D94F7B">
        <w:rPr>
          <w:rFonts w:ascii="Traditional Arabic" w:eastAsiaTheme="minorHAnsi" w:hAnsi="Traditional Arabic" w:cs="Traditional Arabic" w:hint="cs"/>
          <w:rtl/>
        </w:rPr>
        <w:t>والتعامل مع نموذج الذكاء الصنعي</w:t>
      </w:r>
      <w:r w:rsidR="006E6D8A" w:rsidRPr="00D94F7B">
        <w:rPr>
          <w:rFonts w:ascii="Traditional Arabic" w:eastAsiaTheme="minorHAnsi" w:hAnsi="Traditional Arabic" w:cs="Traditional Arabic" w:hint="cs"/>
          <w:rtl/>
        </w:rPr>
        <w:t xml:space="preserve">. </w:t>
      </w:r>
      <w:r w:rsidR="00B57285" w:rsidRPr="00D94F7B">
        <w:rPr>
          <w:rFonts w:ascii="Traditional Arabic" w:eastAsiaTheme="minorHAnsi" w:hAnsi="Traditional Arabic" w:cs="Traditional Arabic" w:hint="cs"/>
          <w:rtl/>
        </w:rPr>
        <w:t>تتشابه هذه الوحدات من حيث البنية العامة</w:t>
      </w:r>
      <w:r w:rsidR="006E6D8A" w:rsidRPr="00D94F7B">
        <w:rPr>
          <w:rFonts w:ascii="Traditional Arabic" w:eastAsiaTheme="minorHAnsi" w:hAnsi="Traditional Arabic" w:cs="Traditional Arabic" w:hint="cs"/>
          <w:rtl/>
          <w:lang w:bidi="ar-SY"/>
        </w:rPr>
        <w:t xml:space="preserve"> مع تخصيص لوحدة </w:t>
      </w:r>
      <w:r w:rsidR="006E6D8A" w:rsidRPr="00D94F7B">
        <w:rPr>
          <w:rFonts w:ascii="Traditional Arabic" w:eastAsiaTheme="minorHAnsi" w:hAnsi="Traditional Arabic" w:cs="Traditional Arabic"/>
          <w:b/>
          <w:bCs/>
          <w:lang w:bidi="ar-SY"/>
        </w:rPr>
        <w:t>mri_analysis</w:t>
      </w:r>
      <w:r w:rsidR="006E6D8A" w:rsidRPr="00D94F7B">
        <w:rPr>
          <w:rFonts w:ascii="Traditional Arabic" w:eastAsiaTheme="minorHAnsi" w:hAnsi="Traditional Arabic" w:cs="Traditional Arabic" w:hint="cs"/>
          <w:b/>
          <w:bCs/>
          <w:rtl/>
          <w:lang w:bidi="ar-SY"/>
        </w:rPr>
        <w:t xml:space="preserve"> </w:t>
      </w:r>
      <w:r w:rsidR="006E6D8A" w:rsidRPr="00D94F7B">
        <w:rPr>
          <w:rFonts w:ascii="Traditional Arabic" w:eastAsiaTheme="minorHAnsi" w:hAnsi="Traditional Arabic" w:cs="Traditional Arabic" w:hint="cs"/>
          <w:rtl/>
          <w:lang w:bidi="ar-SY"/>
        </w:rPr>
        <w:t xml:space="preserve">نظراً لامتلاكها خط معالجة لصور الرنين قبل أرسالها للتصنيف. </w:t>
      </w:r>
    </w:p>
    <w:p w14:paraId="76AA264A" w14:textId="028EFAAC" w:rsidR="001662DD" w:rsidRPr="00D94F7B" w:rsidRDefault="00766088" w:rsidP="001662DD">
      <w:pPr>
        <w:pStyle w:val="Heading4"/>
        <w:rPr>
          <w:rFonts w:cs="Traditional Arabic"/>
          <w:color w:val="auto"/>
          <w:rtl/>
          <w:lang w:bidi="ar-SY"/>
        </w:rPr>
      </w:pPr>
      <w:r w:rsidRPr="00D94F7B">
        <w:rPr>
          <w:rFonts w:cs="Traditional Arabic"/>
          <w:color w:val="auto"/>
          <w:rtl/>
          <w:lang w:bidi="ar-SY"/>
        </w:rPr>
        <w:t xml:space="preserve">مكونات الوحدة الوظيفة </w:t>
      </w:r>
      <w:r w:rsidR="008F3551" w:rsidRPr="00D94F7B">
        <w:rPr>
          <w:rFonts w:cs="Traditional Arabic" w:hint="cs"/>
          <w:color w:val="auto"/>
          <w:rtl/>
          <w:lang w:bidi="ar-SY"/>
        </w:rPr>
        <w:t>وتنجيزها</w:t>
      </w:r>
      <w:r w:rsidRPr="00D94F7B">
        <w:rPr>
          <w:rFonts w:cs="Traditional Arabic"/>
          <w:color w:val="auto"/>
          <w:rtl/>
          <w:lang w:bidi="ar-SY"/>
        </w:rPr>
        <w:t>:</w:t>
      </w:r>
    </w:p>
    <w:p w14:paraId="5AC59CD9" w14:textId="01AAEAAF" w:rsidR="00F16FCE" w:rsidRPr="00D94F7B" w:rsidRDefault="001D4760" w:rsidP="008F3551">
      <w:pPr>
        <w:spacing w:before="0" w:after="0" w:line="240" w:lineRule="auto"/>
        <w:rPr>
          <w:rFonts w:cs="Traditional Arabic"/>
          <w:color w:val="auto"/>
          <w:rtl/>
          <w:lang w:bidi="ar-SY"/>
        </w:rPr>
      </w:pPr>
      <w:r w:rsidRPr="00D94F7B">
        <w:rPr>
          <w:rFonts w:cs="Traditional Arabic"/>
          <w:color w:val="auto"/>
          <w:rtl/>
          <w:lang w:bidi="ar-SY"/>
        </w:rPr>
        <w:t xml:space="preserve">تتبع الوحدة الوظيفة </w:t>
      </w:r>
      <w:r w:rsidRPr="00D94F7B">
        <w:rPr>
          <w:rFonts w:cs="Traditional Arabic" w:hint="cs"/>
          <w:color w:val="auto"/>
          <w:rtl/>
          <w:lang w:bidi="ar-SY"/>
        </w:rPr>
        <w:t xml:space="preserve">في النظام </w:t>
      </w:r>
      <w:r w:rsidRPr="00D94F7B">
        <w:rPr>
          <w:rFonts w:cs="Traditional Arabic"/>
          <w:color w:val="auto"/>
          <w:rtl/>
          <w:lang w:bidi="ar-SY"/>
        </w:rPr>
        <w:t xml:space="preserve">بنية متعددة الطبقات </w:t>
      </w:r>
      <w:r w:rsidRPr="00D94F7B">
        <w:rPr>
          <w:rFonts w:cs="Traditional Arabic" w:hint="cs"/>
          <w:color w:val="auto"/>
          <w:rtl/>
          <w:lang w:bidi="ar-SY"/>
        </w:rPr>
        <w:t>(</w:t>
      </w:r>
      <w:r w:rsidRPr="00D94F7B">
        <w:rPr>
          <w:rFonts w:cs="Traditional Arabic"/>
          <w:color w:val="auto"/>
          <w:lang w:val="de-DE" w:bidi="ar-SY"/>
        </w:rPr>
        <w:t>layered architecture</w:t>
      </w:r>
      <w:r w:rsidRPr="00D94F7B">
        <w:rPr>
          <w:rFonts w:cs="Traditional Arabic" w:hint="cs"/>
          <w:color w:val="auto"/>
          <w:rtl/>
          <w:lang w:bidi="ar-SY"/>
        </w:rPr>
        <w:t>)</w:t>
      </w:r>
      <w:r w:rsidRPr="00D94F7B">
        <w:rPr>
          <w:rFonts w:cs="Traditional Arabic"/>
          <w:color w:val="auto"/>
          <w:rtl/>
          <w:lang w:bidi="ar-SY"/>
        </w:rPr>
        <w:t xml:space="preserve"> </w:t>
      </w:r>
      <w:r w:rsidR="00843393" w:rsidRPr="00D94F7B">
        <w:rPr>
          <w:rFonts w:cs="Traditional Arabic" w:hint="cs"/>
          <w:color w:val="auto"/>
          <w:rtl/>
          <w:lang w:bidi="ar-SY"/>
        </w:rPr>
        <w:t>مع</w:t>
      </w:r>
      <w:r w:rsidR="00843393" w:rsidRPr="00D94F7B">
        <w:rPr>
          <w:rFonts w:cs="Traditional Arabic"/>
          <w:color w:val="auto"/>
          <w:lang w:bidi="ar-SY"/>
        </w:rPr>
        <w:t xml:space="preserve"> </w:t>
      </w:r>
      <w:r w:rsidR="00B5339A" w:rsidRPr="00D94F7B">
        <w:rPr>
          <w:rFonts w:cs="Traditional Arabic" w:hint="cs"/>
          <w:color w:val="auto"/>
          <w:rtl/>
          <w:lang w:bidi="ar-SY"/>
        </w:rPr>
        <w:t>تطبيق</w:t>
      </w:r>
      <w:r w:rsidRPr="00D94F7B">
        <w:rPr>
          <w:rFonts w:cs="Traditional Arabic"/>
          <w:color w:val="auto"/>
          <w:rtl/>
          <w:lang w:bidi="ar-SY"/>
        </w:rPr>
        <w:t xml:space="preserve"> </w:t>
      </w:r>
      <w:r w:rsidRPr="00D94F7B">
        <w:rPr>
          <w:rFonts w:cs="Traditional Arabic" w:hint="cs"/>
          <w:color w:val="auto"/>
          <w:rtl/>
          <w:lang w:bidi="ar-SY"/>
        </w:rPr>
        <w:t>ل</w:t>
      </w:r>
      <w:r w:rsidRPr="00D94F7B">
        <w:rPr>
          <w:rFonts w:cs="Traditional Arabic"/>
          <w:color w:val="auto"/>
          <w:rtl/>
          <w:lang w:bidi="ar-SY"/>
        </w:rPr>
        <w:t xml:space="preserve">نمط </w:t>
      </w:r>
      <w:r w:rsidRPr="00D94F7B">
        <w:rPr>
          <w:rFonts w:cs="Traditional Arabic"/>
          <w:color w:val="auto"/>
          <w:lang w:bidi="ar-SY"/>
        </w:rPr>
        <w:t>Domain-Driven Design (DDD) Lite</w:t>
      </w:r>
      <w:r w:rsidRPr="00D94F7B">
        <w:rPr>
          <w:rFonts w:cs="Traditional Arabic" w:hint="cs"/>
          <w:color w:val="auto"/>
          <w:rtl/>
          <w:lang w:bidi="ar-SY"/>
        </w:rPr>
        <w:t xml:space="preserve"> </w:t>
      </w:r>
      <w:r w:rsidR="00F16FCE" w:rsidRPr="00D94F7B">
        <w:rPr>
          <w:rFonts w:cs="Traditional Arabic" w:hint="cs"/>
          <w:color w:val="auto"/>
          <w:rtl/>
          <w:lang w:bidi="ar-SY"/>
        </w:rPr>
        <w:t xml:space="preserve">بما يضمن </w:t>
      </w:r>
      <w:r w:rsidR="00F16FCE" w:rsidRPr="00D94F7B">
        <w:rPr>
          <w:rFonts w:cs="Traditional Arabic"/>
          <w:color w:val="auto"/>
          <w:rtl/>
        </w:rPr>
        <w:t xml:space="preserve">عزل منطق العمل عن </w:t>
      </w:r>
      <w:r w:rsidR="00F16FCE" w:rsidRPr="00D94F7B">
        <w:rPr>
          <w:rFonts w:cs="Traditional Arabic" w:hint="cs"/>
          <w:color w:val="auto"/>
          <w:rtl/>
        </w:rPr>
        <w:t>التفاصيل والتعقيدات التقنية.</w:t>
      </w:r>
    </w:p>
    <w:p w14:paraId="4E227844" w14:textId="6197C682" w:rsidR="001D4760" w:rsidRPr="00D94F7B" w:rsidRDefault="00F16FCE" w:rsidP="00843393">
      <w:pPr>
        <w:spacing w:before="0" w:after="0" w:line="240" w:lineRule="auto"/>
        <w:rPr>
          <w:rFonts w:cs="Traditional Arabic"/>
          <w:color w:val="auto"/>
          <w:rtl/>
          <w:lang w:bidi="ar-SY"/>
        </w:rPr>
      </w:pPr>
      <w:r w:rsidRPr="00D94F7B">
        <w:rPr>
          <w:rFonts w:cs="Traditional Arabic" w:hint="cs"/>
          <w:color w:val="auto"/>
          <w:rtl/>
        </w:rPr>
        <w:t>تم تنظيم هذه الطبقات كما يلي:</w:t>
      </w:r>
    </w:p>
    <w:p w14:paraId="6B555064" w14:textId="6A56DA54" w:rsidR="000B5ECD" w:rsidRPr="000B5ECD" w:rsidRDefault="000B5ECD" w:rsidP="000B5ECD">
      <w:pPr>
        <w:pStyle w:val="ListParagraph"/>
        <w:numPr>
          <w:ilvl w:val="0"/>
          <w:numId w:val="97"/>
        </w:numPr>
        <w:rPr>
          <w:rFonts w:cs="Traditional Arabic"/>
          <w:color w:val="auto"/>
        </w:rPr>
      </w:pPr>
      <w:r w:rsidRPr="000B5ECD">
        <w:rPr>
          <w:rFonts w:cs="Traditional Arabic"/>
          <w:color w:val="auto"/>
          <w:rtl/>
        </w:rPr>
        <w:t>طبقة العرض وواجهات البرمجة</w:t>
      </w:r>
      <w:r w:rsidRPr="000B5ECD">
        <w:rPr>
          <w:rFonts w:cs="Traditional Arabic"/>
          <w:color w:val="auto"/>
        </w:rPr>
        <w:t xml:space="preserve"> (Presentation</w:t>
      </w:r>
      <w:r w:rsidR="005B5C71" w:rsidRPr="00D94F7B">
        <w:rPr>
          <w:rFonts w:cs="Traditional Arabic"/>
          <w:color w:val="auto"/>
        </w:rPr>
        <w:t xml:space="preserve"> and</w:t>
      </w:r>
      <w:r w:rsidRPr="000B5ECD">
        <w:rPr>
          <w:rFonts w:cs="Traditional Arabic"/>
          <w:color w:val="auto"/>
        </w:rPr>
        <w:t xml:space="preserve"> API Layer)</w:t>
      </w:r>
    </w:p>
    <w:p w14:paraId="0C0AA2D0" w14:textId="164AA96F" w:rsidR="000B5ECD" w:rsidRPr="000B5ECD" w:rsidRDefault="000B5ECD" w:rsidP="000B5ECD">
      <w:pPr>
        <w:pStyle w:val="ListParagraph"/>
        <w:rPr>
          <w:rFonts w:cs="Traditional Arabic"/>
          <w:color w:val="auto"/>
        </w:rPr>
      </w:pPr>
      <w:r w:rsidRPr="000B5ECD">
        <w:rPr>
          <w:rFonts w:cs="Traditional Arabic"/>
          <w:color w:val="auto"/>
          <w:rtl/>
        </w:rPr>
        <w:t>تُمثل هذه الطبقة نقطة التفاعل الخارجية (</w:t>
      </w:r>
      <w:r w:rsidRPr="000B5ECD">
        <w:rPr>
          <w:rFonts w:cs="Traditional Arabic"/>
          <w:color w:val="auto"/>
        </w:rPr>
        <w:t>External Interface</w:t>
      </w:r>
      <w:r w:rsidRPr="000B5ECD">
        <w:rPr>
          <w:rFonts w:cs="Traditional Arabic"/>
          <w:color w:val="auto"/>
          <w:rtl/>
        </w:rPr>
        <w:t>) ونواة معالجة الطلبات البرمجية (</w:t>
      </w:r>
      <w:r w:rsidRPr="000B5ECD">
        <w:rPr>
          <w:rFonts w:cs="Traditional Arabic"/>
          <w:color w:val="auto"/>
        </w:rPr>
        <w:t>HTTP Request Lifecycle</w:t>
      </w:r>
      <w:r w:rsidRPr="000B5ECD">
        <w:rPr>
          <w:rFonts w:cs="Traditional Arabic"/>
          <w:color w:val="auto"/>
          <w:rtl/>
        </w:rPr>
        <w:t>). تتولى استقبال الطلبات الوافدة عبر المسارات المحددة (</w:t>
      </w:r>
      <w:r w:rsidRPr="000B5ECD">
        <w:rPr>
          <w:rFonts w:cs="Traditional Arabic"/>
          <w:color w:val="auto"/>
        </w:rPr>
        <w:t>urls.py</w:t>
      </w:r>
      <w:r w:rsidRPr="000B5ECD">
        <w:rPr>
          <w:rFonts w:cs="Traditional Arabic"/>
          <w:color w:val="auto"/>
          <w:rtl/>
        </w:rPr>
        <w:t>)، والتحقق من التوثيق وصلاحيات الوصول (</w:t>
      </w:r>
      <w:r w:rsidRPr="000B5ECD">
        <w:rPr>
          <w:rFonts w:cs="Traditional Arabic"/>
          <w:color w:val="auto"/>
        </w:rPr>
        <w:t>views.py</w:t>
      </w:r>
      <w:r w:rsidRPr="000B5ECD">
        <w:rPr>
          <w:rFonts w:cs="Traditional Arabic"/>
          <w:color w:val="auto"/>
          <w:rtl/>
        </w:rPr>
        <w:t>)،</w:t>
      </w:r>
      <w:r w:rsidR="008F3551" w:rsidRPr="00D94F7B">
        <w:rPr>
          <w:rFonts w:cs="Traditional Arabic" w:hint="cs"/>
          <w:color w:val="auto"/>
          <w:rtl/>
        </w:rPr>
        <w:t xml:space="preserve"> </w:t>
      </w:r>
      <w:r w:rsidRPr="000B5ECD">
        <w:rPr>
          <w:rFonts w:cs="Traditional Arabic"/>
          <w:color w:val="auto"/>
          <w:rtl/>
        </w:rPr>
        <w:t xml:space="preserve">بالإضافة إلى فحص وترجمة البيانات المدخلة والمخرجة من وإلى صيغ رقمية معيارية مثل </w:t>
      </w:r>
      <w:r w:rsidRPr="000B5ECD">
        <w:rPr>
          <w:rFonts w:cs="Traditional Arabic"/>
          <w:color w:val="auto"/>
        </w:rPr>
        <w:t>JSON</w:t>
      </w:r>
      <w:r w:rsidRPr="000B5ECD">
        <w:rPr>
          <w:rFonts w:cs="Traditional Arabic"/>
          <w:color w:val="auto"/>
          <w:rtl/>
        </w:rPr>
        <w:t xml:space="preserve"> (</w:t>
      </w:r>
      <w:r w:rsidRPr="000B5ECD">
        <w:rPr>
          <w:rFonts w:cs="Traditional Arabic"/>
          <w:color w:val="auto"/>
        </w:rPr>
        <w:t>serializers.py</w:t>
      </w:r>
      <w:r w:rsidRPr="000B5ECD">
        <w:rPr>
          <w:rFonts w:cs="Traditional Arabic"/>
          <w:color w:val="auto"/>
          <w:rtl/>
        </w:rPr>
        <w:t>) تقتصر مسؤوليتها على تنظيم الطلب وتوجيهه إلى طبقة الخدمات (</w:t>
      </w:r>
      <w:r w:rsidRPr="000B5ECD">
        <w:rPr>
          <w:rFonts w:cs="Traditional Arabic"/>
          <w:color w:val="auto"/>
        </w:rPr>
        <w:t>Services Layer</w:t>
      </w:r>
      <w:r w:rsidRPr="000B5ECD">
        <w:rPr>
          <w:rFonts w:cs="Traditional Arabic"/>
          <w:color w:val="auto"/>
          <w:rtl/>
        </w:rPr>
        <w:t>) ثم صياغة الاستجابة النهائية للمستخدم.</w:t>
      </w:r>
    </w:p>
    <w:p w14:paraId="7F44AA51" w14:textId="741A26C7" w:rsidR="000B5ECD" w:rsidRPr="000B5ECD" w:rsidRDefault="000B5ECD" w:rsidP="000B5ECD">
      <w:pPr>
        <w:pStyle w:val="ListParagraph"/>
        <w:numPr>
          <w:ilvl w:val="0"/>
          <w:numId w:val="97"/>
        </w:numPr>
        <w:rPr>
          <w:rFonts w:cs="Traditional Arabic"/>
          <w:color w:val="auto"/>
        </w:rPr>
      </w:pPr>
      <w:r w:rsidRPr="000B5ECD">
        <w:rPr>
          <w:rFonts w:cs="Traditional Arabic"/>
          <w:color w:val="auto"/>
          <w:rtl/>
        </w:rPr>
        <w:t>طبقة منطق العمل والخدمات</w:t>
      </w:r>
      <w:r w:rsidRPr="000B5ECD">
        <w:rPr>
          <w:rFonts w:cs="Traditional Arabic"/>
          <w:color w:val="auto"/>
        </w:rPr>
        <w:t xml:space="preserve"> (Business Logic / Service Layer)</w:t>
      </w:r>
      <w:r w:rsidRPr="00D94F7B">
        <w:rPr>
          <w:rFonts w:cs="Traditional Arabic" w:hint="cs"/>
          <w:color w:val="auto"/>
          <w:rtl/>
        </w:rPr>
        <w:t>:</w:t>
      </w:r>
      <w:r w:rsidR="00B5339A" w:rsidRPr="00D94F7B">
        <w:rPr>
          <w:rFonts w:cs="Times New Roman"/>
          <w:color w:val="auto"/>
          <w:rtl/>
          <w:lang w:bidi="ar-SY"/>
        </w:rPr>
        <w:t xml:space="preserve"> </w:t>
      </w:r>
    </w:p>
    <w:p w14:paraId="20C1FBCF" w14:textId="3EFC062B" w:rsidR="000B5ECD" w:rsidRPr="00D94F7B" w:rsidRDefault="000B5ECD" w:rsidP="00843393">
      <w:pPr>
        <w:pStyle w:val="ListParagraph"/>
        <w:numPr>
          <w:ilvl w:val="0"/>
          <w:numId w:val="97"/>
        </w:numPr>
        <w:rPr>
          <w:rFonts w:cs="Traditional Arabic"/>
          <w:color w:val="auto"/>
          <w:rtl/>
        </w:rPr>
      </w:pPr>
      <w:r w:rsidRPr="00D94F7B">
        <w:rPr>
          <w:rFonts w:cs="Traditional Arabic"/>
          <w:color w:val="auto"/>
          <w:rtl/>
        </w:rPr>
        <w:lastRenderedPageBreak/>
        <w:t xml:space="preserve"> نواة الوحدة المعمارية</w:t>
      </w:r>
      <w:r w:rsidRPr="00D94F7B">
        <w:rPr>
          <w:rFonts w:cs="Traditional Arabic" w:hint="cs"/>
          <w:color w:val="auto"/>
          <w:rtl/>
        </w:rPr>
        <w:t xml:space="preserve"> (</w:t>
      </w:r>
      <w:r w:rsidRPr="00D94F7B">
        <w:rPr>
          <w:rFonts w:cs="Traditional Arabic"/>
          <w:color w:val="auto"/>
        </w:rPr>
        <w:t>services.py</w:t>
      </w:r>
      <w:r w:rsidRPr="00D94F7B">
        <w:rPr>
          <w:rFonts w:cs="Traditional Arabic" w:hint="cs"/>
          <w:color w:val="auto"/>
          <w:rtl/>
        </w:rPr>
        <w:t>)،</w:t>
      </w:r>
      <w:r w:rsidRPr="00D94F7B">
        <w:rPr>
          <w:rFonts w:cs="Traditional Arabic"/>
          <w:color w:val="auto"/>
          <w:rtl/>
        </w:rPr>
        <w:t xml:space="preserve"> تحتوي على كل قواعد ومنطق العمل. </w:t>
      </w:r>
      <w:r w:rsidRPr="00D94F7B">
        <w:rPr>
          <w:rFonts w:cs="Traditional Arabic" w:hint="cs"/>
          <w:color w:val="auto"/>
          <w:rtl/>
        </w:rPr>
        <w:t>تقوم</w:t>
      </w:r>
      <w:r w:rsidRPr="00D94F7B">
        <w:rPr>
          <w:rFonts w:cs="Traditional Arabic"/>
          <w:color w:val="auto"/>
          <w:rtl/>
        </w:rPr>
        <w:t xml:space="preserve"> بتنفيذ العمليات داخل </w:t>
      </w:r>
      <w:r w:rsidRPr="00D94F7B">
        <w:rPr>
          <w:rFonts w:cs="Traditional Arabic" w:hint="cs"/>
          <w:color w:val="auto"/>
          <w:rtl/>
        </w:rPr>
        <w:t>مناقلات</w:t>
      </w:r>
      <w:r w:rsidRPr="00D94F7B">
        <w:rPr>
          <w:rFonts w:cs="Traditional Arabic"/>
          <w:color w:val="auto"/>
          <w:rtl/>
        </w:rPr>
        <w:t xml:space="preserve"> ذرية (</w:t>
      </w:r>
      <w:r w:rsidRPr="00D94F7B">
        <w:rPr>
          <w:rFonts w:cs="Traditional Arabic"/>
          <w:color w:val="auto"/>
        </w:rPr>
        <w:t>Atomic Transactions</w:t>
      </w:r>
      <w:r w:rsidRPr="00D94F7B">
        <w:rPr>
          <w:rFonts w:cs="Traditional Arabic"/>
          <w:color w:val="auto"/>
          <w:rtl/>
        </w:rPr>
        <w:t>) لضمان اتساق البيانات، كما تعزل البيانات والتطبيقات عن التفاصيل التقنية الخاصة بالواجهات.</w:t>
      </w:r>
    </w:p>
    <w:p w14:paraId="469E56E0" w14:textId="4BF239D2" w:rsidR="00636F95" w:rsidRPr="00636F95" w:rsidRDefault="00636F95" w:rsidP="00636F95">
      <w:pPr>
        <w:pStyle w:val="ListParagraph"/>
        <w:numPr>
          <w:ilvl w:val="0"/>
          <w:numId w:val="97"/>
        </w:numPr>
        <w:rPr>
          <w:rFonts w:cs="Traditional Arabic"/>
          <w:color w:val="auto"/>
        </w:rPr>
      </w:pPr>
      <w:r w:rsidRPr="00636F95">
        <w:rPr>
          <w:rFonts w:cs="Traditional Arabic"/>
          <w:color w:val="auto"/>
          <w:rtl/>
        </w:rPr>
        <w:t>طبقة الحفظ وإدارة البيانات</w:t>
      </w:r>
      <w:r w:rsidRPr="00636F95">
        <w:rPr>
          <w:rFonts w:cs="Traditional Arabic"/>
          <w:color w:val="auto"/>
        </w:rPr>
        <w:t xml:space="preserve"> (Persistence &amp; Data Domain Layer)</w:t>
      </w:r>
    </w:p>
    <w:p w14:paraId="260C56F0" w14:textId="6D20F807" w:rsidR="009C657F" w:rsidRPr="00D94F7B" w:rsidRDefault="00873B28" w:rsidP="00CE188C">
      <w:pPr>
        <w:pStyle w:val="ListParagraph"/>
        <w:numPr>
          <w:ilvl w:val="0"/>
          <w:numId w:val="97"/>
        </w:numPr>
        <w:rPr>
          <w:rFonts w:cs="Traditional Arabic"/>
          <w:color w:val="auto"/>
          <w:rtl/>
        </w:rPr>
      </w:pPr>
      <w:r w:rsidRPr="00D94F7B">
        <w:rPr>
          <w:rFonts w:cs="Traditional Arabic" w:hint="cs"/>
          <w:color w:val="auto"/>
          <w:rtl/>
        </w:rPr>
        <w:t xml:space="preserve">للتعامل مع قواعد البيانات </w:t>
      </w:r>
      <w:r w:rsidR="00882802" w:rsidRPr="00D94F7B">
        <w:rPr>
          <w:rFonts w:cs="Traditional Arabic"/>
          <w:color w:val="auto"/>
        </w:rPr>
        <w:t>(models.py)</w:t>
      </w:r>
      <w:r w:rsidR="00882802" w:rsidRPr="00D94F7B">
        <w:rPr>
          <w:rFonts w:cs="Traditional Arabic" w:hint="cs"/>
          <w:color w:val="auto"/>
          <w:rtl/>
        </w:rPr>
        <w:t xml:space="preserve"> وتمثيل</w:t>
      </w:r>
      <w:r w:rsidR="00636F95" w:rsidRPr="00636F95">
        <w:rPr>
          <w:rFonts w:cs="Traditional Arabic"/>
          <w:color w:val="auto"/>
          <w:rtl/>
        </w:rPr>
        <w:t xml:space="preserve"> الهياكل البرمجية للكيانات (</w:t>
      </w:r>
      <w:r w:rsidR="00636F95" w:rsidRPr="00636F95">
        <w:rPr>
          <w:rFonts w:cs="Traditional Arabic"/>
          <w:color w:val="auto"/>
        </w:rPr>
        <w:t>Domain Entities</w:t>
      </w:r>
      <w:r w:rsidR="005B5C71" w:rsidRPr="00D94F7B">
        <w:rPr>
          <w:rFonts w:cs="Traditional Arabic" w:hint="cs"/>
          <w:color w:val="auto"/>
          <w:rtl/>
        </w:rPr>
        <w:t>).</w:t>
      </w:r>
    </w:p>
    <w:p w14:paraId="0007F68C" w14:textId="25209970" w:rsidR="00B5339A" w:rsidRPr="00D94F7B" w:rsidRDefault="00FE777C">
      <w:pPr>
        <w:rPr>
          <w:rFonts w:cs="Traditional Arabic"/>
          <w:color w:val="auto"/>
          <w:rtl/>
        </w:rPr>
      </w:pPr>
      <w:r w:rsidRPr="00D94F7B">
        <w:rPr>
          <w:rFonts w:cs="Traditional Arabic" w:hint="cs"/>
          <w:color w:val="auto"/>
          <w:rtl/>
        </w:rPr>
        <w:t>يوضح مخطط التدفقات الجانبي (الرسم التوضيحي 22) المنهجية التي يتم من خلالها معالجة الطلب، وهي كالآتي:</w:t>
      </w:r>
    </w:p>
    <w:p w14:paraId="2D6534B1" w14:textId="091C6BFB" w:rsidR="00FE777C" w:rsidRPr="00D94F7B" w:rsidRDefault="00FE777C" w:rsidP="00FE777C">
      <w:pPr>
        <w:pStyle w:val="ListParagraph"/>
        <w:numPr>
          <w:ilvl w:val="0"/>
          <w:numId w:val="101"/>
        </w:numPr>
        <w:rPr>
          <w:rFonts w:cs="Traditional Arabic"/>
          <w:color w:val="auto"/>
        </w:rPr>
      </w:pPr>
      <w:r w:rsidRPr="00D94F7B">
        <w:rPr>
          <w:rFonts w:cs="Traditional Arabic"/>
          <w:b/>
          <w:bCs/>
          <w:color w:val="auto"/>
          <w:rtl/>
        </w:rPr>
        <w:t xml:space="preserve">استقبال الطلب والتحقق </w:t>
      </w:r>
      <w:r w:rsidR="008F3551" w:rsidRPr="00D94F7B">
        <w:rPr>
          <w:rFonts w:cs="Traditional Arabic" w:hint="cs"/>
          <w:b/>
          <w:bCs/>
          <w:color w:val="auto"/>
          <w:rtl/>
        </w:rPr>
        <w:t>الأمني</w:t>
      </w:r>
      <w:r w:rsidR="008F3551" w:rsidRPr="00D94F7B">
        <w:rPr>
          <w:rFonts w:cs="Traditional Arabic"/>
          <w:b/>
          <w:bCs/>
          <w:color w:val="auto"/>
        </w:rPr>
        <w:t>:</w:t>
      </w:r>
      <w:r w:rsidRPr="00D94F7B">
        <w:rPr>
          <w:rFonts w:cs="Traditional Arabic"/>
          <w:color w:val="auto"/>
        </w:rPr>
        <w:t xml:space="preserve"> </w:t>
      </w:r>
      <w:r w:rsidRPr="00D94F7B">
        <w:rPr>
          <w:rFonts w:cs="Traditional Arabic"/>
          <w:color w:val="auto"/>
          <w:rtl/>
        </w:rPr>
        <w:t>توجيه الطلب عبر المسار</w:t>
      </w:r>
      <w:r w:rsidRPr="00D94F7B">
        <w:rPr>
          <w:rFonts w:cs="Traditional Arabic"/>
          <w:color w:val="auto"/>
        </w:rPr>
        <w:t xml:space="preserve"> (URI) </w:t>
      </w:r>
      <w:r w:rsidRPr="00D94F7B">
        <w:rPr>
          <w:rFonts w:cs="Traditional Arabic"/>
          <w:color w:val="auto"/>
          <w:rtl/>
        </w:rPr>
        <w:t>للمتحكم المناسب وفحص الصلاحيات؛ حيث يُرفض الطلب فوراً (401/403) في حال عدم التخويل قبل بدء أي معالجة</w:t>
      </w:r>
      <w:r w:rsidRPr="00D94F7B">
        <w:rPr>
          <w:rFonts w:cs="Traditional Arabic" w:hint="cs"/>
          <w:color w:val="auto"/>
          <w:rtl/>
        </w:rPr>
        <w:t>.</w:t>
      </w:r>
    </w:p>
    <w:p w14:paraId="55932DD7" w14:textId="53135F4E" w:rsidR="00FE777C" w:rsidRPr="00D94F7B" w:rsidRDefault="00FE777C" w:rsidP="00FE777C">
      <w:pPr>
        <w:pStyle w:val="ListParagraph"/>
        <w:numPr>
          <w:ilvl w:val="0"/>
          <w:numId w:val="101"/>
        </w:numPr>
        <w:rPr>
          <w:rFonts w:cs="Traditional Arabic"/>
          <w:color w:val="auto"/>
        </w:rPr>
      </w:pPr>
      <w:r w:rsidRPr="00FE777C">
        <w:rPr>
          <w:rFonts w:cs="Traditional Arabic"/>
          <w:b/>
          <w:bCs/>
          <w:color w:val="auto"/>
          <w:rtl/>
        </w:rPr>
        <w:t xml:space="preserve">التحقق من سلامة </w:t>
      </w:r>
      <w:r w:rsidR="008F3551" w:rsidRPr="00D94F7B">
        <w:rPr>
          <w:rFonts w:cs="Traditional Arabic" w:hint="cs"/>
          <w:b/>
          <w:bCs/>
          <w:color w:val="auto"/>
          <w:rtl/>
        </w:rPr>
        <w:t>البيانات</w:t>
      </w:r>
      <w:r w:rsidR="008F3551" w:rsidRPr="00D94F7B">
        <w:rPr>
          <w:rFonts w:cs="Traditional Arabic"/>
          <w:b/>
          <w:bCs/>
          <w:color w:val="auto"/>
        </w:rPr>
        <w:t xml:space="preserve">: </w:t>
      </w:r>
      <w:r w:rsidR="008F3551" w:rsidRPr="00D94F7B">
        <w:rPr>
          <w:rFonts w:cs="Traditional Arabic"/>
          <w:color w:val="auto"/>
          <w:rtl/>
        </w:rPr>
        <w:t>مطابقة</w:t>
      </w:r>
      <w:r w:rsidRPr="00FE777C">
        <w:rPr>
          <w:rFonts w:cs="Traditional Arabic"/>
          <w:color w:val="auto"/>
          <w:rtl/>
        </w:rPr>
        <w:t xml:space="preserve"> المدخلات للمعايير المطلوبة عبر المحولات</w:t>
      </w:r>
      <w:r w:rsidRPr="00FE777C">
        <w:rPr>
          <w:rFonts w:cs="Traditional Arabic"/>
          <w:color w:val="auto"/>
        </w:rPr>
        <w:t xml:space="preserve"> (Serializers)</w:t>
      </w:r>
      <w:r w:rsidRPr="00FE777C">
        <w:rPr>
          <w:rFonts w:cs="Traditional Arabic"/>
          <w:color w:val="auto"/>
          <w:rtl/>
        </w:rPr>
        <w:t>؛ فإما إنهاء المعالجة بخطأ</w:t>
      </w:r>
      <w:r w:rsidRPr="00FE777C">
        <w:rPr>
          <w:rFonts w:cs="Traditional Arabic"/>
          <w:color w:val="auto"/>
        </w:rPr>
        <w:t xml:space="preserve"> </w:t>
      </w:r>
      <w:r w:rsidR="008F3551" w:rsidRPr="00D94F7B">
        <w:rPr>
          <w:rFonts w:cs="Traditional Arabic" w:hint="cs"/>
          <w:color w:val="auto"/>
          <w:rtl/>
        </w:rPr>
        <w:t xml:space="preserve"> </w:t>
      </w:r>
      <w:r w:rsidRPr="00FE777C">
        <w:rPr>
          <w:rFonts w:cs="Traditional Arabic"/>
          <w:color w:val="auto"/>
        </w:rPr>
        <w:t xml:space="preserve">(400) </w:t>
      </w:r>
      <w:r w:rsidRPr="00FE777C">
        <w:rPr>
          <w:rFonts w:cs="Traditional Arabic"/>
          <w:color w:val="auto"/>
          <w:rtl/>
        </w:rPr>
        <w:t>في حال عدم الصلاحية، أو تمرير "البيانات النظيفة" إلى طبقة الخدمات</w:t>
      </w:r>
      <w:r w:rsidRPr="00D94F7B">
        <w:rPr>
          <w:rFonts w:cs="Traditional Arabic" w:hint="cs"/>
          <w:color w:val="auto"/>
          <w:rtl/>
        </w:rPr>
        <w:t>.</w:t>
      </w:r>
    </w:p>
    <w:p w14:paraId="7754B7F0" w14:textId="1D16BAB0" w:rsidR="00FE777C" w:rsidRPr="00D94F7B" w:rsidRDefault="00FE777C" w:rsidP="00FE777C">
      <w:pPr>
        <w:pStyle w:val="ListParagraph"/>
        <w:numPr>
          <w:ilvl w:val="0"/>
          <w:numId w:val="101"/>
        </w:numPr>
        <w:rPr>
          <w:rFonts w:cs="Traditional Arabic"/>
          <w:color w:val="auto"/>
        </w:rPr>
      </w:pPr>
      <w:r w:rsidRPr="00FE777C">
        <w:rPr>
          <w:rFonts w:cs="Traditional Arabic"/>
          <w:b/>
          <w:bCs/>
          <w:color w:val="auto"/>
          <w:rtl/>
        </w:rPr>
        <w:t>تنفيذ منطق العمل</w:t>
      </w:r>
      <w:r w:rsidR="008F3551" w:rsidRPr="00D94F7B">
        <w:rPr>
          <w:rFonts w:cs="Traditional Arabic" w:hint="cs"/>
          <w:b/>
          <w:bCs/>
          <w:color w:val="auto"/>
          <w:rtl/>
        </w:rPr>
        <w:t>:</w:t>
      </w:r>
      <w:r w:rsidRPr="00FE777C">
        <w:rPr>
          <w:rFonts w:cs="Traditional Arabic"/>
          <w:color w:val="auto"/>
        </w:rPr>
        <w:t xml:space="preserve"> </w:t>
      </w:r>
      <w:r w:rsidRPr="00FE777C">
        <w:rPr>
          <w:rFonts w:cs="Traditional Arabic"/>
          <w:color w:val="auto"/>
          <w:rtl/>
        </w:rPr>
        <w:t xml:space="preserve">معالجة قواعد </w:t>
      </w:r>
      <w:r w:rsidR="004F2EDB" w:rsidRPr="00FE777C">
        <w:rPr>
          <w:rFonts w:cs="Traditional Arabic" w:hint="cs"/>
          <w:color w:val="auto"/>
          <w:rtl/>
        </w:rPr>
        <w:t>العمل</w:t>
      </w:r>
      <w:r w:rsidR="004F2EDB" w:rsidRPr="00FE777C">
        <w:rPr>
          <w:rFonts w:cs="Traditional Arabic"/>
          <w:color w:val="auto"/>
        </w:rPr>
        <w:t xml:space="preserve"> (</w:t>
      </w:r>
      <w:r w:rsidRPr="00FE777C">
        <w:rPr>
          <w:rFonts w:cs="Traditional Arabic"/>
          <w:color w:val="auto"/>
        </w:rPr>
        <w:t>Business Rules</w:t>
      </w:r>
      <w:proofErr w:type="gramStart"/>
      <w:r w:rsidRPr="00FE777C">
        <w:rPr>
          <w:rFonts w:cs="Traditional Arabic"/>
          <w:color w:val="auto"/>
        </w:rPr>
        <w:t xml:space="preserve">) </w:t>
      </w:r>
      <w:r w:rsidR="008F3551" w:rsidRPr="00D94F7B">
        <w:rPr>
          <w:rFonts w:cs="Traditional Arabic" w:hint="cs"/>
          <w:color w:val="auto"/>
          <w:rtl/>
        </w:rPr>
        <w:t>.</w:t>
      </w:r>
      <w:proofErr w:type="gramEnd"/>
    </w:p>
    <w:p w14:paraId="318873DD" w14:textId="26BFC389" w:rsidR="00FE777C" w:rsidRDefault="00FE777C" w:rsidP="00FE777C">
      <w:pPr>
        <w:pStyle w:val="ListParagraph"/>
        <w:numPr>
          <w:ilvl w:val="0"/>
          <w:numId w:val="101"/>
        </w:numPr>
        <w:rPr>
          <w:rFonts w:cs="Traditional Arabic"/>
          <w:color w:val="595959" w:themeColor="text1" w:themeTint="A6"/>
        </w:rPr>
      </w:pPr>
      <w:r w:rsidRPr="00FE777C">
        <w:rPr>
          <w:rFonts w:cs="Traditional Arabic"/>
          <w:b/>
          <w:bCs/>
          <w:color w:val="202020"/>
          <w:rtl/>
        </w:rPr>
        <w:t xml:space="preserve">صياغة وإرجاع </w:t>
      </w:r>
      <w:r w:rsidR="004F2EDB" w:rsidRPr="00FE777C">
        <w:rPr>
          <w:rFonts w:cs="Traditional Arabic" w:hint="cs"/>
          <w:b/>
          <w:bCs/>
          <w:color w:val="202020"/>
          <w:rtl/>
        </w:rPr>
        <w:t>الاستجابة</w:t>
      </w:r>
      <w:r w:rsidR="004F2EDB" w:rsidRPr="005D6B96">
        <w:rPr>
          <w:rFonts w:cs="Traditional Arabic"/>
          <w:b/>
          <w:bCs/>
          <w:color w:val="202020"/>
        </w:rPr>
        <w:t xml:space="preserve">: </w:t>
      </w:r>
      <w:r w:rsidR="004F2EDB" w:rsidRPr="005D6B96">
        <w:rPr>
          <w:rFonts w:cs="Traditional Arabic"/>
          <w:b/>
          <w:bCs/>
          <w:color w:val="202020"/>
          <w:rtl/>
        </w:rPr>
        <w:t>تحويل</w:t>
      </w:r>
      <w:r w:rsidRPr="00FE777C">
        <w:rPr>
          <w:rFonts w:cs="Traditional Arabic"/>
          <w:color w:val="202020"/>
          <w:rtl/>
        </w:rPr>
        <w:t xml:space="preserve"> نتائج العمليات إلى صيغة </w:t>
      </w:r>
      <w:r w:rsidR="005D6B96" w:rsidRPr="00FE777C">
        <w:rPr>
          <w:rFonts w:cs="Traditional Arabic"/>
          <w:color w:val="202020"/>
        </w:rPr>
        <w:t>JSON</w:t>
      </w:r>
      <w:r w:rsidRPr="00FE777C">
        <w:rPr>
          <w:rFonts w:cs="Traditional Arabic"/>
          <w:color w:val="202020"/>
          <w:rtl/>
        </w:rPr>
        <w:t>وتوليد الاستجابة النهائية برموز النجاح (200/201) لإرسالها إلى العميل</w:t>
      </w:r>
      <w:r w:rsidR="008F3551">
        <w:rPr>
          <w:rFonts w:cs="Traditional Arabic" w:hint="cs"/>
          <w:color w:val="595959" w:themeColor="text1" w:themeTint="A6"/>
          <w:rtl/>
        </w:rPr>
        <w:t>.</w:t>
      </w:r>
    </w:p>
    <w:p w14:paraId="397324DB" w14:textId="77777777" w:rsidR="000C2AD6" w:rsidRDefault="000C2AD6" w:rsidP="000C2AD6">
      <w:pPr>
        <w:pStyle w:val="ListParagraph"/>
        <w:rPr>
          <w:rFonts w:cs="Traditional Arabic"/>
          <w:color w:val="595959" w:themeColor="text1" w:themeTint="A6"/>
        </w:rPr>
      </w:pPr>
    </w:p>
    <w:p w14:paraId="46B09A20" w14:textId="54878792" w:rsidR="008F3551" w:rsidRDefault="00CE188C" w:rsidP="008F3551">
      <w:pPr>
        <w:pStyle w:val="Heading4"/>
        <w:rPr>
          <w:rFonts w:cs="Traditional Arabic"/>
          <w:rtl/>
        </w:rPr>
      </w:pPr>
      <w:r w:rsidRPr="00CE188C">
        <w:rPr>
          <w:rFonts w:cs="Traditional Arabic"/>
          <w:rtl/>
        </w:rPr>
        <w:t>تنجيز خط المعالجة السبقية وتحميل النموذج:</w:t>
      </w:r>
    </w:p>
    <w:p w14:paraId="1A54F797" w14:textId="3683AD0C" w:rsidR="001C5F77" w:rsidRPr="00634396" w:rsidRDefault="001C5F77" w:rsidP="001C5F77">
      <w:pPr>
        <w:rPr>
          <w:rFonts w:cs="Traditional Arabic"/>
          <w:color w:val="202020"/>
          <w:rtl/>
        </w:rPr>
      </w:pPr>
      <w:r w:rsidRPr="00634396">
        <w:rPr>
          <w:rFonts w:cs="Traditional Arabic"/>
          <w:color w:val="202020"/>
          <w:rtl/>
        </w:rPr>
        <w:t>تم</w:t>
      </w:r>
      <w:r>
        <w:rPr>
          <w:rFonts w:cs="Traditional Arabic" w:hint="cs"/>
          <w:color w:val="202020"/>
          <w:rtl/>
        </w:rPr>
        <w:t xml:space="preserve">ثل هذه المرحلة اللبنة الأساسية </w:t>
      </w:r>
      <w:r w:rsidR="00D94F7B">
        <w:rPr>
          <w:rFonts w:cs="Traditional Arabic" w:hint="cs"/>
          <w:color w:val="202020"/>
          <w:rtl/>
        </w:rPr>
        <w:t>ل</w:t>
      </w:r>
      <w:r w:rsidR="00D94F7B" w:rsidRPr="00634396">
        <w:rPr>
          <w:rFonts w:cs="Traditional Arabic" w:hint="cs"/>
          <w:color w:val="202020"/>
          <w:rtl/>
        </w:rPr>
        <w:t>لنظام</w:t>
      </w:r>
      <w:r w:rsidR="00D94F7B">
        <w:rPr>
          <w:rFonts w:cs="Traditional Arabic" w:hint="cs"/>
          <w:color w:val="202020"/>
          <w:rtl/>
        </w:rPr>
        <w:t>. حيث</w:t>
      </w:r>
      <w:r w:rsidRPr="00634396">
        <w:rPr>
          <w:rFonts w:cs="Traditional Arabic"/>
          <w:color w:val="202020"/>
          <w:rtl/>
        </w:rPr>
        <w:t xml:space="preserve"> </w:t>
      </w:r>
      <w:r>
        <w:rPr>
          <w:rFonts w:cs="Traditional Arabic" w:hint="cs"/>
          <w:color w:val="202020"/>
          <w:rtl/>
        </w:rPr>
        <w:t>ي</w:t>
      </w:r>
      <w:r w:rsidRPr="00634396">
        <w:rPr>
          <w:rFonts w:cs="Traditional Arabic" w:hint="cs"/>
          <w:color w:val="202020"/>
          <w:rtl/>
        </w:rPr>
        <w:t>جري معالج</w:t>
      </w:r>
      <w:r>
        <w:rPr>
          <w:rFonts w:cs="Traditional Arabic" w:hint="cs"/>
          <w:color w:val="202020"/>
          <w:rtl/>
        </w:rPr>
        <w:t xml:space="preserve">ة </w:t>
      </w:r>
      <w:r w:rsidRPr="00634396">
        <w:rPr>
          <w:rFonts w:cs="Traditional Arabic"/>
          <w:color w:val="202020"/>
          <w:rtl/>
        </w:rPr>
        <w:t>صورة الرنين المغناطيسي الخام</w:t>
      </w:r>
      <w:r w:rsidRPr="00634396">
        <w:rPr>
          <w:rFonts w:cs="Traditional Arabic" w:hint="cs"/>
          <w:color w:val="202020"/>
          <w:rtl/>
        </w:rPr>
        <w:t xml:space="preserve"> بحيث تُزال</w:t>
      </w:r>
      <w:r w:rsidRPr="00634396">
        <w:rPr>
          <w:rFonts w:cs="Traditional Arabic"/>
          <w:color w:val="202020"/>
          <w:rtl/>
        </w:rPr>
        <w:t xml:space="preserve"> الأنسجة العظمية والخارجية غير الضرورية</w:t>
      </w:r>
      <w:r w:rsidRPr="00634396">
        <w:rPr>
          <w:rFonts w:cs="Traditional Arabic"/>
          <w:color w:val="202020"/>
        </w:rPr>
        <w:t xml:space="preserve"> (Skull Stripping) </w:t>
      </w:r>
      <w:r w:rsidRPr="00634396">
        <w:rPr>
          <w:rFonts w:cs="Traditional Arabic"/>
          <w:color w:val="202020"/>
          <w:rtl/>
        </w:rPr>
        <w:t>لتركيز التحليل على أنسجة الدماغ والحصين</w:t>
      </w:r>
      <w:r w:rsidRPr="00634396">
        <w:rPr>
          <w:rFonts w:cs="Traditional Arabic"/>
          <w:color w:val="202020"/>
        </w:rPr>
        <w:t xml:space="preserve"> (Hippocampus)</w:t>
      </w:r>
      <w:r w:rsidRPr="00634396">
        <w:rPr>
          <w:rFonts w:cs="Traditional Arabic"/>
          <w:color w:val="202020"/>
          <w:rtl/>
        </w:rPr>
        <w:t>، ومن ثم إعادة تحجيم الصورة لتصبح بأبعاد قياسية مناسبة لشبكة التعلم العميق المقترحة. تلي ذلك مرحلة تطبيع قيم البكسلات</w:t>
      </w:r>
      <w:r w:rsidRPr="00634396">
        <w:rPr>
          <w:rFonts w:cs="Traditional Arabic"/>
          <w:color w:val="202020"/>
        </w:rPr>
        <w:t xml:space="preserve"> (Normalization) </w:t>
      </w:r>
      <w:r w:rsidRPr="00634396">
        <w:rPr>
          <w:rFonts w:cs="Traditional Arabic"/>
          <w:color w:val="202020"/>
          <w:rtl/>
        </w:rPr>
        <w:t>لتتناسب مع توزيع الخصائص الإحصائية والمعايير المعرفية المعتمدة في أوزان النموذج</w:t>
      </w:r>
      <w:r w:rsidRPr="00634396">
        <w:rPr>
          <w:rFonts w:cs="Traditional Arabic"/>
          <w:color w:val="202020"/>
        </w:rPr>
        <w:t>.</w:t>
      </w:r>
    </w:p>
    <w:p w14:paraId="48AB11E1" w14:textId="77777777" w:rsidR="001C5F77" w:rsidRPr="00634396" w:rsidRDefault="001C5F77" w:rsidP="001C5F77">
      <w:pPr>
        <w:rPr>
          <w:rFonts w:cs="Traditional Arabic"/>
          <w:color w:val="202020"/>
          <w:rtl/>
        </w:rPr>
      </w:pPr>
      <w:r w:rsidRPr="00634396">
        <w:rPr>
          <w:rFonts w:cs="Traditional Arabic"/>
          <w:color w:val="202020"/>
          <w:rtl/>
        </w:rPr>
        <w:t>تُمَرَّر الصورة المعالجة إلى شبكة عصبونية تلافيفية عميقة</w:t>
      </w:r>
      <w:r w:rsidRPr="00634396">
        <w:rPr>
          <w:rFonts w:cs="Traditional Arabic"/>
          <w:color w:val="202020"/>
        </w:rPr>
        <w:t xml:space="preserve"> (Deep Convolutional Neural Network) </w:t>
      </w:r>
      <w:r w:rsidRPr="00634396">
        <w:rPr>
          <w:rFonts w:cs="Traditional Arabic"/>
          <w:color w:val="202020"/>
          <w:rtl/>
        </w:rPr>
        <w:t>تم تجهيزها وتدريبها عبر تقنية التعلم المنقول</w:t>
      </w:r>
      <w:r w:rsidRPr="00634396">
        <w:rPr>
          <w:rFonts w:cs="Traditional Arabic"/>
          <w:color w:val="202020"/>
        </w:rPr>
        <w:t xml:space="preserve"> (Transfer Learning)</w:t>
      </w:r>
      <w:r w:rsidRPr="00634396">
        <w:rPr>
          <w:rFonts w:cs="Traditional Arabic" w:hint="cs"/>
          <w:color w:val="202020"/>
          <w:rtl/>
        </w:rPr>
        <w:t>.</w:t>
      </w:r>
      <w:r w:rsidRPr="00634396">
        <w:rPr>
          <w:rFonts w:cs="Traditional Arabic"/>
          <w:color w:val="202020"/>
        </w:rPr>
        <w:t xml:space="preserve"> </w:t>
      </w:r>
      <w:r w:rsidRPr="00634396">
        <w:rPr>
          <w:rFonts w:cs="Traditional Arabic"/>
          <w:color w:val="202020"/>
          <w:rtl/>
        </w:rPr>
        <w:t>تعمل الطبقات التلافيفية للنموذج على معالجة الصورة لاستخلاص تمثيل شعاعي عميق</w:t>
      </w:r>
      <w:r w:rsidRPr="00634396">
        <w:rPr>
          <w:rFonts w:cs="Traditional Arabic"/>
          <w:color w:val="202020"/>
        </w:rPr>
        <w:t xml:space="preserve"> (Image Feature Embedding) </w:t>
      </w:r>
      <w:r w:rsidRPr="00634396">
        <w:rPr>
          <w:rFonts w:cs="Traditional Arabic"/>
          <w:color w:val="202020"/>
          <w:rtl/>
        </w:rPr>
        <w:t>ذي أبعاد عالية يُعبّر عن التفاصيل الهيكلية والأنماط التشريحية للضمور العصبي</w:t>
      </w:r>
      <w:r w:rsidRPr="00634396">
        <w:rPr>
          <w:rFonts w:cs="Traditional Arabic" w:hint="cs"/>
          <w:color w:val="202020"/>
          <w:rtl/>
        </w:rPr>
        <w:t>.</w:t>
      </w:r>
    </w:p>
    <w:p w14:paraId="65D9BD27" w14:textId="76916E7E" w:rsidR="001C5F77" w:rsidRPr="00634396" w:rsidRDefault="001C5F77" w:rsidP="001C5F77">
      <w:pPr>
        <w:rPr>
          <w:rFonts w:cs="Traditional Arabic"/>
          <w:color w:val="202020"/>
        </w:rPr>
      </w:pPr>
      <w:r w:rsidRPr="00634396">
        <w:rPr>
          <w:rFonts w:cs="Traditional Arabic"/>
          <w:color w:val="202020"/>
          <w:rtl/>
        </w:rPr>
        <w:t>يُوجَّه التمثيل الشعاعي للميزات المستخرجة نحو وحدة التصنيف</w:t>
      </w:r>
      <w:r w:rsidRPr="00634396">
        <w:rPr>
          <w:rFonts w:cs="Traditional Arabic"/>
          <w:color w:val="202020"/>
        </w:rPr>
        <w:t xml:space="preserve"> (Classifier Unit) </w:t>
      </w:r>
      <w:r w:rsidRPr="00634396">
        <w:rPr>
          <w:rFonts w:cs="Traditional Arabic"/>
          <w:color w:val="202020"/>
          <w:rtl/>
        </w:rPr>
        <w:t xml:space="preserve">القائمة على </w:t>
      </w:r>
      <w:r w:rsidR="00AA794E">
        <w:rPr>
          <w:rFonts w:cs="Traditional Arabic" w:hint="cs"/>
          <w:color w:val="202020"/>
          <w:rtl/>
          <w:lang w:bidi="ar-SY"/>
        </w:rPr>
        <w:t>تطبيق النموذج الذي تم اختياره من الفصل الرابع على الصورة المعالجة</w:t>
      </w:r>
      <w:r w:rsidRPr="00634396">
        <w:rPr>
          <w:rFonts w:cs="Traditional Arabic"/>
          <w:color w:val="202020"/>
          <w:rtl/>
        </w:rPr>
        <w:t xml:space="preserve">. تقوم هذه الوحدة </w:t>
      </w:r>
      <w:r w:rsidR="00AA794E">
        <w:rPr>
          <w:rFonts w:cs="Traditional Arabic" w:hint="cs"/>
          <w:color w:val="202020"/>
          <w:rtl/>
        </w:rPr>
        <w:t>بتصنيف الصورة إلى</w:t>
      </w:r>
      <w:r w:rsidRPr="00634396">
        <w:rPr>
          <w:rFonts w:cs="Traditional Arabic"/>
          <w:color w:val="202020"/>
          <w:rtl/>
        </w:rPr>
        <w:t xml:space="preserve"> إحدى الفئات التشخيصية الأربع المقترنة بالمرض، مع حساب درجة الثقة</w:t>
      </w:r>
      <w:r w:rsidRPr="00634396">
        <w:rPr>
          <w:rFonts w:cs="Traditional Arabic"/>
          <w:color w:val="202020"/>
        </w:rPr>
        <w:t xml:space="preserve"> (Confidence Score) </w:t>
      </w:r>
      <w:r w:rsidRPr="00634396">
        <w:rPr>
          <w:rFonts w:cs="Traditional Arabic"/>
          <w:color w:val="202020"/>
          <w:rtl/>
        </w:rPr>
        <w:t>المرافقة للقرار</w:t>
      </w:r>
      <w:r w:rsidRPr="00634396">
        <w:rPr>
          <w:rFonts w:cs="Traditional Arabic"/>
          <w:color w:val="202020"/>
        </w:rPr>
        <w:t>.</w:t>
      </w:r>
    </w:p>
    <w:p w14:paraId="12C747FB" w14:textId="77777777" w:rsidR="00CE188C" w:rsidRPr="001C5F77" w:rsidRDefault="00CE188C" w:rsidP="00CE188C">
      <w:pPr>
        <w:rPr>
          <w:rtl/>
        </w:rPr>
      </w:pPr>
    </w:p>
    <w:p w14:paraId="25ACE155" w14:textId="77777777" w:rsidR="00CE188C" w:rsidRDefault="00CE188C" w:rsidP="00CE188C">
      <w:pPr>
        <w:keepNext/>
        <w:bidi w:val="0"/>
        <w:spacing w:before="0" w:after="0" w:line="240" w:lineRule="auto"/>
      </w:pPr>
      <w:r w:rsidRPr="00CE188C">
        <w:rPr>
          <w:rFonts w:ascii="Times New Roman" w:eastAsia="Times New Roman" w:hAnsi="Times New Roman" w:cs="Times New Roman"/>
          <w:noProof/>
          <w:color w:val="auto"/>
        </w:rPr>
        <w:lastRenderedPageBreak/>
        <w:drawing>
          <wp:inline distT="0" distB="0" distL="0" distR="0" wp14:anchorId="3CE2EC04" wp14:editId="757BFBEF">
            <wp:extent cx="5337175" cy="2839085"/>
            <wp:effectExtent l="0" t="0" r="0" b="0"/>
            <wp:docPr id="5542097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37175" cy="2839085"/>
                    </a:xfrm>
                    <a:prstGeom prst="rect">
                      <a:avLst/>
                    </a:prstGeom>
                    <a:noFill/>
                    <a:ln>
                      <a:noFill/>
                    </a:ln>
                  </pic:spPr>
                </pic:pic>
              </a:graphicData>
            </a:graphic>
          </wp:inline>
        </w:drawing>
      </w:r>
    </w:p>
    <w:p w14:paraId="6885210E" w14:textId="16466157" w:rsidR="00CE188C" w:rsidRPr="00CE188C" w:rsidRDefault="00CE188C" w:rsidP="00CE188C">
      <w:pPr>
        <w:pStyle w:val="Caption"/>
        <w:jc w:val="center"/>
        <w:rPr>
          <w:rFonts w:eastAsia="Times New Roman" w:cs="Traditional Arabic"/>
          <w:color w:val="auto"/>
        </w:rPr>
      </w:pPr>
      <w:r w:rsidRPr="00CE188C">
        <w:rPr>
          <w:rFonts w:cs="Traditional Arabic"/>
          <w:rtl/>
        </w:rPr>
        <w:t>رسم توضيحي</w:t>
      </w:r>
      <w:r w:rsidRPr="00CE188C">
        <w:rPr>
          <w:rFonts w:cs="Traditional Arabic"/>
        </w:rPr>
        <w:t xml:space="preserve"> </w:t>
      </w:r>
      <w:r w:rsidRPr="00CE188C">
        <w:rPr>
          <w:rFonts w:cs="Traditional Arabic"/>
        </w:rPr>
        <w:fldChar w:fldCharType="begin"/>
      </w:r>
      <w:r w:rsidRPr="00CE188C">
        <w:rPr>
          <w:rFonts w:cs="Traditional Arabic"/>
        </w:rPr>
        <w:instrText xml:space="preserve"> SEQ </w:instrText>
      </w:r>
      <w:r w:rsidRPr="00CE188C">
        <w:rPr>
          <w:rFonts w:cs="Traditional Arabic"/>
          <w:rtl/>
        </w:rPr>
        <w:instrText>رسم_توضيحي</w:instrText>
      </w:r>
      <w:r w:rsidRPr="00CE188C">
        <w:rPr>
          <w:rFonts w:cs="Traditional Arabic"/>
        </w:rPr>
        <w:instrText xml:space="preserve"> \* ARABIC </w:instrText>
      </w:r>
      <w:r w:rsidRPr="00CE188C">
        <w:rPr>
          <w:rFonts w:cs="Traditional Arabic"/>
        </w:rPr>
        <w:fldChar w:fldCharType="separate"/>
      </w:r>
      <w:r w:rsidR="0073589D">
        <w:rPr>
          <w:rFonts w:cs="Traditional Arabic"/>
          <w:noProof/>
        </w:rPr>
        <w:t>19</w:t>
      </w:r>
      <w:r w:rsidRPr="00CE188C">
        <w:rPr>
          <w:rFonts w:cs="Traditional Arabic"/>
        </w:rPr>
        <w:fldChar w:fldCharType="end"/>
      </w:r>
      <w:r w:rsidRPr="00CE188C">
        <w:rPr>
          <w:rFonts w:cs="Traditional Arabic"/>
          <w:rtl/>
          <w:lang w:bidi="ar-SY"/>
        </w:rPr>
        <w:t xml:space="preserve"> مخطط الصفوف الخاص بمرحلة تحليل ومعالجة صورة الرنين المغناطيسي</w:t>
      </w:r>
    </w:p>
    <w:p w14:paraId="48B38CFF" w14:textId="729D4986" w:rsidR="00D94F7B" w:rsidRDefault="00D94F7B" w:rsidP="00D94F7B">
      <w:pPr>
        <w:pStyle w:val="Heading3"/>
        <w:rPr>
          <w:rtl/>
          <w:lang w:bidi="ar-SY"/>
        </w:rPr>
      </w:pPr>
      <w:r>
        <w:rPr>
          <w:rFonts w:hint="cs"/>
          <w:rtl/>
          <w:lang w:bidi="ar-SY"/>
        </w:rPr>
        <w:t xml:space="preserve"> </w:t>
      </w:r>
      <w:r>
        <w:rPr>
          <w:rtl/>
          <w:lang w:bidi="ar-SY"/>
        </w:rPr>
        <w:t>اختبارات النظام</w:t>
      </w:r>
      <w:r>
        <w:rPr>
          <w:rFonts w:hint="cs"/>
          <w:rtl/>
          <w:lang w:bidi="ar-SY"/>
        </w:rPr>
        <w:t>:</w:t>
      </w:r>
    </w:p>
    <w:p w14:paraId="012A3E33" w14:textId="4874D8BC" w:rsidR="00BC42AB" w:rsidRPr="00BC42AB" w:rsidRDefault="00853195" w:rsidP="00853195">
      <w:pPr>
        <w:pStyle w:val="Heading4"/>
        <w:rPr>
          <w:rtl/>
          <w:lang w:bidi="ar-SY"/>
        </w:rPr>
      </w:pPr>
      <w:r>
        <w:rPr>
          <w:rFonts w:hint="cs"/>
          <w:rtl/>
          <w:lang w:bidi="ar-SY"/>
        </w:rPr>
        <w:t>اختبارات الوحدة:</w:t>
      </w:r>
    </w:p>
    <w:p w14:paraId="4F2FE347" w14:textId="4704C57D" w:rsidR="00BC42AB" w:rsidRPr="00BC42AB" w:rsidRDefault="00BC42AB" w:rsidP="00BC42AB">
      <w:pPr>
        <w:rPr>
          <w:rFonts w:cs="Traditional Arabic"/>
          <w:lang w:bidi="ar-SY"/>
        </w:rPr>
      </w:pPr>
      <w:r w:rsidRPr="00BC42AB">
        <w:rPr>
          <w:rFonts w:cs="Traditional Arabic"/>
          <w:rtl/>
        </w:rPr>
        <w:t xml:space="preserve">تعتمد على </w:t>
      </w:r>
      <w:r w:rsidRPr="00BC42AB">
        <w:rPr>
          <w:rFonts w:cs="Traditional Arabic"/>
          <w:b/>
          <w:bCs/>
          <w:rtl/>
        </w:rPr>
        <w:t>التحقق</w:t>
      </w:r>
      <w:r w:rsidR="00FD1463">
        <w:rPr>
          <w:rFonts w:cs="Traditional Arabic" w:hint="cs"/>
          <w:b/>
          <w:bCs/>
          <w:rtl/>
          <w:lang w:bidi="ar-SY"/>
        </w:rPr>
        <w:t xml:space="preserve"> من</w:t>
      </w:r>
      <w:r w:rsidR="00FD1463">
        <w:rPr>
          <w:rFonts w:cs="Traditional Arabic"/>
          <w:b/>
          <w:bCs/>
        </w:rPr>
        <w:t xml:space="preserve"> </w:t>
      </w:r>
      <w:r w:rsidRPr="00BC42AB">
        <w:rPr>
          <w:rFonts w:cs="Traditional Arabic"/>
          <w:b/>
          <w:bCs/>
          <w:rtl/>
        </w:rPr>
        <w:t xml:space="preserve">العزل المباشر للوظائف البرمجية </w:t>
      </w:r>
      <w:r w:rsidR="00FD1463">
        <w:rPr>
          <w:rFonts w:cs="Traditional Arabic" w:hint="cs"/>
          <w:b/>
          <w:bCs/>
          <w:rtl/>
        </w:rPr>
        <w:t>والكيانات</w:t>
      </w:r>
      <w:r w:rsidRPr="00BC42AB">
        <w:rPr>
          <w:rFonts w:cs="Traditional Arabic"/>
          <w:b/>
          <w:bCs/>
          <w:rtl/>
        </w:rPr>
        <w:t xml:space="preserve"> (</w:t>
      </w:r>
      <w:r w:rsidRPr="00BC42AB">
        <w:rPr>
          <w:rFonts w:cs="Traditional Arabic"/>
          <w:b/>
          <w:bCs/>
          <w:lang w:bidi="ar-SY"/>
        </w:rPr>
        <w:t>Models</w:t>
      </w:r>
      <w:r w:rsidRPr="00BC42AB">
        <w:rPr>
          <w:rFonts w:cs="Traditional Arabic"/>
          <w:b/>
          <w:bCs/>
          <w:rtl/>
        </w:rPr>
        <w:t xml:space="preserve"> &amp; </w:t>
      </w:r>
      <w:r w:rsidRPr="00BC42AB">
        <w:rPr>
          <w:rFonts w:cs="Traditional Arabic"/>
          <w:b/>
          <w:bCs/>
          <w:lang w:bidi="ar-SY"/>
        </w:rPr>
        <w:t>Services</w:t>
      </w:r>
      <w:r w:rsidRPr="00BC42AB">
        <w:rPr>
          <w:rFonts w:cs="Traditional Arabic"/>
          <w:b/>
          <w:bCs/>
          <w:rtl/>
        </w:rPr>
        <w:t>)</w:t>
      </w:r>
      <w:r w:rsidRPr="00BC42AB">
        <w:rPr>
          <w:rFonts w:cs="Traditional Arabic"/>
          <w:rtl/>
        </w:rPr>
        <w:t xml:space="preserve"> لضمان سلامة المنطق البرمجي وقواعد البيانات بأسلوب شامل ومستقل. يستهدف منهج الاختبار بصفة عامة التأكد من النقاط التالية:</w:t>
      </w:r>
    </w:p>
    <w:p w14:paraId="7B2F03EA" w14:textId="2DAE1ADE" w:rsidR="00BC42AB" w:rsidRPr="00BC42AB" w:rsidRDefault="00BC42AB" w:rsidP="00BC42AB">
      <w:pPr>
        <w:numPr>
          <w:ilvl w:val="0"/>
          <w:numId w:val="103"/>
        </w:numPr>
        <w:rPr>
          <w:rFonts w:cs="Traditional Arabic"/>
          <w:rtl/>
        </w:rPr>
      </w:pPr>
      <w:r w:rsidRPr="00BC42AB">
        <w:rPr>
          <w:rFonts w:cs="Traditional Arabic"/>
          <w:b/>
          <w:bCs/>
          <w:rtl/>
        </w:rPr>
        <w:t xml:space="preserve">إنشاء البيانات </w:t>
      </w:r>
      <w:r w:rsidR="00FD1463">
        <w:rPr>
          <w:rFonts w:cs="Traditional Arabic" w:hint="cs"/>
          <w:b/>
          <w:bCs/>
          <w:rtl/>
          <w:lang w:bidi="ar-SY"/>
        </w:rPr>
        <w:t>زائفة،</w:t>
      </w:r>
      <w:r w:rsidRPr="00BC42AB">
        <w:rPr>
          <w:rFonts w:cs="Traditional Arabic"/>
          <w:rtl/>
        </w:rPr>
        <w:t xml:space="preserve"> </w:t>
      </w:r>
      <w:r w:rsidR="00FD1463">
        <w:rPr>
          <w:rFonts w:cs="Traditional Arabic" w:hint="cs"/>
          <w:rtl/>
        </w:rPr>
        <w:t>ب</w:t>
      </w:r>
      <w:r w:rsidRPr="00BC42AB">
        <w:rPr>
          <w:rFonts w:cs="Traditional Arabic"/>
          <w:rtl/>
        </w:rPr>
        <w:t xml:space="preserve">استخدام أداة </w:t>
      </w:r>
      <w:r w:rsidRPr="00BC42AB">
        <w:rPr>
          <w:rFonts w:cs="Traditional Arabic"/>
          <w:lang w:bidi="ar-SY"/>
        </w:rPr>
        <w:t>Factory Boy</w:t>
      </w:r>
      <w:r w:rsidRPr="00BC42AB">
        <w:rPr>
          <w:rFonts w:cs="Traditional Arabic"/>
          <w:rtl/>
        </w:rPr>
        <w:t xml:space="preserve"> لتوليد كائنات اختبار ذكية ومستقلة ديناميكيًا تلقائيًا، مما يضمن أداء الاختبارات بعيدًا عن الاعتماد المباشر على بيانات حقيقية أو بيئات خارجية. </w:t>
      </w:r>
    </w:p>
    <w:p w14:paraId="55B62224" w14:textId="4931EF5F" w:rsidR="00BC42AB" w:rsidRPr="00BC42AB" w:rsidRDefault="00BC42AB" w:rsidP="00BC42AB">
      <w:pPr>
        <w:numPr>
          <w:ilvl w:val="0"/>
          <w:numId w:val="103"/>
        </w:numPr>
        <w:rPr>
          <w:rFonts w:cs="Traditional Arabic"/>
          <w:rtl/>
        </w:rPr>
      </w:pPr>
      <w:r w:rsidRPr="00BC42AB">
        <w:rPr>
          <w:rFonts w:cs="Traditional Arabic"/>
          <w:b/>
          <w:bCs/>
          <w:rtl/>
        </w:rPr>
        <w:t xml:space="preserve">التحقق من آليات الحذف </w:t>
      </w:r>
      <w:r w:rsidR="00FD1463">
        <w:rPr>
          <w:rFonts w:cs="Traditional Arabic" w:hint="cs"/>
          <w:b/>
          <w:bCs/>
          <w:rtl/>
        </w:rPr>
        <w:t xml:space="preserve">واتساق البيانات، </w:t>
      </w:r>
      <w:r w:rsidR="00FD1463" w:rsidRPr="00FD1463">
        <w:rPr>
          <w:rFonts w:cs="Traditional Arabic" w:hint="cs"/>
          <w:rtl/>
        </w:rPr>
        <w:t>بحيث يجري</w:t>
      </w:r>
      <w:r w:rsidRPr="00BC42AB">
        <w:rPr>
          <w:rFonts w:cs="Traditional Arabic"/>
          <w:rtl/>
        </w:rPr>
        <w:t xml:space="preserve"> التأكد من أن العمليات المطبقة على قواعد البيانات تُغَيّر حالة الكائنات بدلاً من إزالتها كليًا</w:t>
      </w:r>
      <w:r w:rsidR="00FD1463">
        <w:rPr>
          <w:rFonts w:cs="Traditional Arabic" w:hint="cs"/>
          <w:rtl/>
        </w:rPr>
        <w:t xml:space="preserve"> </w:t>
      </w:r>
      <w:r w:rsidR="00FD1463">
        <w:rPr>
          <w:rFonts w:cs="Traditional Arabic"/>
        </w:rPr>
        <w:t>(soft Delete)</w:t>
      </w:r>
      <w:r w:rsidRPr="00BC42AB">
        <w:rPr>
          <w:rFonts w:cs="Traditional Arabic"/>
          <w:rtl/>
        </w:rPr>
        <w:t>، مع الحفاظ على قيود الفرادة (</w:t>
      </w:r>
      <w:r w:rsidRPr="00BC42AB">
        <w:rPr>
          <w:rFonts w:cs="Traditional Arabic"/>
          <w:lang w:bidi="ar-SY"/>
        </w:rPr>
        <w:t>Uniqueness</w:t>
      </w:r>
      <w:r w:rsidRPr="00BC42AB">
        <w:rPr>
          <w:rFonts w:cs="Traditional Arabic"/>
          <w:rtl/>
        </w:rPr>
        <w:t xml:space="preserve">) وسلامة البيانات ومنع التكرار حتى بعد الأرشفة. </w:t>
      </w:r>
    </w:p>
    <w:p w14:paraId="47489BEA" w14:textId="200BA138" w:rsidR="00BC42AB" w:rsidRPr="00BC42AB" w:rsidRDefault="00BC42AB" w:rsidP="00BC42AB">
      <w:pPr>
        <w:numPr>
          <w:ilvl w:val="0"/>
          <w:numId w:val="103"/>
        </w:numPr>
        <w:rPr>
          <w:rFonts w:cs="Traditional Arabic"/>
          <w:rtl/>
        </w:rPr>
      </w:pPr>
      <w:r w:rsidRPr="00BC42AB">
        <w:rPr>
          <w:rFonts w:cs="Traditional Arabic"/>
          <w:b/>
          <w:bCs/>
          <w:rtl/>
        </w:rPr>
        <w:t>تأمين قواعد العمل ومنع التلاعب</w:t>
      </w:r>
      <w:r w:rsidR="00FD1463">
        <w:rPr>
          <w:rFonts w:cs="Traditional Arabic" w:hint="cs"/>
          <w:b/>
          <w:bCs/>
          <w:rtl/>
        </w:rPr>
        <w:t xml:space="preserve">، </w:t>
      </w:r>
      <w:r w:rsidR="00FD1463" w:rsidRPr="00FD1463">
        <w:rPr>
          <w:rFonts w:cs="Traditional Arabic" w:hint="cs"/>
          <w:rtl/>
        </w:rPr>
        <w:t xml:space="preserve">من خلال </w:t>
      </w:r>
      <w:r w:rsidRPr="00BC42AB">
        <w:rPr>
          <w:rFonts w:cs="Traditional Arabic"/>
          <w:rtl/>
        </w:rPr>
        <w:t>اختبار طبقة الخدمات (</w:t>
      </w:r>
      <w:r w:rsidRPr="00BC42AB">
        <w:rPr>
          <w:rFonts w:cs="Traditional Arabic"/>
          <w:lang w:bidi="ar-SY"/>
        </w:rPr>
        <w:t>Services Layer</w:t>
      </w:r>
      <w:r w:rsidRPr="00BC42AB">
        <w:rPr>
          <w:rFonts w:cs="Traditional Arabic"/>
          <w:rtl/>
        </w:rPr>
        <w:t>) لضمان التجاهل الصارم لأي محاولات لتمرير بيانات غير مصرح بها أو تعديل الحقول غير القابلة للتغيير (</w:t>
      </w:r>
      <w:r w:rsidRPr="00BC42AB">
        <w:rPr>
          <w:rFonts w:cs="Traditional Arabic"/>
          <w:lang w:bidi="ar-SY"/>
        </w:rPr>
        <w:t>Immutable Fields</w:t>
      </w:r>
      <w:r w:rsidRPr="00BC42AB">
        <w:rPr>
          <w:rFonts w:cs="Traditional Arabic"/>
          <w:rtl/>
        </w:rPr>
        <w:t>)، وتأكيد إسناد الملكية للجهة الصحيحة بحسب صلاحيات المنظومة.</w:t>
      </w:r>
    </w:p>
    <w:p w14:paraId="12A8ECBF" w14:textId="77777777" w:rsidR="00766088" w:rsidRDefault="00766088" w:rsidP="00D94F7B">
      <w:pPr>
        <w:rPr>
          <w:rtl/>
        </w:rPr>
      </w:pPr>
    </w:p>
    <w:p w14:paraId="4DB6663D" w14:textId="12AC40E8" w:rsidR="00766088" w:rsidRDefault="00FD1463" w:rsidP="00FD1463">
      <w:pPr>
        <w:pStyle w:val="Heading4"/>
        <w:rPr>
          <w:rFonts w:cs="Traditional Arabic"/>
          <w:rtl/>
          <w:lang w:bidi="ar-SY"/>
        </w:rPr>
      </w:pPr>
      <w:r w:rsidRPr="00FD1463">
        <w:rPr>
          <w:rFonts w:cs="Traditional Arabic"/>
          <w:rtl/>
          <w:lang w:bidi="ar-SY"/>
        </w:rPr>
        <w:t>اختبارات التكامل:</w:t>
      </w:r>
    </w:p>
    <w:p w14:paraId="23BC9666" w14:textId="108EC367" w:rsidR="00294F3D" w:rsidRPr="00294F3D" w:rsidRDefault="00294F3D" w:rsidP="00294F3D">
      <w:pPr>
        <w:rPr>
          <w:rFonts w:cs="Traditional Arabic"/>
          <w:lang w:bidi="ar-SY"/>
        </w:rPr>
      </w:pPr>
      <w:r w:rsidRPr="00294F3D">
        <w:rPr>
          <w:rFonts w:cs="Traditional Arabic"/>
          <w:rtl/>
        </w:rPr>
        <w:t xml:space="preserve">تعتمد المنهجية العامة في هذا الاختبار على </w:t>
      </w:r>
      <w:r w:rsidRPr="00294F3D">
        <w:rPr>
          <w:rFonts w:cs="Traditional Arabic"/>
          <w:b/>
          <w:bCs/>
          <w:rtl/>
        </w:rPr>
        <w:t>محاكاة طلبات</w:t>
      </w:r>
      <w:r w:rsidRPr="00294F3D">
        <w:rPr>
          <w:rFonts w:cs="Traditional Arabic"/>
          <w:b/>
          <w:bCs/>
          <w:lang w:bidi="ar-SY"/>
        </w:rPr>
        <w:t xml:space="preserve"> HTTP </w:t>
      </w:r>
      <w:r w:rsidRPr="00294F3D">
        <w:rPr>
          <w:rFonts w:cs="Traditional Arabic"/>
          <w:b/>
          <w:bCs/>
          <w:rtl/>
        </w:rPr>
        <w:t>واختبار واجهات البرمجة</w:t>
      </w:r>
      <w:r w:rsidRPr="00294F3D">
        <w:rPr>
          <w:rFonts w:cs="Traditional Arabic"/>
          <w:b/>
          <w:bCs/>
          <w:lang w:bidi="ar-SY"/>
        </w:rPr>
        <w:t xml:space="preserve"> (API Integration Testing)</w:t>
      </w:r>
      <w:r w:rsidRPr="00294F3D">
        <w:rPr>
          <w:rFonts w:cs="Traditional Arabic"/>
          <w:lang w:bidi="ar-SY"/>
        </w:rPr>
        <w:t xml:space="preserve"> </w:t>
      </w:r>
      <w:r w:rsidRPr="00294F3D">
        <w:rPr>
          <w:rFonts w:cs="Traditional Arabic"/>
          <w:rtl/>
        </w:rPr>
        <w:t>بأسلوب الصندوق الأسود عبر بيئة اختبار متكاملة</w:t>
      </w:r>
      <w:r w:rsidRPr="00294F3D">
        <w:rPr>
          <w:rFonts w:cs="Traditional Arabic"/>
          <w:lang w:bidi="ar-SY"/>
        </w:rPr>
        <w:t xml:space="preserve">. </w:t>
      </w:r>
      <w:r w:rsidRPr="00294F3D">
        <w:rPr>
          <w:rFonts w:cs="Traditional Arabic"/>
          <w:rtl/>
        </w:rPr>
        <w:t>حيث يتم إنشاء بيانات وهمية متقابلة باستخدام مصانع البيانات</w:t>
      </w:r>
      <w:r w:rsidRPr="00294F3D">
        <w:rPr>
          <w:rFonts w:cs="Traditional Arabic"/>
          <w:lang w:bidi="ar-SY"/>
        </w:rPr>
        <w:t xml:space="preserve"> </w:t>
      </w:r>
      <w:r w:rsidRPr="00294F3D">
        <w:rPr>
          <w:rFonts w:cs="Traditional Arabic"/>
          <w:lang w:bidi="ar-SY"/>
        </w:rPr>
        <w:lastRenderedPageBreak/>
        <w:t>(Factories)</w:t>
      </w:r>
      <w:r w:rsidRPr="00294F3D">
        <w:rPr>
          <w:rFonts w:cs="Traditional Arabic"/>
          <w:rtl/>
        </w:rPr>
        <w:t>، ثم توثيق هويات المستخدمين بأدوار مختلفة (طبيب/مسؤول) وتأكيد استجابة النظام بمطابقة حالات الرمز</w:t>
      </w:r>
      <w:r w:rsidRPr="00294F3D">
        <w:rPr>
          <w:rFonts w:cs="Traditional Arabic"/>
          <w:lang w:bidi="ar-SY"/>
        </w:rPr>
        <w:t xml:space="preserve"> (HTTP Status Codes) </w:t>
      </w:r>
      <w:r w:rsidRPr="00294F3D">
        <w:rPr>
          <w:rFonts w:cs="Traditional Arabic"/>
          <w:rtl/>
        </w:rPr>
        <w:t>وقواعد الصلاحيات والبيانات المرجعة</w:t>
      </w:r>
      <w:r w:rsidRPr="00294F3D">
        <w:rPr>
          <w:rFonts w:cs="Traditional Arabic"/>
          <w:lang w:bidi="ar-SY"/>
        </w:rPr>
        <w:t>.</w:t>
      </w:r>
    </w:p>
    <w:p w14:paraId="4F516916" w14:textId="77777777" w:rsidR="00E36BF5" w:rsidRPr="00294F3D" w:rsidRDefault="00E36BF5" w:rsidP="009D6B7F">
      <w:pPr>
        <w:rPr>
          <w:rFonts w:cs="Traditional Arabic"/>
          <w:color w:val="000000"/>
          <w:lang w:val="de-DE"/>
          <w14:textFill>
            <w14:solidFill>
              <w14:srgbClr w14:val="000000">
                <w14:alpha w14:val="30000"/>
              </w14:srgbClr>
            </w14:solidFill>
          </w14:textFill>
        </w:rPr>
      </w:pPr>
    </w:p>
    <w:p w14:paraId="08727157" w14:textId="578C1D0E" w:rsidR="0010381D" w:rsidRDefault="0010381D" w:rsidP="0010381D">
      <w:pPr>
        <w:pStyle w:val="Heading3"/>
        <w:rPr>
          <w:rtl/>
          <w:lang w:val="de-DE"/>
        </w:rPr>
      </w:pPr>
      <w:r>
        <w:rPr>
          <w:rFonts w:hint="cs"/>
          <w:rtl/>
          <w:lang w:val="de-DE" w:bidi="ar-SY"/>
        </w:rPr>
        <w:t>المصادقة والتفويض:</w:t>
      </w:r>
    </w:p>
    <w:p w14:paraId="75E879FA" w14:textId="006473F9" w:rsidR="0010381D" w:rsidRPr="00294F3D" w:rsidRDefault="0010381D" w:rsidP="0010381D">
      <w:pPr>
        <w:rPr>
          <w:rFonts w:cs="Traditional Arabic"/>
          <w:sz w:val="28"/>
          <w:szCs w:val="28"/>
        </w:rPr>
      </w:pPr>
      <w:r w:rsidRPr="00294F3D">
        <w:rPr>
          <w:rFonts w:cs="Traditional Arabic"/>
          <w:sz w:val="28"/>
          <w:szCs w:val="28"/>
          <w:rtl/>
        </w:rPr>
        <w:t xml:space="preserve">تم تنجيز المصادقة من خلال </w:t>
      </w:r>
      <w:r w:rsidR="00BE3ADD" w:rsidRPr="00294F3D">
        <w:rPr>
          <w:rFonts w:cs="Traditional Arabic" w:hint="cs"/>
          <w:sz w:val="28"/>
          <w:szCs w:val="28"/>
          <w:rtl/>
        </w:rPr>
        <w:t>رموز (</w:t>
      </w:r>
      <w:r w:rsidR="00294F3D" w:rsidRPr="00294F3D">
        <w:rPr>
          <w:rFonts w:cs="Traditional Arabic"/>
          <w:sz w:val="28"/>
          <w:szCs w:val="28"/>
        </w:rPr>
        <w:t>JWT</w:t>
      </w:r>
      <w:r w:rsidRPr="00294F3D">
        <w:rPr>
          <w:rFonts w:cs="Traditional Arabic"/>
          <w:sz w:val="28"/>
          <w:szCs w:val="28"/>
          <w:rtl/>
        </w:rPr>
        <w:t>) حيث أن لكل مستخدم دور أو عدة أدوار ولكل دور سماحية (</w:t>
      </w:r>
      <w:r w:rsidRPr="00294F3D">
        <w:rPr>
          <w:rFonts w:cs="Traditional Arabic"/>
          <w:sz w:val="28"/>
          <w:szCs w:val="28"/>
        </w:rPr>
        <w:t>permission</w:t>
      </w:r>
      <w:r w:rsidRPr="00294F3D">
        <w:rPr>
          <w:rFonts w:cs="Traditional Arabic"/>
          <w:sz w:val="28"/>
          <w:szCs w:val="28"/>
          <w:rtl/>
        </w:rPr>
        <w:t xml:space="preserve">) واحدة أو أكثر، وهي آلية تضمن الأمان والمرونة في إدارة الجلسات والتحقق من المستخدمين. عند تسجيل دخول المستخدم، يقوم النظام بتوليد رمز </w:t>
      </w:r>
      <w:r w:rsidRPr="00294F3D">
        <w:rPr>
          <w:rFonts w:cs="Traditional Arabic"/>
          <w:sz w:val="28"/>
          <w:szCs w:val="28"/>
        </w:rPr>
        <w:t>JWT</w:t>
      </w:r>
      <w:r w:rsidRPr="00294F3D">
        <w:rPr>
          <w:rFonts w:cs="Traditional Arabic"/>
          <w:sz w:val="28"/>
          <w:szCs w:val="28"/>
          <w:rtl/>
        </w:rPr>
        <w:t xml:space="preserve"> يحتوي على بيانات أساسية مثل مُعرّف المستخدم والأدوار التي يملكها، ويتم تشفير هذا الرمز وإرساله إلى الواجهة الأمامية، كما يتم تخزينه محلياً واستخدامه في الطلبات اللاحقة.</w:t>
      </w:r>
    </w:p>
    <w:p w14:paraId="729C55C4" w14:textId="77777777" w:rsidR="0010381D" w:rsidRPr="00294F3D" w:rsidRDefault="0010381D" w:rsidP="0010381D">
      <w:pPr>
        <w:rPr>
          <w:rFonts w:cs="Traditional Arabic"/>
          <w:sz w:val="28"/>
          <w:szCs w:val="28"/>
        </w:rPr>
      </w:pPr>
      <w:r w:rsidRPr="00294F3D">
        <w:rPr>
          <w:rFonts w:cs="Traditional Arabic"/>
          <w:sz w:val="28"/>
          <w:szCs w:val="28"/>
          <w:rtl/>
        </w:rPr>
        <w:t xml:space="preserve">عند استقبال طلب جديد إلى الخادم، يتم التحقق من رمز </w:t>
      </w:r>
      <w:r w:rsidRPr="00294F3D">
        <w:rPr>
          <w:rFonts w:cs="Traditional Arabic"/>
          <w:sz w:val="28"/>
          <w:szCs w:val="28"/>
        </w:rPr>
        <w:t>JWT</w:t>
      </w:r>
      <w:r w:rsidRPr="00294F3D">
        <w:rPr>
          <w:rFonts w:cs="Traditional Arabic"/>
          <w:sz w:val="28"/>
          <w:szCs w:val="28"/>
          <w:rtl/>
        </w:rPr>
        <w:t xml:space="preserve"> المُرسل، والتأكد من صحته وعدم انتهاء صلاحيته، ومن ثم يتم استخراج الأدوار التي يملكها المستخدم للتحقق من أن لديه السماحية اللازمة لتنفيذ العملية المطلوبة. يتيح هذا الأسلوب تحقيق مستويات متعددة من التفويض، مع إمكانية تعديل وإضافة أو إزالة صلاحيات المستخدمين بشكل مرن وآمن دون الحاجة لتغيير أجزاء واسعة من النظام.</w:t>
      </w:r>
    </w:p>
    <w:p w14:paraId="264666F5" w14:textId="77777777" w:rsidR="0010381D" w:rsidRPr="0010381D" w:rsidRDefault="0010381D" w:rsidP="0010381D">
      <w:pPr>
        <w:rPr>
          <w:rtl/>
        </w:rPr>
      </w:pPr>
    </w:p>
    <w:p w14:paraId="688975FD" w14:textId="77777777" w:rsidR="00E36BF5" w:rsidRDefault="00E36BF5">
      <w:pPr>
        <w:rPr>
          <w:rFonts w:cs="Times New Roman"/>
          <w:b/>
          <w:bCs/>
          <w:sz w:val="28"/>
          <w:szCs w:val="28"/>
          <w:rtl/>
        </w:rPr>
      </w:pPr>
    </w:p>
    <w:p w14:paraId="6191E311" w14:textId="77777777" w:rsidR="003E4A78" w:rsidRDefault="003E4A78">
      <w:pPr>
        <w:rPr>
          <w:rFonts w:cs="Times New Roman"/>
          <w:b/>
          <w:bCs/>
          <w:sz w:val="28"/>
          <w:szCs w:val="28"/>
          <w:rtl/>
        </w:rPr>
      </w:pPr>
    </w:p>
    <w:p w14:paraId="6064D51E" w14:textId="77777777" w:rsidR="00CA3358" w:rsidRPr="00F3027A" w:rsidRDefault="00CA3358" w:rsidP="00F3027A">
      <w:pPr>
        <w:rPr>
          <w:rFonts w:cs="Times New Roman"/>
          <w:b/>
          <w:bCs/>
          <w:sz w:val="28"/>
          <w:szCs w:val="28"/>
          <w:rtl/>
        </w:rPr>
      </w:pPr>
    </w:p>
    <w:sdt>
      <w:sdtPr>
        <w:rPr>
          <w:rtl/>
        </w:rPr>
        <w:id w:val="-1323660008"/>
        <w:docPartObj>
          <w:docPartGallery w:val="Bibliographies"/>
          <w:docPartUnique/>
        </w:docPartObj>
      </w:sdtPr>
      <w:sdtContent>
        <w:sdt>
          <w:sdtPr>
            <w:rPr>
              <w:rtl/>
            </w:rPr>
            <w:id w:val="-573587230"/>
            <w:bibliography/>
          </w:sdtPr>
          <w:sdtContent>
            <w:p w14:paraId="346627CC" w14:textId="77777777" w:rsidR="001E0E82" w:rsidRDefault="00764907">
              <w:pPr>
                <w:rPr>
                  <w:rFonts w:asciiTheme="minorHAnsi" w:hAnsiTheme="minorHAnsi"/>
                  <w:noProof/>
                  <w:color w:val="595959" w:themeColor="text1" w:themeTint="A6"/>
                  <w:sz w:val="20"/>
                  <w:szCs w:val="20"/>
                </w:rPr>
              </w:pPr>
              <w:r w:rsidRPr="00271547">
                <w:rPr>
                  <w:rFonts w:cs="Traditional Arabic"/>
                  <w:b/>
                  <w:bCs/>
                  <w:color w:val="0D0D0D" w:themeColor="text1" w:themeTint="F2"/>
                  <w:sz w:val="40"/>
                  <w:szCs w:val="40"/>
                  <w:rtl/>
                  <w:lang w:bidi="ar-SY"/>
                </w:rPr>
                <w:t>المراجع:</w:t>
              </w:r>
              <w:r w:rsidR="00790754" w:rsidRPr="00271547">
                <w:rPr>
                  <w:rFonts w:eastAsiaTheme="majorEastAsia" w:cs="Traditional Arabic"/>
                  <w:b/>
                  <w:bCs/>
                  <w:color w:val="0D0D0D" w:themeColor="text1" w:themeTint="F2"/>
                  <w:sz w:val="40"/>
                  <w:szCs w:val="40"/>
                  <w:lang w:bidi="ar-SY"/>
                </w:rPr>
                <w:fldChar w:fldCharType="begin"/>
              </w:r>
              <w:r w:rsidR="00790754" w:rsidRPr="00271547">
                <w:rPr>
                  <w:rFonts w:cs="Traditional Arabic"/>
                  <w:b/>
                  <w:bCs/>
                  <w:color w:val="0D0D0D" w:themeColor="text1" w:themeTint="F2"/>
                  <w:sz w:val="40"/>
                  <w:szCs w:val="40"/>
                  <w:lang w:bidi="ar-SY"/>
                </w:rPr>
                <w:instrText xml:space="preserve"> BIBLIOGRAPHY </w:instrText>
              </w:r>
              <w:r w:rsidR="00790754" w:rsidRPr="00271547">
                <w:rPr>
                  <w:rFonts w:eastAsiaTheme="majorEastAsia" w:cs="Traditional Arabic"/>
                  <w:b/>
                  <w:bCs/>
                  <w:color w:val="0D0D0D" w:themeColor="text1" w:themeTint="F2"/>
                  <w:sz w:val="40"/>
                  <w:szCs w:val="40"/>
                  <w:lang w:bidi="ar-SY"/>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8"/>
                <w:gridCol w:w="8067"/>
              </w:tblGrid>
              <w:tr w:rsidR="001E0E82" w14:paraId="284422BE" w14:textId="77777777">
                <w:trPr>
                  <w:divId w:val="1744141645"/>
                  <w:tblCellSpacing w:w="15" w:type="dxa"/>
                </w:trPr>
                <w:tc>
                  <w:tcPr>
                    <w:tcW w:w="50" w:type="pct"/>
                    <w:hideMark/>
                  </w:tcPr>
                  <w:p w14:paraId="0E47680E" w14:textId="4895C2FC" w:rsidR="001E0E82" w:rsidRDefault="001E0E82">
                    <w:pPr>
                      <w:pStyle w:val="Bibliography"/>
                      <w:bidi w:val="0"/>
                      <w:rPr>
                        <w:noProof/>
                      </w:rPr>
                    </w:pPr>
                    <w:r>
                      <w:rPr>
                        <w:noProof/>
                      </w:rPr>
                      <w:t xml:space="preserve">[1] </w:t>
                    </w:r>
                  </w:p>
                </w:tc>
                <w:tc>
                  <w:tcPr>
                    <w:tcW w:w="0" w:type="auto"/>
                    <w:hideMark/>
                  </w:tcPr>
                  <w:p w14:paraId="646F98C1" w14:textId="77777777" w:rsidR="001E0E82" w:rsidRDefault="001E0E82">
                    <w:pPr>
                      <w:pStyle w:val="Bibliography"/>
                      <w:bidi w:val="0"/>
                      <w:rPr>
                        <w:noProof/>
                      </w:rPr>
                    </w:pPr>
                    <w:r>
                      <w:rPr>
                        <w:noProof/>
                      </w:rPr>
                      <w:t>Washington University in St. Louis, "OASIS Brains Data," [Online]. Available: [https://sites.wustl.edu/oasisbrains/]. [Accessed 2026].</w:t>
                    </w:r>
                  </w:p>
                </w:tc>
              </w:tr>
              <w:tr w:rsidR="001E0E82" w14:paraId="5161A4EC" w14:textId="77777777">
                <w:trPr>
                  <w:divId w:val="1744141645"/>
                  <w:tblCellSpacing w:w="15" w:type="dxa"/>
                </w:trPr>
                <w:tc>
                  <w:tcPr>
                    <w:tcW w:w="50" w:type="pct"/>
                    <w:hideMark/>
                  </w:tcPr>
                  <w:p w14:paraId="58F5ABD0" w14:textId="77777777" w:rsidR="001E0E82" w:rsidRDefault="001E0E82">
                    <w:pPr>
                      <w:pStyle w:val="Bibliography"/>
                      <w:bidi w:val="0"/>
                      <w:rPr>
                        <w:noProof/>
                      </w:rPr>
                    </w:pPr>
                    <w:r>
                      <w:rPr>
                        <w:noProof/>
                      </w:rPr>
                      <w:t xml:space="preserve">[2] </w:t>
                    </w:r>
                  </w:p>
                </w:tc>
                <w:tc>
                  <w:tcPr>
                    <w:tcW w:w="0" w:type="auto"/>
                    <w:hideMark/>
                  </w:tcPr>
                  <w:p w14:paraId="63CD2DC4" w14:textId="77777777" w:rsidR="001E0E82" w:rsidRDefault="001E0E82">
                    <w:pPr>
                      <w:pStyle w:val="Bibliography"/>
                      <w:bidi w:val="0"/>
                      <w:rPr>
                        <w:noProof/>
                      </w:rPr>
                    </w:pPr>
                    <w:r>
                      <w:rPr>
                        <w:noProof/>
                      </w:rPr>
                      <w:t xml:space="preserve">K. T. Chui, W. Alhalabi, F. S. Alzahrani and B. B. Gupta, "An MRI Scans-Based Alzheimer's Disease Detection via Convolutional Neural Network and Transfer Learning," </w:t>
                    </w:r>
                    <w:r>
                      <w:rPr>
                        <w:i/>
                        <w:iCs/>
                        <w:noProof/>
                      </w:rPr>
                      <w:t xml:space="preserve">Diagnostics, </w:t>
                    </w:r>
                    <w:r>
                      <w:rPr>
                        <w:noProof/>
                      </w:rPr>
                      <w:t xml:space="preserve">vol. 12, no. 7, p. 1531, 2022. </w:t>
                    </w:r>
                  </w:p>
                </w:tc>
              </w:tr>
              <w:tr w:rsidR="001E0E82" w14:paraId="495DA0E9" w14:textId="77777777">
                <w:trPr>
                  <w:divId w:val="1744141645"/>
                  <w:tblCellSpacing w:w="15" w:type="dxa"/>
                </w:trPr>
                <w:tc>
                  <w:tcPr>
                    <w:tcW w:w="50" w:type="pct"/>
                    <w:hideMark/>
                  </w:tcPr>
                  <w:p w14:paraId="2A00E114" w14:textId="77777777" w:rsidR="001E0E82" w:rsidRDefault="001E0E82">
                    <w:pPr>
                      <w:pStyle w:val="Bibliography"/>
                      <w:bidi w:val="0"/>
                      <w:rPr>
                        <w:noProof/>
                      </w:rPr>
                    </w:pPr>
                    <w:r>
                      <w:rPr>
                        <w:noProof/>
                      </w:rPr>
                      <w:t xml:space="preserve">[3] </w:t>
                    </w:r>
                  </w:p>
                </w:tc>
                <w:tc>
                  <w:tcPr>
                    <w:tcW w:w="0" w:type="auto"/>
                    <w:hideMark/>
                  </w:tcPr>
                  <w:p w14:paraId="7EC792F4" w14:textId="77777777" w:rsidR="001E0E82" w:rsidRDefault="001E0E82">
                    <w:pPr>
                      <w:pStyle w:val="Bibliography"/>
                      <w:bidi w:val="0"/>
                      <w:rPr>
                        <w:noProof/>
                      </w:rPr>
                    </w:pPr>
                    <w:r>
                      <w:rPr>
                        <w:noProof/>
                      </w:rPr>
                      <w:t xml:space="preserve">B. A. Mohammed, E. M. Senan, T. H. Rassem, N. M. Makbol, A. A. Alanazi, Z. G. Al-Mekhlafi, T. S. Almurayziq and F. A. Ghaleb, "Multi-Method Analysis of Medical Records and MRI Images for Early Diagnosis of Dementia and Alzheimer's </w:t>
                    </w:r>
                    <w:r>
                      <w:rPr>
                        <w:noProof/>
                      </w:rPr>
                      <w:lastRenderedPageBreak/>
                      <w:t xml:space="preserve">Disease Based on Deep Learning and Hybrid Methods," </w:t>
                    </w:r>
                    <w:r>
                      <w:rPr>
                        <w:i/>
                        <w:iCs/>
                        <w:noProof/>
                      </w:rPr>
                      <w:t xml:space="preserve">Electronics, </w:t>
                    </w:r>
                    <w:r>
                      <w:rPr>
                        <w:noProof/>
                      </w:rPr>
                      <w:t xml:space="preserve">vol. 10, no. 22, p. 2860, 2021. </w:t>
                    </w:r>
                  </w:p>
                </w:tc>
              </w:tr>
              <w:tr w:rsidR="001E0E82" w14:paraId="3127623F" w14:textId="77777777">
                <w:trPr>
                  <w:divId w:val="1744141645"/>
                  <w:tblCellSpacing w:w="15" w:type="dxa"/>
                </w:trPr>
                <w:tc>
                  <w:tcPr>
                    <w:tcW w:w="50" w:type="pct"/>
                    <w:hideMark/>
                  </w:tcPr>
                  <w:p w14:paraId="27F2F7AB" w14:textId="77777777" w:rsidR="001E0E82" w:rsidRDefault="001E0E82">
                    <w:pPr>
                      <w:pStyle w:val="Bibliography"/>
                      <w:bidi w:val="0"/>
                      <w:rPr>
                        <w:noProof/>
                      </w:rPr>
                    </w:pPr>
                    <w:r>
                      <w:rPr>
                        <w:noProof/>
                      </w:rPr>
                      <w:lastRenderedPageBreak/>
                      <w:t xml:space="preserve">[4] </w:t>
                    </w:r>
                  </w:p>
                </w:tc>
                <w:tc>
                  <w:tcPr>
                    <w:tcW w:w="0" w:type="auto"/>
                    <w:hideMark/>
                  </w:tcPr>
                  <w:p w14:paraId="2F14199D" w14:textId="77777777" w:rsidR="001E0E82" w:rsidRDefault="001E0E82">
                    <w:pPr>
                      <w:pStyle w:val="Bibliography"/>
                      <w:bidi w:val="0"/>
                      <w:rPr>
                        <w:noProof/>
                      </w:rPr>
                    </w:pPr>
                    <w:r>
                      <w:rPr>
                        <w:noProof/>
                      </w:rPr>
                      <w:t xml:space="preserve">M. R. Karim, Y. Z. Jyoti and M. A. Islam, "A Novel Deep Learning Based Multi-class Classification Method for Alzheimer's Disease Detection Using Brain MRI Data," </w:t>
                    </w:r>
                    <w:r>
                      <w:rPr>
                        <w:i/>
                        <w:iCs/>
                        <w:noProof/>
                      </w:rPr>
                      <w:t xml:space="preserve">Brain Informatics - BI 2017, </w:t>
                    </w:r>
                    <w:r>
                      <w:rPr>
                        <w:noProof/>
                      </w:rPr>
                      <w:t xml:space="preserve">2017. </w:t>
                    </w:r>
                  </w:p>
                </w:tc>
              </w:tr>
              <w:tr w:rsidR="001E0E82" w14:paraId="678F73D9" w14:textId="77777777">
                <w:trPr>
                  <w:divId w:val="1744141645"/>
                  <w:tblCellSpacing w:w="15" w:type="dxa"/>
                </w:trPr>
                <w:tc>
                  <w:tcPr>
                    <w:tcW w:w="50" w:type="pct"/>
                    <w:hideMark/>
                  </w:tcPr>
                  <w:p w14:paraId="4EF0C5EE" w14:textId="77777777" w:rsidR="001E0E82" w:rsidRDefault="001E0E82">
                    <w:pPr>
                      <w:pStyle w:val="Bibliography"/>
                      <w:bidi w:val="0"/>
                      <w:rPr>
                        <w:noProof/>
                      </w:rPr>
                    </w:pPr>
                    <w:r>
                      <w:rPr>
                        <w:noProof/>
                      </w:rPr>
                      <w:t xml:space="preserve">[5] </w:t>
                    </w:r>
                  </w:p>
                </w:tc>
                <w:tc>
                  <w:tcPr>
                    <w:tcW w:w="0" w:type="auto"/>
                    <w:hideMark/>
                  </w:tcPr>
                  <w:p w14:paraId="05E61A66" w14:textId="77777777" w:rsidR="001E0E82" w:rsidRDefault="001E0E82">
                    <w:pPr>
                      <w:pStyle w:val="Bibliography"/>
                      <w:bidi w:val="0"/>
                      <w:rPr>
                        <w:noProof/>
                      </w:rPr>
                    </w:pPr>
                    <w:r>
                      <w:rPr>
                        <w:noProof/>
                      </w:rPr>
                      <w:t xml:space="preserve">E. Hussain, M. Hasan, S. Z. Hassan, T. H. Azmi, M. A. Rahman and M. Z. Parvez, "Deep Learning Based Binary Classification for Alzheimer's Disease Detection using Brain MRI Images," in </w:t>
                    </w:r>
                    <w:r>
                      <w:rPr>
                        <w:i/>
                        <w:iCs/>
                        <w:noProof/>
                      </w:rPr>
                      <w:t>IEEE (IEEE Xplore)</w:t>
                    </w:r>
                    <w:r>
                      <w:rPr>
                        <w:noProof/>
                      </w:rPr>
                      <w:t xml:space="preserve">, 2020. </w:t>
                    </w:r>
                  </w:p>
                </w:tc>
              </w:tr>
              <w:tr w:rsidR="001E0E82" w14:paraId="4E96E2A7" w14:textId="77777777">
                <w:trPr>
                  <w:divId w:val="1744141645"/>
                  <w:tblCellSpacing w:w="15" w:type="dxa"/>
                </w:trPr>
                <w:tc>
                  <w:tcPr>
                    <w:tcW w:w="50" w:type="pct"/>
                    <w:hideMark/>
                  </w:tcPr>
                  <w:p w14:paraId="055C3FE6" w14:textId="77777777" w:rsidR="001E0E82" w:rsidRDefault="001E0E82">
                    <w:pPr>
                      <w:pStyle w:val="Bibliography"/>
                      <w:bidi w:val="0"/>
                      <w:rPr>
                        <w:noProof/>
                      </w:rPr>
                    </w:pPr>
                    <w:r>
                      <w:rPr>
                        <w:noProof/>
                      </w:rPr>
                      <w:t xml:space="preserve">[6] </w:t>
                    </w:r>
                  </w:p>
                </w:tc>
                <w:tc>
                  <w:tcPr>
                    <w:tcW w:w="0" w:type="auto"/>
                    <w:hideMark/>
                  </w:tcPr>
                  <w:p w14:paraId="3F0C1BE4" w14:textId="77777777" w:rsidR="001E0E82" w:rsidRDefault="001E0E82">
                    <w:pPr>
                      <w:pStyle w:val="Bibliography"/>
                      <w:bidi w:val="0"/>
                      <w:rPr>
                        <w:noProof/>
                      </w:rPr>
                    </w:pPr>
                    <w:r>
                      <w:rPr>
                        <w:noProof/>
                      </w:rPr>
                      <w:t xml:space="preserve">S. M. S. Bukhari, M. H. Zafar, S. K. R. Moosavi, N. M. Khan and F. Sanfilippo, "Enhancing Alzheimer's Disease Detection and Classification through Federated Learning-Optimized Deep Convolutional Neural Networks on MRI Data," in </w:t>
                    </w:r>
                    <w:r>
                      <w:rPr>
                        <w:i/>
                        <w:iCs/>
                        <w:noProof/>
                      </w:rPr>
                      <w:t>Intelligent Systems Conference</w:t>
                    </w:r>
                    <w:r>
                      <w:rPr>
                        <w:noProof/>
                      </w:rPr>
                      <w:t xml:space="preserve">, 2023. </w:t>
                    </w:r>
                  </w:p>
                </w:tc>
              </w:tr>
              <w:tr w:rsidR="001E0E82" w14:paraId="420C9E7E" w14:textId="77777777">
                <w:trPr>
                  <w:divId w:val="1744141645"/>
                  <w:tblCellSpacing w:w="15" w:type="dxa"/>
                </w:trPr>
                <w:tc>
                  <w:tcPr>
                    <w:tcW w:w="50" w:type="pct"/>
                    <w:hideMark/>
                  </w:tcPr>
                  <w:p w14:paraId="0D81FEEE" w14:textId="77777777" w:rsidR="001E0E82" w:rsidRDefault="001E0E82">
                    <w:pPr>
                      <w:pStyle w:val="Bibliography"/>
                      <w:bidi w:val="0"/>
                      <w:rPr>
                        <w:noProof/>
                      </w:rPr>
                    </w:pPr>
                    <w:r>
                      <w:rPr>
                        <w:noProof/>
                      </w:rPr>
                      <w:t xml:space="preserve">[7] </w:t>
                    </w:r>
                  </w:p>
                </w:tc>
                <w:tc>
                  <w:tcPr>
                    <w:tcW w:w="0" w:type="auto"/>
                    <w:hideMark/>
                  </w:tcPr>
                  <w:p w14:paraId="4F1DB745" w14:textId="77777777" w:rsidR="001E0E82" w:rsidRDefault="001E0E82">
                    <w:pPr>
                      <w:pStyle w:val="Bibliography"/>
                      <w:bidi w:val="0"/>
                      <w:rPr>
                        <w:noProof/>
                      </w:rPr>
                    </w:pPr>
                    <w:r>
                      <w:rPr>
                        <w:noProof/>
                      </w:rPr>
                      <w:t xml:space="preserve">S. Larsson and X. Li, "Modular Monolith: Is This the Trend in Software Architecture?," Lisbon, Portugal, 2024. </w:t>
                    </w:r>
                  </w:p>
                </w:tc>
              </w:tr>
            </w:tbl>
            <w:p w14:paraId="79292C19" w14:textId="77777777" w:rsidR="001E0E82" w:rsidRDefault="001E0E82">
              <w:pPr>
                <w:bidi w:val="0"/>
                <w:divId w:val="1744141645"/>
                <w:rPr>
                  <w:rFonts w:eastAsia="Times New Roman"/>
                  <w:noProof/>
                </w:rPr>
              </w:pPr>
            </w:p>
            <w:p w14:paraId="630D8DAC" w14:textId="677D2F21" w:rsidR="00790754" w:rsidRDefault="00790754">
              <w:r w:rsidRPr="00271547">
                <w:rPr>
                  <w:rFonts w:cs="Traditional Arabic"/>
                  <w:b/>
                  <w:bCs/>
                  <w:noProof/>
                </w:rPr>
                <w:fldChar w:fldCharType="end"/>
              </w:r>
            </w:p>
          </w:sdtContent>
        </w:sdt>
      </w:sdtContent>
    </w:sdt>
    <w:p w14:paraId="724B1CCE" w14:textId="2025FD50" w:rsidR="00973120" w:rsidRPr="00973120" w:rsidRDefault="00973120" w:rsidP="00790754">
      <w:pPr>
        <w:rPr>
          <w:rtl/>
          <w:cs/>
        </w:rPr>
      </w:pPr>
    </w:p>
    <w:sectPr w:rsidR="00973120" w:rsidRPr="00973120">
      <w:footerReference w:type="default" r:id="rId29"/>
      <w:pgSz w:w="11907" w:h="16839"/>
      <w:pgMar w:top="1836" w:right="1751" w:bottom="1440" w:left="1751" w:header="709" w:footer="709" w:gutter="0"/>
      <w:pgNumType w:start="0"/>
      <w:cols w:space="720"/>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33AA6" w14:textId="77777777" w:rsidR="00982625" w:rsidRDefault="00982625">
      <w:pPr>
        <w:spacing w:before="0" w:after="0" w:line="240" w:lineRule="auto"/>
        <w:rPr>
          <w:rtl/>
          <w:cs/>
        </w:rPr>
      </w:pPr>
      <w:r>
        <w:separator/>
      </w:r>
    </w:p>
  </w:endnote>
  <w:endnote w:type="continuationSeparator" w:id="0">
    <w:p w14:paraId="52B136C9" w14:textId="77777777" w:rsidR="00982625" w:rsidRDefault="00982625">
      <w:pPr>
        <w:spacing w:before="0" w:after="0" w:line="240" w:lineRule="auto"/>
        <w:rPr>
          <w:rtl/>
          <w:cs/>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onstantia">
    <w:panose1 w:val="02030602050306030303"/>
    <w:charset w:val="00"/>
    <w:family w:val="roman"/>
    <w:pitch w:val="variable"/>
    <w:sig w:usb0="A00002EF" w:usb1="4000204B"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STXinwei">
    <w:charset w:val="86"/>
    <w:family w:val="auto"/>
    <w:pitch w:val="variable"/>
    <w:sig w:usb0="00000001" w:usb1="080F0000" w:usb2="00000010" w:usb3="00000000" w:csb0="0004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02F00" w14:textId="77777777" w:rsidR="00B665FA" w:rsidRPr="00036CE2" w:rsidRDefault="00A73CE4">
    <w:pPr>
      <w:pStyle w:val="Footer"/>
      <w:rPr>
        <w:rFonts w:ascii="Arial" w:hAnsi="Arial" w:cs="Arial"/>
        <w:rtl/>
        <w:cs/>
      </w:rPr>
    </w:pPr>
    <w:r w:rsidRPr="00036CE2">
      <w:rPr>
        <w:rFonts w:ascii="Arial" w:hAnsi="Arial" w:cs="Arial"/>
        <w:rtl/>
        <w:lang w:val="ar-SA"/>
      </w:rPr>
      <w:t xml:space="preserve">الصفحة </w:t>
    </w:r>
    <w:r w:rsidRPr="00036CE2">
      <w:rPr>
        <w:rFonts w:ascii="Arial" w:hAnsi="Arial" w:cs="Arial"/>
      </w:rPr>
      <w:fldChar w:fldCharType="begin"/>
    </w:r>
    <w:r w:rsidRPr="00036CE2">
      <w:rPr>
        <w:rFonts w:ascii="Arial" w:hAnsi="Arial" w:cs="Arial"/>
      </w:rPr>
      <w:instrText>PAGE  \* Arabic  \* MERGEFORMAT</w:instrText>
    </w:r>
    <w:r w:rsidRPr="00036CE2">
      <w:rPr>
        <w:rFonts w:ascii="Arial" w:hAnsi="Arial" w:cs="Arial"/>
      </w:rPr>
      <w:fldChar w:fldCharType="separate"/>
    </w:r>
    <w:r w:rsidR="000810E5" w:rsidRPr="000810E5">
      <w:rPr>
        <w:rFonts w:ascii="Arial" w:hAnsi="Arial" w:cs="Arial"/>
        <w:noProof/>
        <w:lang w:val="ar-SA"/>
      </w:rPr>
      <w:t>1</w:t>
    </w:r>
    <w:r w:rsidRPr="00036CE2">
      <w:rP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2DD35" w14:textId="77777777" w:rsidR="00982625" w:rsidRDefault="00982625">
      <w:pPr>
        <w:spacing w:before="0" w:after="0" w:line="240" w:lineRule="auto"/>
        <w:rPr>
          <w:rtl/>
          <w:cs/>
        </w:rPr>
      </w:pPr>
      <w:r>
        <w:separator/>
      </w:r>
    </w:p>
  </w:footnote>
  <w:footnote w:type="continuationSeparator" w:id="0">
    <w:p w14:paraId="1E65437D" w14:textId="77777777" w:rsidR="00982625" w:rsidRDefault="00982625">
      <w:pPr>
        <w:spacing w:before="0" w:after="0" w:line="240" w:lineRule="auto"/>
        <w:rPr>
          <w:rtl/>
          <w:cs/>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87E3E76"/>
    <w:lvl w:ilvl="0">
      <w:start w:val="1"/>
      <w:numFmt w:val="decimal"/>
      <w:pStyle w:val="ListNumber"/>
      <w:lvlText w:val="%1."/>
      <w:lvlJc w:val="left"/>
      <w:pPr>
        <w:tabs>
          <w:tab w:val="num" w:pos="4680"/>
        </w:tabs>
        <w:ind w:left="4680" w:hanging="360"/>
      </w:pPr>
    </w:lvl>
  </w:abstractNum>
  <w:abstractNum w:abstractNumId="1" w15:restartNumberingAfterBreak="0">
    <w:nsid w:val="FFFFFF89"/>
    <w:multiLevelType w:val="singleLevel"/>
    <w:tmpl w:val="1206D1A0"/>
    <w:lvl w:ilvl="0">
      <w:start w:val="1"/>
      <w:numFmt w:val="bullet"/>
      <w:pStyle w:val="ListBullet"/>
      <w:lvlText w:val="−"/>
      <w:lvlJc w:val="left"/>
      <w:pPr>
        <w:ind w:left="720" w:hanging="360"/>
      </w:pPr>
      <w:rPr>
        <w:rFonts w:ascii="Century Gothic" w:hAnsi="Century Gothic" w:cs="Century Gothic" w:hint="default"/>
        <w:color w:val="0D0D0D" w:themeColor="text1" w:themeTint="F2"/>
      </w:rPr>
    </w:lvl>
  </w:abstractNum>
  <w:abstractNum w:abstractNumId="2" w15:restartNumberingAfterBreak="0">
    <w:nsid w:val="000E4E70"/>
    <w:multiLevelType w:val="multilevel"/>
    <w:tmpl w:val="3A32FCF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18"/>
        <w:szCs w:val="1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00F04"/>
    <w:multiLevelType w:val="multilevel"/>
    <w:tmpl w:val="E1A87D82"/>
    <w:lvl w:ilvl="0">
      <w:start w:val="2"/>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90384"/>
    <w:multiLevelType w:val="hybridMultilevel"/>
    <w:tmpl w:val="3D100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EF4C77"/>
    <w:multiLevelType w:val="multilevel"/>
    <w:tmpl w:val="A8F67616"/>
    <w:lvl w:ilvl="0">
      <w:start w:val="1"/>
      <w:numFmt w:val="decimal"/>
      <w:pStyle w:val="Heading1"/>
      <w:suff w:val="nothing"/>
      <w:lvlText w:val="%1."/>
      <w:lvlJc w:val="left"/>
      <w:pPr>
        <w:ind w:left="6570" w:hanging="4050"/>
      </w:pPr>
      <w:rPr>
        <w:color w:val="FFFFFF" w:themeColor="background1"/>
      </w:rPr>
    </w:lvl>
    <w:lvl w:ilvl="1">
      <w:start w:val="1"/>
      <w:numFmt w:val="decimal"/>
      <w:pStyle w:val="Heading2"/>
      <w:suff w:val="space"/>
      <w:lvlText w:val="%2.%1."/>
      <w:lvlJc w:val="left"/>
      <w:pPr>
        <w:ind w:left="1116" w:hanging="1026"/>
      </w:pPr>
      <w:rPr>
        <w:rFonts w:hint="default"/>
      </w:rPr>
    </w:lvl>
    <w:lvl w:ilvl="2">
      <w:start w:val="1"/>
      <w:numFmt w:val="decimal"/>
      <w:pStyle w:val="Heading3"/>
      <w:suff w:val="space"/>
      <w:lvlText w:val="%3.%2.%1."/>
      <w:lvlJc w:val="left"/>
      <w:pPr>
        <w:ind w:left="5724" w:hanging="3834"/>
      </w:pPr>
      <w:rPr>
        <w:rFonts w:hint="default"/>
        <w:color w:val="000000" w:themeColor="text1"/>
        <w:sz w:val="32"/>
        <w:szCs w:val="32"/>
      </w:rPr>
    </w:lvl>
    <w:lvl w:ilvl="3">
      <w:start w:val="1"/>
      <w:numFmt w:val="decimal"/>
      <w:pStyle w:val="Heading4"/>
      <w:lvlText w:val="%4.%3.%2.%1."/>
      <w:lvlJc w:val="left"/>
      <w:pPr>
        <w:ind w:left="1440" w:hanging="360"/>
      </w:pPr>
      <w:rPr>
        <w:rFonts w:hint="default"/>
      </w:rPr>
    </w:lvl>
    <w:lvl w:ilvl="4">
      <w:start w:val="1"/>
      <w:numFmt w:val="decimal"/>
      <w:pStyle w:val="Heading5"/>
      <w:lvlText w:val="%5.%4.%3.%2.%1."/>
      <w:lvlJc w:val="left"/>
      <w:pPr>
        <w:ind w:left="1800" w:hanging="360"/>
      </w:pPr>
      <w:rPr>
        <w:rFonts w:hint="default"/>
      </w:rPr>
    </w:lvl>
    <w:lvl w:ilvl="5">
      <w:start w:val="1"/>
      <w:numFmt w:val="decimal"/>
      <w:pStyle w:val="Heading6"/>
      <w:lvlText w:val="%6.%5.%4.%3.%2.%1."/>
      <w:lvlJc w:val="left"/>
      <w:pPr>
        <w:ind w:left="2160" w:hanging="360"/>
      </w:pPr>
      <w:rPr>
        <w:rFonts w:hint="default"/>
      </w:rPr>
    </w:lvl>
    <w:lvl w:ilvl="6">
      <w:start w:val="1"/>
      <w:numFmt w:val="decimal"/>
      <w:lvlText w:val="%7.%6.%5.%4.%3.%2.%1."/>
      <w:lvlJc w:val="left"/>
      <w:pPr>
        <w:ind w:left="2520" w:hanging="360"/>
      </w:pPr>
      <w:rPr>
        <w:rFonts w:hint="default"/>
      </w:rPr>
    </w:lvl>
    <w:lvl w:ilvl="7">
      <w:start w:val="1"/>
      <w:numFmt w:val="decimal"/>
      <w:lvlText w:val="%8.%7.%6.%5.%4.%3.%2.%1."/>
      <w:lvlJc w:val="left"/>
      <w:pPr>
        <w:ind w:left="2880" w:hanging="360"/>
      </w:pPr>
      <w:rPr>
        <w:rFonts w:hint="default"/>
      </w:rPr>
    </w:lvl>
    <w:lvl w:ilvl="8">
      <w:start w:val="1"/>
      <w:numFmt w:val="decimal"/>
      <w:lvlText w:val="%9.%8.%7.%6.%5.%4.%3.%2.%1."/>
      <w:lvlJc w:val="left"/>
      <w:pPr>
        <w:ind w:left="3240" w:hanging="360"/>
      </w:pPr>
      <w:rPr>
        <w:rFonts w:hint="default"/>
      </w:rPr>
    </w:lvl>
  </w:abstractNum>
  <w:abstractNum w:abstractNumId="6" w15:restartNumberingAfterBreak="0">
    <w:nsid w:val="046A09DE"/>
    <w:multiLevelType w:val="hybridMultilevel"/>
    <w:tmpl w:val="5F98CC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3E4DCB"/>
    <w:multiLevelType w:val="hybridMultilevel"/>
    <w:tmpl w:val="9E664156"/>
    <w:lvl w:ilvl="0" w:tplc="A1FE2722">
      <w:start w:val="1"/>
      <w:numFmt w:val="decimal"/>
      <w:lvlText w:val="%1."/>
      <w:lvlJc w:val="left"/>
      <w:pPr>
        <w:ind w:left="1261" w:hanging="360"/>
      </w:pPr>
      <w:rPr>
        <w:rFonts w:hint="default"/>
        <w:sz w:val="18"/>
        <w:szCs w:val="18"/>
      </w:rPr>
    </w:lvl>
    <w:lvl w:ilvl="1" w:tplc="04090003">
      <w:start w:val="1"/>
      <w:numFmt w:val="bullet"/>
      <w:lvlText w:val="o"/>
      <w:lvlJc w:val="left"/>
      <w:pPr>
        <w:ind w:left="1981" w:hanging="360"/>
      </w:pPr>
      <w:rPr>
        <w:rFonts w:ascii="Courier New" w:hAnsi="Courier New" w:cs="Courier New" w:hint="default"/>
      </w:rPr>
    </w:lvl>
    <w:lvl w:ilvl="2" w:tplc="04090005" w:tentative="1">
      <w:start w:val="1"/>
      <w:numFmt w:val="bullet"/>
      <w:lvlText w:val=""/>
      <w:lvlJc w:val="left"/>
      <w:pPr>
        <w:ind w:left="2701" w:hanging="360"/>
      </w:pPr>
      <w:rPr>
        <w:rFonts w:ascii="Wingdings" w:hAnsi="Wingdings" w:hint="default"/>
      </w:rPr>
    </w:lvl>
    <w:lvl w:ilvl="3" w:tplc="04090001" w:tentative="1">
      <w:start w:val="1"/>
      <w:numFmt w:val="bullet"/>
      <w:lvlText w:val=""/>
      <w:lvlJc w:val="left"/>
      <w:pPr>
        <w:ind w:left="3421" w:hanging="360"/>
      </w:pPr>
      <w:rPr>
        <w:rFonts w:ascii="Symbol" w:hAnsi="Symbol" w:hint="default"/>
      </w:rPr>
    </w:lvl>
    <w:lvl w:ilvl="4" w:tplc="04090003" w:tentative="1">
      <w:start w:val="1"/>
      <w:numFmt w:val="bullet"/>
      <w:lvlText w:val="o"/>
      <w:lvlJc w:val="left"/>
      <w:pPr>
        <w:ind w:left="4141" w:hanging="360"/>
      </w:pPr>
      <w:rPr>
        <w:rFonts w:ascii="Courier New" w:hAnsi="Courier New" w:cs="Courier New" w:hint="default"/>
      </w:rPr>
    </w:lvl>
    <w:lvl w:ilvl="5" w:tplc="04090005" w:tentative="1">
      <w:start w:val="1"/>
      <w:numFmt w:val="bullet"/>
      <w:lvlText w:val=""/>
      <w:lvlJc w:val="left"/>
      <w:pPr>
        <w:ind w:left="4861" w:hanging="360"/>
      </w:pPr>
      <w:rPr>
        <w:rFonts w:ascii="Wingdings" w:hAnsi="Wingdings" w:hint="default"/>
      </w:rPr>
    </w:lvl>
    <w:lvl w:ilvl="6" w:tplc="04090001" w:tentative="1">
      <w:start w:val="1"/>
      <w:numFmt w:val="bullet"/>
      <w:lvlText w:val=""/>
      <w:lvlJc w:val="left"/>
      <w:pPr>
        <w:ind w:left="5581" w:hanging="360"/>
      </w:pPr>
      <w:rPr>
        <w:rFonts w:ascii="Symbol" w:hAnsi="Symbol" w:hint="default"/>
      </w:rPr>
    </w:lvl>
    <w:lvl w:ilvl="7" w:tplc="04090003" w:tentative="1">
      <w:start w:val="1"/>
      <w:numFmt w:val="bullet"/>
      <w:lvlText w:val="o"/>
      <w:lvlJc w:val="left"/>
      <w:pPr>
        <w:ind w:left="6301" w:hanging="360"/>
      </w:pPr>
      <w:rPr>
        <w:rFonts w:ascii="Courier New" w:hAnsi="Courier New" w:cs="Courier New" w:hint="default"/>
      </w:rPr>
    </w:lvl>
    <w:lvl w:ilvl="8" w:tplc="04090005" w:tentative="1">
      <w:start w:val="1"/>
      <w:numFmt w:val="bullet"/>
      <w:lvlText w:val=""/>
      <w:lvlJc w:val="left"/>
      <w:pPr>
        <w:ind w:left="7021" w:hanging="360"/>
      </w:pPr>
      <w:rPr>
        <w:rFonts w:ascii="Wingdings" w:hAnsi="Wingdings" w:hint="default"/>
      </w:rPr>
    </w:lvl>
  </w:abstractNum>
  <w:abstractNum w:abstractNumId="8" w15:restartNumberingAfterBreak="0">
    <w:nsid w:val="065D3E14"/>
    <w:multiLevelType w:val="hybridMultilevel"/>
    <w:tmpl w:val="74BA75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06A62C55"/>
    <w:multiLevelType w:val="hybridMultilevel"/>
    <w:tmpl w:val="4800B5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6C975F1"/>
    <w:multiLevelType w:val="hybridMultilevel"/>
    <w:tmpl w:val="CFA48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F25641"/>
    <w:multiLevelType w:val="multilevel"/>
    <w:tmpl w:val="E1A87D82"/>
    <w:lvl w:ilvl="0">
      <w:start w:val="2"/>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300CFB"/>
    <w:multiLevelType w:val="multilevel"/>
    <w:tmpl w:val="D5328C5E"/>
    <w:lvl w:ilvl="0">
      <w:start w:val="1"/>
      <w:numFmt w:val="decimal"/>
      <w:suff w:val="space"/>
      <w:lvlText w:val="%1."/>
      <w:lvlJc w:val="left"/>
      <w:pPr>
        <w:ind w:left="360" w:hanging="360"/>
      </w:pPr>
      <w:rPr>
        <w:rFonts w:hint="default"/>
      </w:rPr>
    </w:lvl>
    <w:lvl w:ilvl="1">
      <w:start w:val="1"/>
      <w:numFmt w:val="decimal"/>
      <w:suff w:val="space"/>
      <w:lvlText w:val="%2.%1."/>
      <w:lvlJc w:val="left"/>
      <w:pPr>
        <w:ind w:left="270" w:hanging="360"/>
      </w:pPr>
      <w:rPr>
        <w:rFonts w:hint="default"/>
      </w:rPr>
    </w:lvl>
    <w:lvl w:ilvl="2">
      <w:start w:val="1"/>
      <w:numFmt w:val="decimal"/>
      <w:lvlText w:val="%3.%2.%1."/>
      <w:lvlJc w:val="left"/>
      <w:pPr>
        <w:ind w:left="630" w:hanging="360"/>
      </w:pPr>
      <w:rPr>
        <w:rFonts w:hint="default"/>
      </w:rPr>
    </w:lvl>
    <w:lvl w:ilvl="3">
      <w:start w:val="1"/>
      <w:numFmt w:val="decimal"/>
      <w:lvlText w:val="%4.%3.%2.%1."/>
      <w:lvlJc w:val="left"/>
      <w:pPr>
        <w:ind w:left="990" w:hanging="360"/>
      </w:pPr>
      <w:rPr>
        <w:rFonts w:hint="default"/>
      </w:rPr>
    </w:lvl>
    <w:lvl w:ilvl="4">
      <w:start w:val="1"/>
      <w:numFmt w:val="decimal"/>
      <w:lvlText w:val="%5.%4.%3.%2.%1."/>
      <w:lvlJc w:val="left"/>
      <w:pPr>
        <w:ind w:left="1350" w:hanging="360"/>
      </w:pPr>
      <w:rPr>
        <w:rFonts w:hint="default"/>
      </w:rPr>
    </w:lvl>
    <w:lvl w:ilvl="5">
      <w:start w:val="1"/>
      <w:numFmt w:val="decimal"/>
      <w:lvlText w:val="%6.%5.%4.%3.%2.%1."/>
      <w:lvlJc w:val="left"/>
      <w:pPr>
        <w:ind w:left="1710" w:hanging="360"/>
      </w:pPr>
      <w:rPr>
        <w:rFonts w:hint="default"/>
      </w:rPr>
    </w:lvl>
    <w:lvl w:ilvl="6">
      <w:start w:val="1"/>
      <w:numFmt w:val="decimal"/>
      <w:lvlText w:val="%7.%6.%5.%4.%3.%2.%1."/>
      <w:lvlJc w:val="left"/>
      <w:pPr>
        <w:ind w:left="2070" w:hanging="360"/>
      </w:pPr>
      <w:rPr>
        <w:rFonts w:hint="default"/>
      </w:rPr>
    </w:lvl>
    <w:lvl w:ilvl="7">
      <w:start w:val="1"/>
      <w:numFmt w:val="decimal"/>
      <w:lvlText w:val="%8.%7.%6.%5.%4.%3.%2.%1."/>
      <w:lvlJc w:val="left"/>
      <w:pPr>
        <w:ind w:left="2430" w:hanging="360"/>
      </w:pPr>
      <w:rPr>
        <w:rFonts w:hint="default"/>
      </w:rPr>
    </w:lvl>
    <w:lvl w:ilvl="8">
      <w:start w:val="1"/>
      <w:numFmt w:val="decimal"/>
      <w:lvlText w:val="%9.%8.%7.%6.%5.%4.%3.%2.%1."/>
      <w:lvlJc w:val="left"/>
      <w:pPr>
        <w:ind w:left="2790" w:hanging="360"/>
      </w:pPr>
      <w:rPr>
        <w:rFonts w:hint="default"/>
      </w:rPr>
    </w:lvl>
  </w:abstractNum>
  <w:abstractNum w:abstractNumId="13" w15:restartNumberingAfterBreak="0">
    <w:nsid w:val="0BB250A4"/>
    <w:multiLevelType w:val="multilevel"/>
    <w:tmpl w:val="5B0A0540"/>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0BCA72E5"/>
    <w:multiLevelType w:val="multilevel"/>
    <w:tmpl w:val="F6326C18"/>
    <w:lvl w:ilvl="0">
      <w:start w:val="1"/>
      <w:numFmt w:val="decimal"/>
      <w:lvlText w:val="%1."/>
      <w:lvlJc w:val="left"/>
      <w:pPr>
        <w:ind w:left="3780" w:hanging="360"/>
      </w:pPr>
      <w:rPr>
        <w:color w:val="FFFFFF"/>
        <w:sz w:val="20"/>
        <w:szCs w:val="20"/>
      </w:rPr>
    </w:lvl>
    <w:lvl w:ilvl="1">
      <w:start w:val="1"/>
      <w:numFmt w:val="decimal"/>
      <w:lvlText w:val="%2.%1"/>
      <w:lvlJc w:val="left"/>
      <w:pPr>
        <w:ind w:left="360" w:hanging="360"/>
      </w:pPr>
    </w:lvl>
    <w:lvl w:ilvl="2">
      <w:start w:val="1"/>
      <w:numFmt w:val="decimal"/>
      <w:lvlText w:val="%3.%2.%1"/>
      <w:lvlJc w:val="left"/>
      <w:pPr>
        <w:ind w:left="540" w:hanging="360"/>
      </w:pPr>
    </w:lvl>
    <w:lvl w:ilvl="3">
      <w:start w:val="1"/>
      <w:numFmt w:val="decimal"/>
      <w:lvlText w:val="%4.%3.%2.%1"/>
      <w:lvlJc w:val="left"/>
      <w:pPr>
        <w:ind w:left="540" w:hanging="360"/>
      </w:pPr>
    </w:lvl>
    <w:lvl w:ilvl="4">
      <w:start w:val="1"/>
      <w:numFmt w:val="decimal"/>
      <w:lvlText w:val="%5.%4.%3.%2.%1"/>
      <w:lvlJc w:val="left"/>
      <w:pPr>
        <w:ind w:left="540" w:hanging="360"/>
      </w:pPr>
    </w:lvl>
    <w:lvl w:ilvl="5">
      <w:start w:val="1"/>
      <w:numFmt w:val="lowerRoman"/>
      <w:lvlText w:val="(%6)"/>
      <w:lvlJc w:val="left"/>
      <w:pPr>
        <w:ind w:left="2340" w:hanging="360"/>
      </w:pPr>
    </w:lvl>
    <w:lvl w:ilvl="6">
      <w:start w:val="1"/>
      <w:numFmt w:val="decimal"/>
      <w:lvlText w:val="%7."/>
      <w:lvlJc w:val="left"/>
      <w:pPr>
        <w:ind w:left="2700" w:hanging="360"/>
      </w:pPr>
    </w:lvl>
    <w:lvl w:ilvl="7">
      <w:start w:val="1"/>
      <w:numFmt w:val="lowerLetter"/>
      <w:lvlText w:val="%8."/>
      <w:lvlJc w:val="left"/>
      <w:pPr>
        <w:ind w:left="3060" w:hanging="360"/>
      </w:pPr>
    </w:lvl>
    <w:lvl w:ilvl="8">
      <w:start w:val="1"/>
      <w:numFmt w:val="lowerRoman"/>
      <w:lvlText w:val="%9."/>
      <w:lvlJc w:val="left"/>
      <w:pPr>
        <w:ind w:left="3420" w:hanging="360"/>
      </w:pPr>
    </w:lvl>
  </w:abstractNum>
  <w:abstractNum w:abstractNumId="15" w15:restartNumberingAfterBreak="0">
    <w:nsid w:val="0DE37EB5"/>
    <w:multiLevelType w:val="multilevel"/>
    <w:tmpl w:val="6CA2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3774CD"/>
    <w:multiLevelType w:val="multilevel"/>
    <w:tmpl w:val="6B22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492026"/>
    <w:multiLevelType w:val="hybridMultilevel"/>
    <w:tmpl w:val="1D5A4A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0CE6D38"/>
    <w:multiLevelType w:val="hybridMultilevel"/>
    <w:tmpl w:val="8D8A7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1077E3F"/>
    <w:multiLevelType w:val="hybridMultilevel"/>
    <w:tmpl w:val="C35C4DCE"/>
    <w:lvl w:ilvl="0" w:tplc="5CA80668">
      <w:start w:val="4"/>
      <w:numFmt w:val="decimal"/>
      <w:lvlText w:val="%1."/>
      <w:lvlJc w:val="left"/>
      <w:pPr>
        <w:ind w:left="360" w:hanging="360"/>
      </w:pPr>
      <w:rPr>
        <w:rFonts w:hint="default"/>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20E5925"/>
    <w:multiLevelType w:val="hybridMultilevel"/>
    <w:tmpl w:val="306622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3514972"/>
    <w:multiLevelType w:val="multilevel"/>
    <w:tmpl w:val="E1A87D82"/>
    <w:lvl w:ilvl="0">
      <w:start w:val="2"/>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671D40"/>
    <w:multiLevelType w:val="hybridMultilevel"/>
    <w:tmpl w:val="C4FC7070"/>
    <w:lvl w:ilvl="0" w:tplc="0409000F">
      <w:start w:val="1"/>
      <w:numFmt w:val="decimal"/>
      <w:lvlText w:val="%1."/>
      <w:lvlJc w:val="left"/>
      <w:pPr>
        <w:ind w:left="81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EE3E12"/>
    <w:multiLevelType w:val="hybridMultilevel"/>
    <w:tmpl w:val="E1DA037C"/>
    <w:lvl w:ilvl="0" w:tplc="FFFFFFFF">
      <w:start w:val="1"/>
      <w:numFmt w:val="decimal"/>
      <w:lvlText w:val="%1."/>
      <w:lvlJc w:val="left"/>
      <w:pPr>
        <w:ind w:left="36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5AB7F2C"/>
    <w:multiLevelType w:val="multilevel"/>
    <w:tmpl w:val="5B0A0540"/>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16F039EA"/>
    <w:multiLevelType w:val="hybridMultilevel"/>
    <w:tmpl w:val="F5148D50"/>
    <w:lvl w:ilvl="0" w:tplc="FFFFFFFF">
      <w:start w:val="1"/>
      <w:numFmt w:val="decimal"/>
      <w:lvlText w:val="%1."/>
      <w:lvlJc w:val="left"/>
      <w:pPr>
        <w:ind w:left="1261" w:hanging="360"/>
      </w:pPr>
      <w:rPr>
        <w:rFonts w:hint="default"/>
        <w:sz w:val="18"/>
        <w:szCs w:val="18"/>
      </w:rPr>
    </w:lvl>
    <w:lvl w:ilvl="1" w:tplc="FFFFFFFF" w:tentative="1">
      <w:start w:val="1"/>
      <w:numFmt w:val="bullet"/>
      <w:lvlText w:val="o"/>
      <w:lvlJc w:val="left"/>
      <w:pPr>
        <w:ind w:left="1981" w:hanging="360"/>
      </w:pPr>
      <w:rPr>
        <w:rFonts w:ascii="Courier New" w:hAnsi="Courier New" w:cs="Courier New" w:hint="default"/>
      </w:rPr>
    </w:lvl>
    <w:lvl w:ilvl="2" w:tplc="FFFFFFFF" w:tentative="1">
      <w:start w:val="1"/>
      <w:numFmt w:val="bullet"/>
      <w:lvlText w:val=""/>
      <w:lvlJc w:val="left"/>
      <w:pPr>
        <w:ind w:left="2701" w:hanging="360"/>
      </w:pPr>
      <w:rPr>
        <w:rFonts w:ascii="Wingdings" w:hAnsi="Wingdings" w:hint="default"/>
      </w:rPr>
    </w:lvl>
    <w:lvl w:ilvl="3" w:tplc="FFFFFFFF" w:tentative="1">
      <w:start w:val="1"/>
      <w:numFmt w:val="bullet"/>
      <w:lvlText w:val=""/>
      <w:lvlJc w:val="left"/>
      <w:pPr>
        <w:ind w:left="3421" w:hanging="360"/>
      </w:pPr>
      <w:rPr>
        <w:rFonts w:ascii="Symbol" w:hAnsi="Symbol" w:hint="default"/>
      </w:rPr>
    </w:lvl>
    <w:lvl w:ilvl="4" w:tplc="FFFFFFFF" w:tentative="1">
      <w:start w:val="1"/>
      <w:numFmt w:val="bullet"/>
      <w:lvlText w:val="o"/>
      <w:lvlJc w:val="left"/>
      <w:pPr>
        <w:ind w:left="4141" w:hanging="360"/>
      </w:pPr>
      <w:rPr>
        <w:rFonts w:ascii="Courier New" w:hAnsi="Courier New" w:cs="Courier New" w:hint="default"/>
      </w:rPr>
    </w:lvl>
    <w:lvl w:ilvl="5" w:tplc="FFFFFFFF" w:tentative="1">
      <w:start w:val="1"/>
      <w:numFmt w:val="bullet"/>
      <w:lvlText w:val=""/>
      <w:lvlJc w:val="left"/>
      <w:pPr>
        <w:ind w:left="4861" w:hanging="360"/>
      </w:pPr>
      <w:rPr>
        <w:rFonts w:ascii="Wingdings" w:hAnsi="Wingdings" w:hint="default"/>
      </w:rPr>
    </w:lvl>
    <w:lvl w:ilvl="6" w:tplc="FFFFFFFF" w:tentative="1">
      <w:start w:val="1"/>
      <w:numFmt w:val="bullet"/>
      <w:lvlText w:val=""/>
      <w:lvlJc w:val="left"/>
      <w:pPr>
        <w:ind w:left="5581" w:hanging="360"/>
      </w:pPr>
      <w:rPr>
        <w:rFonts w:ascii="Symbol" w:hAnsi="Symbol" w:hint="default"/>
      </w:rPr>
    </w:lvl>
    <w:lvl w:ilvl="7" w:tplc="FFFFFFFF" w:tentative="1">
      <w:start w:val="1"/>
      <w:numFmt w:val="bullet"/>
      <w:lvlText w:val="o"/>
      <w:lvlJc w:val="left"/>
      <w:pPr>
        <w:ind w:left="6301" w:hanging="360"/>
      </w:pPr>
      <w:rPr>
        <w:rFonts w:ascii="Courier New" w:hAnsi="Courier New" w:cs="Courier New" w:hint="default"/>
      </w:rPr>
    </w:lvl>
    <w:lvl w:ilvl="8" w:tplc="FFFFFFFF" w:tentative="1">
      <w:start w:val="1"/>
      <w:numFmt w:val="bullet"/>
      <w:lvlText w:val=""/>
      <w:lvlJc w:val="left"/>
      <w:pPr>
        <w:ind w:left="7021" w:hanging="360"/>
      </w:pPr>
      <w:rPr>
        <w:rFonts w:ascii="Wingdings" w:hAnsi="Wingdings" w:hint="default"/>
      </w:rPr>
    </w:lvl>
  </w:abstractNum>
  <w:abstractNum w:abstractNumId="26" w15:restartNumberingAfterBreak="0">
    <w:nsid w:val="180116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18565E4C"/>
    <w:multiLevelType w:val="multilevel"/>
    <w:tmpl w:val="837C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882D41"/>
    <w:multiLevelType w:val="multilevel"/>
    <w:tmpl w:val="E1A87D82"/>
    <w:lvl w:ilvl="0">
      <w:start w:val="2"/>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AA4F91"/>
    <w:multiLevelType w:val="hybridMultilevel"/>
    <w:tmpl w:val="6C52F610"/>
    <w:lvl w:ilvl="0" w:tplc="FFFFFFFF">
      <w:start w:val="1"/>
      <w:numFmt w:val="decimal"/>
      <w:lvlText w:val="%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E81794F"/>
    <w:multiLevelType w:val="multilevel"/>
    <w:tmpl w:val="492A3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EA13434"/>
    <w:multiLevelType w:val="hybridMultilevel"/>
    <w:tmpl w:val="C4DCA1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1F3C69F2"/>
    <w:multiLevelType w:val="multilevel"/>
    <w:tmpl w:val="0374BCB8"/>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3" w15:restartNumberingAfterBreak="0">
    <w:nsid w:val="1FB51FDA"/>
    <w:multiLevelType w:val="multilevel"/>
    <w:tmpl w:val="3A32FCF0"/>
    <w:lvl w:ilvl="0">
      <w:start w:val="1"/>
      <w:numFmt w:val="decimal"/>
      <w:lvlText w:val="%1."/>
      <w:lvlJc w:val="left"/>
      <w:pPr>
        <w:tabs>
          <w:tab w:val="num" w:pos="1800"/>
        </w:tabs>
        <w:ind w:left="1800" w:hanging="360"/>
      </w:pPr>
      <w:rPr>
        <w:rFonts w:hint="default"/>
        <w:sz w:val="20"/>
      </w:rPr>
    </w:lvl>
    <w:lvl w:ilvl="1">
      <w:start w:val="1"/>
      <w:numFmt w:val="decimal"/>
      <w:lvlText w:val="%2."/>
      <w:lvlJc w:val="left"/>
      <w:pPr>
        <w:ind w:left="2520" w:hanging="360"/>
      </w:pPr>
      <w:rPr>
        <w:rFonts w:hint="default"/>
        <w:sz w:val="18"/>
        <w:szCs w:val="18"/>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4" w15:restartNumberingAfterBreak="0">
    <w:nsid w:val="20FB64FA"/>
    <w:multiLevelType w:val="hybridMultilevel"/>
    <w:tmpl w:val="417CAC9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22B93B1F"/>
    <w:multiLevelType w:val="multilevel"/>
    <w:tmpl w:val="B61A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D75813"/>
    <w:multiLevelType w:val="hybridMultilevel"/>
    <w:tmpl w:val="4692BED8"/>
    <w:lvl w:ilvl="0" w:tplc="04090001">
      <w:start w:val="1"/>
      <w:numFmt w:val="bullet"/>
      <w:lvlText w:val=""/>
      <w:lvlJc w:val="left"/>
      <w:pPr>
        <w:ind w:left="360" w:hanging="360"/>
      </w:pPr>
      <w:rPr>
        <w:rFonts w:ascii="Symbol" w:hAnsi="Symbol" w:hint="default"/>
        <w:sz w:val="22"/>
        <w:szCs w:val="22"/>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2328770C"/>
    <w:multiLevelType w:val="multilevel"/>
    <w:tmpl w:val="8DAA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781409"/>
    <w:multiLevelType w:val="multilevel"/>
    <w:tmpl w:val="3A32FCF0"/>
    <w:lvl w:ilvl="0">
      <w:start w:val="1"/>
      <w:numFmt w:val="decimal"/>
      <w:lvlText w:val="%1."/>
      <w:lvlJc w:val="left"/>
      <w:pPr>
        <w:tabs>
          <w:tab w:val="num" w:pos="1800"/>
        </w:tabs>
        <w:ind w:left="1800" w:hanging="360"/>
      </w:pPr>
      <w:rPr>
        <w:rFonts w:hint="default"/>
        <w:sz w:val="20"/>
      </w:rPr>
    </w:lvl>
    <w:lvl w:ilvl="1">
      <w:start w:val="1"/>
      <w:numFmt w:val="decimal"/>
      <w:lvlText w:val="%2."/>
      <w:lvlJc w:val="left"/>
      <w:pPr>
        <w:ind w:left="2520" w:hanging="360"/>
      </w:pPr>
      <w:rPr>
        <w:rFonts w:hint="default"/>
        <w:sz w:val="18"/>
        <w:szCs w:val="18"/>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9" w15:restartNumberingAfterBreak="0">
    <w:nsid w:val="25B244A4"/>
    <w:multiLevelType w:val="hybridMultilevel"/>
    <w:tmpl w:val="20165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62C2959"/>
    <w:multiLevelType w:val="hybridMultilevel"/>
    <w:tmpl w:val="DF7C5094"/>
    <w:lvl w:ilvl="0" w:tplc="85FECEF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74D0049"/>
    <w:multiLevelType w:val="multilevel"/>
    <w:tmpl w:val="4016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C8679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281746EB"/>
    <w:multiLevelType w:val="hybridMultilevel"/>
    <w:tmpl w:val="BC2C7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CCC52B7"/>
    <w:multiLevelType w:val="multilevel"/>
    <w:tmpl w:val="3A32FCF0"/>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sz w:val="18"/>
        <w:szCs w:val="18"/>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2D804D09"/>
    <w:multiLevelType w:val="multilevel"/>
    <w:tmpl w:val="3A32FCF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18"/>
        <w:szCs w:val="1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885288"/>
    <w:multiLevelType w:val="multilevel"/>
    <w:tmpl w:val="D538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0E336E"/>
    <w:multiLevelType w:val="multilevel"/>
    <w:tmpl w:val="9EE0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623A1B"/>
    <w:multiLevelType w:val="multilevel"/>
    <w:tmpl w:val="A0985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2406BA9"/>
    <w:multiLevelType w:val="multilevel"/>
    <w:tmpl w:val="FD8E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1F5108"/>
    <w:multiLevelType w:val="hybridMultilevel"/>
    <w:tmpl w:val="3C643938"/>
    <w:lvl w:ilvl="0" w:tplc="0409000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1" w15:restartNumberingAfterBreak="0">
    <w:nsid w:val="38D73DCD"/>
    <w:multiLevelType w:val="hybridMultilevel"/>
    <w:tmpl w:val="1188F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A7B512A"/>
    <w:multiLevelType w:val="multilevel"/>
    <w:tmpl w:val="B2FC0E0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1D153F"/>
    <w:multiLevelType w:val="hybridMultilevel"/>
    <w:tmpl w:val="70469C3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B4801AA"/>
    <w:multiLevelType w:val="multilevel"/>
    <w:tmpl w:val="1F2E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7C7EEC"/>
    <w:multiLevelType w:val="multilevel"/>
    <w:tmpl w:val="AE2672CC"/>
    <w:styleLink w:val="arabic"/>
    <w:lvl w:ilvl="0">
      <w:start w:val="1"/>
      <w:numFmt w:val="decimal"/>
      <w:lvlText w:val="%1."/>
      <w:lvlJc w:val="left"/>
      <w:pPr>
        <w:ind w:left="810" w:hanging="360"/>
      </w:pPr>
      <w:rPr>
        <w:rFonts w:hint="default"/>
      </w:rPr>
    </w:lvl>
    <w:lvl w:ilvl="1">
      <w:start w:val="1"/>
      <w:numFmt w:val="decimal"/>
      <w:lvlText w:val="%2.%1."/>
      <w:lvlJc w:val="left"/>
      <w:pPr>
        <w:ind w:left="720" w:hanging="360"/>
      </w:pPr>
      <w:rPr>
        <w:rFonts w:hint="default"/>
      </w:rPr>
    </w:lvl>
    <w:lvl w:ilvl="2">
      <w:start w:val="1"/>
      <w:numFmt w:val="decimal"/>
      <w:lvlText w:val="%3.%2.%1."/>
      <w:lvlJc w:val="left"/>
      <w:pPr>
        <w:ind w:left="5040" w:hanging="360"/>
      </w:pPr>
      <w:rPr>
        <w:rFonts w:hint="default"/>
      </w:rPr>
    </w:lvl>
    <w:lvl w:ilvl="3">
      <w:start w:val="1"/>
      <w:numFmt w:val="decimal"/>
      <w:lvlText w:val="%4.%3.%2.%1."/>
      <w:lvlJc w:val="left"/>
      <w:pPr>
        <w:ind w:left="1440" w:hanging="360"/>
      </w:pPr>
      <w:rPr>
        <w:rFonts w:hint="default"/>
      </w:rPr>
    </w:lvl>
    <w:lvl w:ilvl="4">
      <w:start w:val="1"/>
      <w:numFmt w:val="decimal"/>
      <w:lvlText w:val="%5.%4.%3.%2.%1."/>
      <w:lvlJc w:val="left"/>
      <w:pPr>
        <w:ind w:left="1800" w:hanging="360"/>
      </w:pPr>
      <w:rPr>
        <w:rFonts w:hint="default"/>
      </w:rPr>
    </w:lvl>
    <w:lvl w:ilvl="5">
      <w:start w:val="1"/>
      <w:numFmt w:val="decimal"/>
      <w:lvlText w:val="%6.%5.%4.%3.%2.%1."/>
      <w:lvlJc w:val="left"/>
      <w:pPr>
        <w:ind w:left="2160" w:hanging="360"/>
      </w:pPr>
      <w:rPr>
        <w:rFonts w:hint="default"/>
      </w:rPr>
    </w:lvl>
    <w:lvl w:ilvl="6">
      <w:start w:val="1"/>
      <w:numFmt w:val="decimal"/>
      <w:lvlText w:val="%7.%6.%5.%4.%3.%2.%1."/>
      <w:lvlJc w:val="left"/>
      <w:pPr>
        <w:ind w:left="2520" w:hanging="360"/>
      </w:pPr>
      <w:rPr>
        <w:rFonts w:hint="default"/>
      </w:rPr>
    </w:lvl>
    <w:lvl w:ilvl="7">
      <w:start w:val="1"/>
      <w:numFmt w:val="decimal"/>
      <w:lvlText w:val="%8.%7.%6.%5.%4.%3.%2.%1."/>
      <w:lvlJc w:val="left"/>
      <w:pPr>
        <w:ind w:left="2880" w:hanging="360"/>
      </w:pPr>
      <w:rPr>
        <w:rFonts w:hint="default"/>
      </w:rPr>
    </w:lvl>
    <w:lvl w:ilvl="8">
      <w:start w:val="1"/>
      <w:numFmt w:val="decimal"/>
      <w:lvlText w:val="%9.%8.%7.%6.%5.%4.%3.%2.%1."/>
      <w:lvlJc w:val="left"/>
      <w:pPr>
        <w:ind w:left="3240" w:hanging="360"/>
      </w:pPr>
      <w:rPr>
        <w:rFonts w:hint="default"/>
      </w:rPr>
    </w:lvl>
  </w:abstractNum>
  <w:abstractNum w:abstractNumId="56" w15:restartNumberingAfterBreak="0">
    <w:nsid w:val="40F54B79"/>
    <w:multiLevelType w:val="hybridMultilevel"/>
    <w:tmpl w:val="62026F2A"/>
    <w:lvl w:ilvl="0" w:tplc="FFFFFFFF">
      <w:start w:val="1"/>
      <w:numFmt w:val="decimal"/>
      <w:lvlText w:val="%1."/>
      <w:lvlJc w:val="left"/>
      <w:pPr>
        <w:ind w:left="720" w:hanging="360"/>
      </w:pPr>
      <w:rPr>
        <w:rFonts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42F62486"/>
    <w:multiLevelType w:val="hybridMultilevel"/>
    <w:tmpl w:val="BC9ADC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49840DE"/>
    <w:multiLevelType w:val="hybridMultilevel"/>
    <w:tmpl w:val="927AE64A"/>
    <w:lvl w:ilvl="0" w:tplc="0409000F">
      <w:start w:val="1"/>
      <w:numFmt w:val="decimal"/>
      <w:lvlText w:val="%1."/>
      <w:lvlJc w:val="left"/>
      <w:pPr>
        <w:ind w:left="360" w:hanging="360"/>
      </w:pPr>
      <w:rPr>
        <w:rFonts w:hint="default"/>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45C56845"/>
    <w:multiLevelType w:val="hybridMultilevel"/>
    <w:tmpl w:val="EB06F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74C783A"/>
    <w:multiLevelType w:val="multilevel"/>
    <w:tmpl w:val="3602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9C7F57"/>
    <w:multiLevelType w:val="multilevel"/>
    <w:tmpl w:val="E836E0EC"/>
    <w:lvl w:ilvl="0">
      <w:start w:val="3"/>
      <w:numFmt w:val="decimal"/>
      <w:suff w:val="space"/>
      <w:lvlText w:val="%1."/>
      <w:lvlJc w:val="left"/>
      <w:pPr>
        <w:ind w:left="810" w:hanging="360"/>
      </w:pPr>
      <w:rPr>
        <w:rFonts w:hint="default"/>
        <w:color w:val="FFFFFF" w:themeColor="background1"/>
      </w:rPr>
    </w:lvl>
    <w:lvl w:ilvl="1">
      <w:start w:val="1"/>
      <w:numFmt w:val="decimal"/>
      <w:suff w:val="space"/>
      <w:lvlText w:val="%2.%1."/>
      <w:lvlJc w:val="left"/>
      <w:pPr>
        <w:ind w:left="720" w:hanging="360"/>
      </w:pPr>
      <w:rPr>
        <w:rFonts w:hint="default"/>
      </w:rPr>
    </w:lvl>
    <w:lvl w:ilvl="2">
      <w:start w:val="1"/>
      <w:numFmt w:val="decimal"/>
      <w:lvlText w:val="%3.%2.%1."/>
      <w:lvlJc w:val="left"/>
      <w:pPr>
        <w:ind w:left="1080" w:hanging="360"/>
      </w:pPr>
      <w:rPr>
        <w:rFonts w:hint="default"/>
      </w:rPr>
    </w:lvl>
    <w:lvl w:ilvl="3">
      <w:start w:val="1"/>
      <w:numFmt w:val="decimal"/>
      <w:lvlText w:val="%4.%3.%2.%1."/>
      <w:lvlJc w:val="left"/>
      <w:pPr>
        <w:ind w:left="1440" w:hanging="360"/>
      </w:pPr>
      <w:rPr>
        <w:rFonts w:hint="default"/>
      </w:rPr>
    </w:lvl>
    <w:lvl w:ilvl="4">
      <w:start w:val="1"/>
      <w:numFmt w:val="decimal"/>
      <w:lvlText w:val="%5.%4.%3.%2.%1."/>
      <w:lvlJc w:val="left"/>
      <w:pPr>
        <w:ind w:left="1800" w:hanging="360"/>
      </w:pPr>
      <w:rPr>
        <w:rFonts w:hint="default"/>
      </w:rPr>
    </w:lvl>
    <w:lvl w:ilvl="5">
      <w:start w:val="1"/>
      <w:numFmt w:val="decimal"/>
      <w:lvlText w:val="%6.%5.%4.%3.%2.%1."/>
      <w:lvlJc w:val="left"/>
      <w:pPr>
        <w:ind w:left="2160" w:hanging="360"/>
      </w:pPr>
      <w:rPr>
        <w:rFonts w:hint="default"/>
      </w:rPr>
    </w:lvl>
    <w:lvl w:ilvl="6">
      <w:start w:val="1"/>
      <w:numFmt w:val="decimal"/>
      <w:lvlText w:val="%7.%6.%5.%4.%3.%2.%1."/>
      <w:lvlJc w:val="left"/>
      <w:pPr>
        <w:ind w:left="2520" w:hanging="360"/>
      </w:pPr>
      <w:rPr>
        <w:rFonts w:hint="default"/>
      </w:rPr>
    </w:lvl>
    <w:lvl w:ilvl="7">
      <w:start w:val="1"/>
      <w:numFmt w:val="decimal"/>
      <w:lvlText w:val="%8.%7.%6.%5.%4.%3.%2.%1."/>
      <w:lvlJc w:val="left"/>
      <w:pPr>
        <w:ind w:left="2880" w:hanging="360"/>
      </w:pPr>
      <w:rPr>
        <w:rFonts w:hint="default"/>
      </w:rPr>
    </w:lvl>
    <w:lvl w:ilvl="8">
      <w:start w:val="1"/>
      <w:numFmt w:val="decimal"/>
      <w:lvlText w:val="%9.%8.%7.%6.%5.%4.%3.%2.%1."/>
      <w:lvlJc w:val="left"/>
      <w:pPr>
        <w:ind w:left="3240" w:hanging="360"/>
      </w:pPr>
      <w:rPr>
        <w:rFonts w:hint="default"/>
      </w:rPr>
    </w:lvl>
  </w:abstractNum>
  <w:abstractNum w:abstractNumId="62" w15:restartNumberingAfterBreak="0">
    <w:nsid w:val="4ABF385C"/>
    <w:multiLevelType w:val="hybridMultilevel"/>
    <w:tmpl w:val="B3843F08"/>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63" w15:restartNumberingAfterBreak="0">
    <w:nsid w:val="4B442923"/>
    <w:multiLevelType w:val="multilevel"/>
    <w:tmpl w:val="C6D42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707D32"/>
    <w:multiLevelType w:val="multilevel"/>
    <w:tmpl w:val="6F70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CC1FA1"/>
    <w:multiLevelType w:val="hybridMultilevel"/>
    <w:tmpl w:val="4F40B6D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6" w15:restartNumberingAfterBreak="0">
    <w:nsid w:val="4F51137E"/>
    <w:multiLevelType w:val="hybridMultilevel"/>
    <w:tmpl w:val="E14818DA"/>
    <w:lvl w:ilvl="0" w:tplc="A1FE2722">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F5533EE"/>
    <w:multiLevelType w:val="hybridMultilevel"/>
    <w:tmpl w:val="E46E0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FAC4CF9"/>
    <w:multiLevelType w:val="hybridMultilevel"/>
    <w:tmpl w:val="927AE64A"/>
    <w:lvl w:ilvl="0" w:tplc="FFFFFFFF">
      <w:start w:val="1"/>
      <w:numFmt w:val="decimal"/>
      <w:lvlText w:val="%1."/>
      <w:lvlJc w:val="left"/>
      <w:pPr>
        <w:ind w:left="360" w:hanging="360"/>
      </w:pPr>
      <w:rPr>
        <w:rFonts w:hint="default"/>
        <w:sz w:val="22"/>
        <w:szCs w:val="22"/>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9" w15:restartNumberingAfterBreak="0">
    <w:nsid w:val="503F3680"/>
    <w:multiLevelType w:val="hybridMultilevel"/>
    <w:tmpl w:val="E9921BA2"/>
    <w:lvl w:ilvl="0" w:tplc="A1FE2722">
      <w:start w:val="1"/>
      <w:numFmt w:val="decimal"/>
      <w:lvlText w:val="%1."/>
      <w:lvlJc w:val="left"/>
      <w:pPr>
        <w:ind w:left="1152" w:hanging="360"/>
      </w:pPr>
      <w:rPr>
        <w:rFonts w:hint="default"/>
        <w:sz w:val="18"/>
        <w:szCs w:val="18"/>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0" w15:restartNumberingAfterBreak="0">
    <w:nsid w:val="50940034"/>
    <w:multiLevelType w:val="hybridMultilevel"/>
    <w:tmpl w:val="C202823A"/>
    <w:lvl w:ilvl="0" w:tplc="85FECEF8">
      <w:start w:val="1"/>
      <w:numFmt w:val="bullet"/>
      <w:lvlText w:val=""/>
      <w:lvlJc w:val="left"/>
      <w:pPr>
        <w:ind w:left="720" w:hanging="360"/>
      </w:pPr>
      <w:rPr>
        <w:rFonts w:ascii="Symbol" w:hAnsi="Symbol" w:hint="default"/>
        <w:sz w:val="22"/>
        <w:szCs w:val="22"/>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1DD4565"/>
    <w:multiLevelType w:val="multilevel"/>
    <w:tmpl w:val="3A32FCF0"/>
    <w:lvl w:ilvl="0">
      <w:start w:val="1"/>
      <w:numFmt w:val="decimal"/>
      <w:lvlText w:val="%1."/>
      <w:lvlJc w:val="left"/>
      <w:pPr>
        <w:tabs>
          <w:tab w:val="num" w:pos="1800"/>
        </w:tabs>
        <w:ind w:left="1800" w:hanging="360"/>
      </w:pPr>
      <w:rPr>
        <w:rFonts w:hint="default"/>
        <w:sz w:val="20"/>
      </w:rPr>
    </w:lvl>
    <w:lvl w:ilvl="1">
      <w:start w:val="1"/>
      <w:numFmt w:val="decimal"/>
      <w:lvlText w:val="%2."/>
      <w:lvlJc w:val="left"/>
      <w:pPr>
        <w:ind w:left="2520" w:hanging="360"/>
      </w:pPr>
      <w:rPr>
        <w:rFonts w:hint="default"/>
        <w:sz w:val="18"/>
        <w:szCs w:val="18"/>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2" w15:restartNumberingAfterBreak="0">
    <w:nsid w:val="53DB3E72"/>
    <w:multiLevelType w:val="hybridMultilevel"/>
    <w:tmpl w:val="D576B8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543A7CCD"/>
    <w:multiLevelType w:val="multilevel"/>
    <w:tmpl w:val="4F84D5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93008E"/>
    <w:multiLevelType w:val="hybridMultilevel"/>
    <w:tmpl w:val="E6025F3A"/>
    <w:lvl w:ilvl="0" w:tplc="85FECEF8">
      <w:start w:val="1"/>
      <w:numFmt w:val="bullet"/>
      <w:lvlText w:val=""/>
      <w:lvlJc w:val="left"/>
      <w:pPr>
        <w:ind w:left="1080" w:hanging="360"/>
      </w:pPr>
      <w:rPr>
        <w:rFonts w:ascii="Symbol" w:hAnsi="Symbol" w:hint="default"/>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56DA3881"/>
    <w:multiLevelType w:val="hybridMultilevel"/>
    <w:tmpl w:val="C498B2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 w15:restartNumberingAfterBreak="0">
    <w:nsid w:val="5948566F"/>
    <w:multiLevelType w:val="hybridMultilevel"/>
    <w:tmpl w:val="3AE8632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9C06536"/>
    <w:multiLevelType w:val="hybridMultilevel"/>
    <w:tmpl w:val="465218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8" w15:restartNumberingAfterBreak="0">
    <w:nsid w:val="5BEE7FBD"/>
    <w:multiLevelType w:val="hybridMultilevel"/>
    <w:tmpl w:val="A0FEE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CE63316"/>
    <w:multiLevelType w:val="multilevel"/>
    <w:tmpl w:val="3A32FCF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18"/>
        <w:szCs w:val="1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B64A75"/>
    <w:multiLevelType w:val="hybridMultilevel"/>
    <w:tmpl w:val="1FC66A2A"/>
    <w:lvl w:ilvl="0" w:tplc="04090001">
      <w:start w:val="1"/>
      <w:numFmt w:val="bullet"/>
      <w:lvlText w:val=""/>
      <w:lvlJc w:val="left"/>
      <w:pPr>
        <w:bidi/>
        <w:ind w:right="720" w:hanging="360"/>
      </w:pPr>
      <w:rPr>
        <w:rFonts w:ascii="Symbol" w:hAnsi="Symbol" w:hint="default"/>
      </w:rPr>
    </w:lvl>
    <w:lvl w:ilvl="1" w:tplc="473E73C0">
      <w:numFmt w:val="decimal"/>
      <w:lvlText w:val=""/>
      <w:lvlJc w:val="left"/>
    </w:lvl>
    <w:lvl w:ilvl="2" w:tplc="049C2188">
      <w:numFmt w:val="decimal"/>
      <w:lvlText w:val=""/>
      <w:lvlJc w:val="left"/>
    </w:lvl>
    <w:lvl w:ilvl="3" w:tplc="B310DA9C">
      <w:numFmt w:val="decimal"/>
      <w:lvlText w:val=""/>
      <w:lvlJc w:val="left"/>
    </w:lvl>
    <w:lvl w:ilvl="4" w:tplc="5552A09A">
      <w:numFmt w:val="decimal"/>
      <w:lvlText w:val=""/>
      <w:lvlJc w:val="left"/>
    </w:lvl>
    <w:lvl w:ilvl="5" w:tplc="C2389210">
      <w:numFmt w:val="decimal"/>
      <w:lvlText w:val=""/>
      <w:lvlJc w:val="left"/>
    </w:lvl>
    <w:lvl w:ilvl="6" w:tplc="0BDC4356">
      <w:numFmt w:val="decimal"/>
      <w:lvlText w:val=""/>
      <w:lvlJc w:val="left"/>
    </w:lvl>
    <w:lvl w:ilvl="7" w:tplc="94A05C1A">
      <w:numFmt w:val="decimal"/>
      <w:lvlText w:val=""/>
      <w:lvlJc w:val="left"/>
    </w:lvl>
    <w:lvl w:ilvl="8" w:tplc="A49C6DEC">
      <w:numFmt w:val="decimal"/>
      <w:lvlText w:val=""/>
      <w:lvlJc w:val="left"/>
    </w:lvl>
  </w:abstractNum>
  <w:abstractNum w:abstractNumId="81" w15:restartNumberingAfterBreak="0">
    <w:nsid w:val="5E0D6416"/>
    <w:multiLevelType w:val="multilevel"/>
    <w:tmpl w:val="FDEE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2E524D"/>
    <w:multiLevelType w:val="hybridMultilevel"/>
    <w:tmpl w:val="97C4BD1A"/>
    <w:lvl w:ilvl="0" w:tplc="FFFFFFFF">
      <w:start w:val="1"/>
      <w:numFmt w:val="decimal"/>
      <w:lvlText w:val="%1."/>
      <w:lvlJc w:val="left"/>
      <w:pPr>
        <w:ind w:left="36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F5F0C4C"/>
    <w:multiLevelType w:val="multilevel"/>
    <w:tmpl w:val="040E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AB74A1"/>
    <w:multiLevelType w:val="hybridMultilevel"/>
    <w:tmpl w:val="33B4E3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5FC72180"/>
    <w:multiLevelType w:val="hybridMultilevel"/>
    <w:tmpl w:val="A9F82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FD11268"/>
    <w:multiLevelType w:val="hybridMultilevel"/>
    <w:tmpl w:val="705E4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000274B"/>
    <w:multiLevelType w:val="hybridMultilevel"/>
    <w:tmpl w:val="5F9C5B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00B5EF6"/>
    <w:multiLevelType w:val="multilevel"/>
    <w:tmpl w:val="611853AC"/>
    <w:lvl w:ilvl="0">
      <w:start w:val="1"/>
      <w:numFmt w:val="decimal"/>
      <w:suff w:val="space"/>
      <w:lvlText w:val="%1."/>
      <w:lvlJc w:val="left"/>
      <w:pPr>
        <w:ind w:left="360" w:hanging="360"/>
      </w:pPr>
      <w:rPr>
        <w:rFonts w:hint="default"/>
        <w:color w:val="FFFFFF" w:themeColor="background1"/>
      </w:rPr>
    </w:lvl>
    <w:lvl w:ilvl="1">
      <w:start w:val="1"/>
      <w:numFmt w:val="decimal"/>
      <w:suff w:val="space"/>
      <w:lvlText w:val="%2.%1."/>
      <w:lvlJc w:val="left"/>
      <w:pPr>
        <w:ind w:left="270" w:hanging="360"/>
      </w:pPr>
      <w:rPr>
        <w:rFonts w:hint="default"/>
      </w:rPr>
    </w:lvl>
    <w:lvl w:ilvl="2">
      <w:start w:val="1"/>
      <w:numFmt w:val="decimal"/>
      <w:lvlText w:val="%3.%2.%1."/>
      <w:lvlJc w:val="left"/>
      <w:pPr>
        <w:ind w:left="630" w:hanging="360"/>
      </w:pPr>
      <w:rPr>
        <w:rFonts w:hint="default"/>
      </w:rPr>
    </w:lvl>
    <w:lvl w:ilvl="3">
      <w:start w:val="1"/>
      <w:numFmt w:val="decimal"/>
      <w:lvlText w:val="%4.%3.%2.%1."/>
      <w:lvlJc w:val="left"/>
      <w:pPr>
        <w:ind w:left="990" w:hanging="360"/>
      </w:pPr>
      <w:rPr>
        <w:rFonts w:hint="default"/>
      </w:rPr>
    </w:lvl>
    <w:lvl w:ilvl="4">
      <w:start w:val="1"/>
      <w:numFmt w:val="decimal"/>
      <w:lvlText w:val="%5.%4.%3.%2.%1."/>
      <w:lvlJc w:val="left"/>
      <w:pPr>
        <w:ind w:left="1350" w:hanging="360"/>
      </w:pPr>
      <w:rPr>
        <w:rFonts w:hint="default"/>
      </w:rPr>
    </w:lvl>
    <w:lvl w:ilvl="5">
      <w:start w:val="1"/>
      <w:numFmt w:val="decimal"/>
      <w:lvlText w:val="%6.%5.%4.%3.%2.%1."/>
      <w:lvlJc w:val="left"/>
      <w:pPr>
        <w:ind w:left="1710" w:hanging="360"/>
      </w:pPr>
      <w:rPr>
        <w:rFonts w:hint="default"/>
      </w:rPr>
    </w:lvl>
    <w:lvl w:ilvl="6">
      <w:start w:val="1"/>
      <w:numFmt w:val="decimal"/>
      <w:lvlText w:val="%7.%6.%5.%4.%3.%2.%1."/>
      <w:lvlJc w:val="left"/>
      <w:pPr>
        <w:ind w:left="2070" w:hanging="360"/>
      </w:pPr>
      <w:rPr>
        <w:rFonts w:hint="default"/>
      </w:rPr>
    </w:lvl>
    <w:lvl w:ilvl="7">
      <w:start w:val="1"/>
      <w:numFmt w:val="decimal"/>
      <w:lvlText w:val="%8.%7.%6.%5.%4.%3.%2.%1."/>
      <w:lvlJc w:val="left"/>
      <w:pPr>
        <w:ind w:left="2430" w:hanging="360"/>
      </w:pPr>
      <w:rPr>
        <w:rFonts w:hint="default"/>
      </w:rPr>
    </w:lvl>
    <w:lvl w:ilvl="8">
      <w:start w:val="1"/>
      <w:numFmt w:val="decimal"/>
      <w:lvlText w:val="%9.%8.%7.%6.%5.%4.%3.%2.%1."/>
      <w:lvlJc w:val="left"/>
      <w:pPr>
        <w:ind w:left="2790" w:hanging="360"/>
      </w:pPr>
      <w:rPr>
        <w:rFonts w:hint="default"/>
      </w:rPr>
    </w:lvl>
  </w:abstractNum>
  <w:abstractNum w:abstractNumId="89" w15:restartNumberingAfterBreak="0">
    <w:nsid w:val="60474209"/>
    <w:multiLevelType w:val="multilevel"/>
    <w:tmpl w:val="2F98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8B0003"/>
    <w:multiLevelType w:val="multilevel"/>
    <w:tmpl w:val="67FCA6BE"/>
    <w:lvl w:ilvl="0">
      <w:start w:val="1"/>
      <w:numFmt w:val="decimal"/>
      <w:lvlText w:val="%1."/>
      <w:lvlJc w:val="lef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8025FA"/>
    <w:multiLevelType w:val="hybridMultilevel"/>
    <w:tmpl w:val="C6D223F2"/>
    <w:lvl w:ilvl="0" w:tplc="04090001">
      <w:start w:val="1"/>
      <w:numFmt w:val="bullet"/>
      <w:lvlText w:val=""/>
      <w:lvlJc w:val="left"/>
      <w:pPr>
        <w:ind w:left="720" w:hanging="360"/>
      </w:pPr>
      <w:rPr>
        <w:rFonts w:ascii="Symbol" w:hAnsi="Symbol" w:hint="default"/>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6181505E"/>
    <w:multiLevelType w:val="hybridMultilevel"/>
    <w:tmpl w:val="C50AA51A"/>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3" w15:restartNumberingAfterBreak="0">
    <w:nsid w:val="62395D57"/>
    <w:multiLevelType w:val="hybridMultilevel"/>
    <w:tmpl w:val="5FC81522"/>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94" w15:restartNumberingAfterBreak="0">
    <w:nsid w:val="630B7904"/>
    <w:multiLevelType w:val="hybridMultilevel"/>
    <w:tmpl w:val="C64030B4"/>
    <w:lvl w:ilvl="0" w:tplc="FFFFFFFF">
      <w:start w:val="1"/>
      <w:numFmt w:val="decimal"/>
      <w:lvlText w:val="%1."/>
      <w:lvlJc w:val="left"/>
      <w:pPr>
        <w:ind w:left="1800" w:hanging="360"/>
      </w:pPr>
      <w:rPr>
        <w:rFonts w:hint="default"/>
        <w:sz w:val="22"/>
        <w:szCs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5" w15:restartNumberingAfterBreak="0">
    <w:nsid w:val="64B94A31"/>
    <w:multiLevelType w:val="hybridMultilevel"/>
    <w:tmpl w:val="1BB8EA8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 w15:restartNumberingAfterBreak="0">
    <w:nsid w:val="64DD49ED"/>
    <w:multiLevelType w:val="multilevel"/>
    <w:tmpl w:val="18283CB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47771E"/>
    <w:multiLevelType w:val="hybridMultilevel"/>
    <w:tmpl w:val="01E04AC0"/>
    <w:lvl w:ilvl="0" w:tplc="FFFFFFFF">
      <w:start w:val="1"/>
      <w:numFmt w:val="decimal"/>
      <w:lvlText w:val="%1."/>
      <w:lvlJc w:val="left"/>
      <w:pPr>
        <w:ind w:left="810" w:hanging="360"/>
      </w:p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69D02E08"/>
    <w:multiLevelType w:val="hybridMultilevel"/>
    <w:tmpl w:val="5EE27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B4A48EE"/>
    <w:multiLevelType w:val="hybridMultilevel"/>
    <w:tmpl w:val="2C2AAA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0" w15:restartNumberingAfterBreak="0">
    <w:nsid w:val="6DA34E3F"/>
    <w:multiLevelType w:val="multilevel"/>
    <w:tmpl w:val="3482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D81D1C"/>
    <w:multiLevelType w:val="hybridMultilevel"/>
    <w:tmpl w:val="98AA3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0CD4031"/>
    <w:multiLevelType w:val="multilevel"/>
    <w:tmpl w:val="AE2672CC"/>
    <w:numStyleLink w:val="arabic"/>
  </w:abstractNum>
  <w:abstractNum w:abstractNumId="103" w15:restartNumberingAfterBreak="0">
    <w:nsid w:val="71326AA4"/>
    <w:multiLevelType w:val="multilevel"/>
    <w:tmpl w:val="D4D8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CD0CFA"/>
    <w:multiLevelType w:val="multilevel"/>
    <w:tmpl w:val="3A32FCF0"/>
    <w:lvl w:ilvl="0">
      <w:start w:val="1"/>
      <w:numFmt w:val="decimal"/>
      <w:lvlText w:val="%1."/>
      <w:lvlJc w:val="left"/>
      <w:pPr>
        <w:tabs>
          <w:tab w:val="num" w:pos="1440"/>
        </w:tabs>
        <w:ind w:left="1440" w:hanging="360"/>
      </w:pPr>
      <w:rPr>
        <w:rFonts w:hint="default"/>
        <w:sz w:val="20"/>
      </w:rPr>
    </w:lvl>
    <w:lvl w:ilvl="1">
      <w:start w:val="1"/>
      <w:numFmt w:val="decimal"/>
      <w:lvlText w:val="%2."/>
      <w:lvlJc w:val="left"/>
      <w:pPr>
        <w:ind w:left="2160" w:hanging="360"/>
      </w:pPr>
      <w:rPr>
        <w:rFonts w:hint="default"/>
        <w:sz w:val="18"/>
        <w:szCs w:val="18"/>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5" w15:restartNumberingAfterBreak="0">
    <w:nsid w:val="76736DDC"/>
    <w:multiLevelType w:val="hybridMultilevel"/>
    <w:tmpl w:val="9EFC97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684674C"/>
    <w:multiLevelType w:val="multilevel"/>
    <w:tmpl w:val="AE2672CC"/>
    <w:numStyleLink w:val="arabic"/>
  </w:abstractNum>
  <w:abstractNum w:abstractNumId="107" w15:restartNumberingAfterBreak="0">
    <w:nsid w:val="770B30EA"/>
    <w:multiLevelType w:val="hybridMultilevel"/>
    <w:tmpl w:val="84ECF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81C1EA5"/>
    <w:multiLevelType w:val="multilevel"/>
    <w:tmpl w:val="9C5E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4D01C1"/>
    <w:multiLevelType w:val="hybridMultilevel"/>
    <w:tmpl w:val="E4A2DD8E"/>
    <w:lvl w:ilvl="0" w:tplc="85FECEF8">
      <w:start w:val="1"/>
      <w:numFmt w:val="bullet"/>
      <w:lvlText w:val=""/>
      <w:lvlJc w:val="left"/>
      <w:pPr>
        <w:ind w:left="720" w:hanging="360"/>
      </w:pPr>
      <w:rPr>
        <w:rFonts w:ascii="Symbol" w:hAnsi="Symbol" w:hint="default"/>
        <w:sz w:val="22"/>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9E04B22"/>
    <w:multiLevelType w:val="multilevel"/>
    <w:tmpl w:val="320679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1" w15:restartNumberingAfterBreak="0">
    <w:nsid w:val="7A013A17"/>
    <w:multiLevelType w:val="multilevel"/>
    <w:tmpl w:val="8408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A4B6905"/>
    <w:multiLevelType w:val="hybridMultilevel"/>
    <w:tmpl w:val="6EDE9B6E"/>
    <w:lvl w:ilvl="0" w:tplc="FFFFFFFF">
      <w:start w:val="1"/>
      <w:numFmt w:val="decimal"/>
      <w:lvlText w:val="%1."/>
      <w:lvlJc w:val="left"/>
      <w:pPr>
        <w:ind w:left="720" w:hanging="360"/>
      </w:pPr>
      <w:rPr>
        <w:rFonts w:hint="default"/>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A915F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4" w15:restartNumberingAfterBreak="0">
    <w:nsid w:val="7B3027E3"/>
    <w:multiLevelType w:val="multilevel"/>
    <w:tmpl w:val="B094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071111">
    <w:abstractNumId w:val="1"/>
  </w:num>
  <w:num w:numId="2" w16cid:durableId="1114439811">
    <w:abstractNumId w:val="0"/>
  </w:num>
  <w:num w:numId="3" w16cid:durableId="1930767112">
    <w:abstractNumId w:val="55"/>
  </w:num>
  <w:num w:numId="4" w16cid:durableId="1055932853">
    <w:abstractNumId w:val="5"/>
  </w:num>
  <w:num w:numId="5" w16cid:durableId="1150555436">
    <w:abstractNumId w:val="73"/>
  </w:num>
  <w:num w:numId="6" w16cid:durableId="956712854">
    <w:abstractNumId w:val="107"/>
  </w:num>
  <w:num w:numId="7" w16cid:durableId="2045404530">
    <w:abstractNumId w:val="31"/>
  </w:num>
  <w:num w:numId="8" w16cid:durableId="895892422">
    <w:abstractNumId w:val="85"/>
  </w:num>
  <w:num w:numId="9" w16cid:durableId="882862527">
    <w:abstractNumId w:val="26"/>
  </w:num>
  <w:num w:numId="10" w16cid:durableId="642002920">
    <w:abstractNumId w:val="32"/>
  </w:num>
  <w:num w:numId="11" w16cid:durableId="8987795">
    <w:abstractNumId w:val="42"/>
  </w:num>
  <w:num w:numId="12" w16cid:durableId="1295453330">
    <w:abstractNumId w:val="88"/>
  </w:num>
  <w:num w:numId="13" w16cid:durableId="554507867">
    <w:abstractNumId w:val="61"/>
  </w:num>
  <w:num w:numId="14" w16cid:durableId="2097745010">
    <w:abstractNumId w:val="20"/>
  </w:num>
  <w:num w:numId="15" w16cid:durableId="1225138741">
    <w:abstractNumId w:val="12"/>
  </w:num>
  <w:num w:numId="16" w16cid:durableId="21126967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449343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76432100">
    <w:abstractNumId w:val="5"/>
  </w:num>
  <w:num w:numId="19" w16cid:durableId="914514836">
    <w:abstractNumId w:val="102"/>
  </w:num>
  <w:num w:numId="20" w16cid:durableId="1434938151">
    <w:abstractNumId w:val="80"/>
  </w:num>
  <w:num w:numId="21" w16cid:durableId="22488054">
    <w:abstractNumId w:val="97"/>
  </w:num>
  <w:num w:numId="22" w16cid:durableId="509226150">
    <w:abstractNumId w:val="80"/>
  </w:num>
  <w:num w:numId="23" w16cid:durableId="1371223995">
    <w:abstractNumId w:val="5"/>
  </w:num>
  <w:num w:numId="24" w16cid:durableId="1984043639">
    <w:abstractNumId w:val="106"/>
    <w:lvlOverride w:ilvl="0">
      <w:lvl w:ilvl="0">
        <w:start w:val="1"/>
        <w:numFmt w:val="decimal"/>
        <w:lvlText w:val="%1."/>
        <w:lvlJc w:val="left"/>
        <w:pPr>
          <w:ind w:left="810" w:hanging="360"/>
        </w:pPr>
        <w:rPr>
          <w:rFonts w:hint="default"/>
          <w:color w:val="FFFFFF" w:themeColor="background1"/>
        </w:rPr>
      </w:lvl>
    </w:lvlOverride>
  </w:num>
  <w:num w:numId="25" w16cid:durableId="20862578">
    <w:abstractNumId w:val="5"/>
  </w:num>
  <w:num w:numId="26" w16cid:durableId="1760830372">
    <w:abstractNumId w:val="60"/>
  </w:num>
  <w:num w:numId="27" w16cid:durableId="1641686637">
    <w:abstractNumId w:val="48"/>
  </w:num>
  <w:num w:numId="28" w16cid:durableId="1766611256">
    <w:abstractNumId w:val="96"/>
  </w:num>
  <w:num w:numId="29" w16cid:durableId="156776514">
    <w:abstractNumId w:val="101"/>
  </w:num>
  <w:num w:numId="30" w16cid:durableId="97215895">
    <w:abstractNumId w:val="22"/>
  </w:num>
  <w:num w:numId="31" w16cid:durableId="1032344380">
    <w:abstractNumId w:val="11"/>
  </w:num>
  <w:num w:numId="32" w16cid:durableId="1623458007">
    <w:abstractNumId w:val="21"/>
  </w:num>
  <w:num w:numId="33" w16cid:durableId="1296135126">
    <w:abstractNumId w:val="3"/>
  </w:num>
  <w:num w:numId="34" w16cid:durableId="1578899178">
    <w:abstractNumId w:val="28"/>
  </w:num>
  <w:num w:numId="35" w16cid:durableId="625627029">
    <w:abstractNumId w:val="52"/>
  </w:num>
  <w:num w:numId="36" w16cid:durableId="810369207">
    <w:abstractNumId w:val="35"/>
  </w:num>
  <w:num w:numId="37" w16cid:durableId="79065193">
    <w:abstractNumId w:val="47"/>
  </w:num>
  <w:num w:numId="38" w16cid:durableId="1035276083">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52278473">
    <w:abstractNumId w:val="93"/>
  </w:num>
  <w:num w:numId="40" w16cid:durableId="2115393766">
    <w:abstractNumId w:val="62"/>
  </w:num>
  <w:num w:numId="41" w16cid:durableId="718360821">
    <w:abstractNumId w:val="6"/>
  </w:num>
  <w:num w:numId="42" w16cid:durableId="1591813821">
    <w:abstractNumId w:val="95"/>
  </w:num>
  <w:num w:numId="43" w16cid:durableId="1913544512">
    <w:abstractNumId w:val="75"/>
  </w:num>
  <w:num w:numId="44" w16cid:durableId="300772542">
    <w:abstractNumId w:val="9"/>
  </w:num>
  <w:num w:numId="45" w16cid:durableId="561137817">
    <w:abstractNumId w:val="65"/>
  </w:num>
  <w:num w:numId="46" w16cid:durableId="871653236">
    <w:abstractNumId w:val="34"/>
  </w:num>
  <w:num w:numId="47" w16cid:durableId="2083984453">
    <w:abstractNumId w:val="114"/>
  </w:num>
  <w:num w:numId="48" w16cid:durableId="1286346177">
    <w:abstractNumId w:val="49"/>
  </w:num>
  <w:num w:numId="49" w16cid:durableId="846140686">
    <w:abstractNumId w:val="104"/>
  </w:num>
  <w:num w:numId="50" w16cid:durableId="2043624521">
    <w:abstractNumId w:val="8"/>
  </w:num>
  <w:num w:numId="51" w16cid:durableId="97023732">
    <w:abstractNumId w:val="37"/>
  </w:num>
  <w:num w:numId="52" w16cid:durableId="1492254948">
    <w:abstractNumId w:val="77"/>
  </w:num>
  <w:num w:numId="53" w16cid:durableId="1795103261">
    <w:abstractNumId w:val="113"/>
  </w:num>
  <w:num w:numId="54" w16cid:durableId="911503460">
    <w:abstractNumId w:val="24"/>
  </w:num>
  <w:num w:numId="55" w16cid:durableId="1944025231">
    <w:abstractNumId w:val="108"/>
  </w:num>
  <w:num w:numId="56" w16cid:durableId="1581450053">
    <w:abstractNumId w:val="13"/>
  </w:num>
  <w:num w:numId="57" w16cid:durableId="116196313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816410405">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038189836">
    <w:abstractNumId w:val="41"/>
  </w:num>
  <w:num w:numId="60" w16cid:durableId="2133132827">
    <w:abstractNumId w:val="99"/>
  </w:num>
  <w:num w:numId="61" w16cid:durableId="1022901880">
    <w:abstractNumId w:val="69"/>
  </w:num>
  <w:num w:numId="62" w16cid:durableId="2124767458">
    <w:abstractNumId w:val="100"/>
  </w:num>
  <w:num w:numId="63" w16cid:durableId="1352293592">
    <w:abstractNumId w:val="7"/>
  </w:num>
  <w:num w:numId="64" w16cid:durableId="2101219334">
    <w:abstractNumId w:val="111"/>
  </w:num>
  <w:num w:numId="65" w16cid:durableId="709302727">
    <w:abstractNumId w:val="89"/>
  </w:num>
  <w:num w:numId="66" w16cid:durableId="1805466636">
    <w:abstractNumId w:val="76"/>
  </w:num>
  <w:num w:numId="67" w16cid:durableId="756248951">
    <w:abstractNumId w:val="103"/>
  </w:num>
  <w:num w:numId="68" w16cid:durableId="1785075751">
    <w:abstractNumId w:val="53"/>
  </w:num>
  <w:num w:numId="69" w16cid:durableId="1787001508">
    <w:abstractNumId w:val="50"/>
  </w:num>
  <w:num w:numId="70" w16cid:durableId="1046445416">
    <w:abstractNumId w:val="16"/>
  </w:num>
  <w:num w:numId="71" w16cid:durableId="2020809617">
    <w:abstractNumId w:val="25"/>
  </w:num>
  <w:num w:numId="72" w16cid:durableId="1537742640">
    <w:abstractNumId w:val="66"/>
  </w:num>
  <w:num w:numId="73" w16cid:durableId="2107723491">
    <w:abstractNumId w:val="5"/>
  </w:num>
  <w:num w:numId="74" w16cid:durableId="373382815">
    <w:abstractNumId w:val="58"/>
  </w:num>
  <w:num w:numId="75" w16cid:durableId="1589073297">
    <w:abstractNumId w:val="84"/>
  </w:num>
  <w:num w:numId="76" w16cid:durableId="2142720354">
    <w:abstractNumId w:val="71"/>
  </w:num>
  <w:num w:numId="77" w16cid:durableId="85081956">
    <w:abstractNumId w:val="18"/>
  </w:num>
  <w:num w:numId="78" w16cid:durableId="1370491365">
    <w:abstractNumId w:val="59"/>
  </w:num>
  <w:num w:numId="79" w16cid:durableId="1911190992">
    <w:abstractNumId w:val="2"/>
  </w:num>
  <w:num w:numId="80" w16cid:durableId="281225757">
    <w:abstractNumId w:val="67"/>
  </w:num>
  <w:num w:numId="81" w16cid:durableId="1762677215">
    <w:abstractNumId w:val="110"/>
  </w:num>
  <w:num w:numId="82" w16cid:durableId="155070866">
    <w:abstractNumId w:val="14"/>
  </w:num>
  <w:num w:numId="83" w16cid:durableId="1571116821">
    <w:abstractNumId w:val="105"/>
  </w:num>
  <w:num w:numId="84" w16cid:durableId="1336882913">
    <w:abstractNumId w:val="17"/>
  </w:num>
  <w:num w:numId="85" w16cid:durableId="314796140">
    <w:abstractNumId w:val="70"/>
  </w:num>
  <w:num w:numId="86" w16cid:durableId="1893925733">
    <w:abstractNumId w:val="74"/>
  </w:num>
  <w:num w:numId="87" w16cid:durableId="606500482">
    <w:abstractNumId w:val="40"/>
  </w:num>
  <w:num w:numId="88" w16cid:durableId="781803752">
    <w:abstractNumId w:val="109"/>
  </w:num>
  <w:num w:numId="89" w16cid:durableId="47733127">
    <w:abstractNumId w:val="98"/>
  </w:num>
  <w:num w:numId="90" w16cid:durableId="530654710">
    <w:abstractNumId w:val="19"/>
  </w:num>
  <w:num w:numId="91" w16cid:durableId="533032974">
    <w:abstractNumId w:val="33"/>
  </w:num>
  <w:num w:numId="92" w16cid:durableId="1442992807">
    <w:abstractNumId w:val="38"/>
  </w:num>
  <w:num w:numId="93" w16cid:durableId="1272737096">
    <w:abstractNumId w:val="44"/>
  </w:num>
  <w:num w:numId="94" w16cid:durableId="121314388">
    <w:abstractNumId w:val="30"/>
  </w:num>
  <w:num w:numId="95" w16cid:durableId="2000497407">
    <w:abstractNumId w:val="51"/>
  </w:num>
  <w:num w:numId="96" w16cid:durableId="1600212294">
    <w:abstractNumId w:val="27"/>
  </w:num>
  <w:num w:numId="97" w16cid:durableId="1012100296">
    <w:abstractNumId w:val="10"/>
  </w:num>
  <w:num w:numId="98" w16cid:durableId="1031342830">
    <w:abstractNumId w:val="46"/>
  </w:num>
  <w:num w:numId="99" w16cid:durableId="1874072467">
    <w:abstractNumId w:val="54"/>
  </w:num>
  <w:num w:numId="100" w16cid:durableId="1430269985">
    <w:abstractNumId w:val="15"/>
  </w:num>
  <w:num w:numId="101" w16cid:durableId="1009600228">
    <w:abstractNumId w:val="78"/>
  </w:num>
  <w:num w:numId="102" w16cid:durableId="79763674">
    <w:abstractNumId w:val="43"/>
  </w:num>
  <w:num w:numId="103" w16cid:durableId="1559902181">
    <w:abstractNumId w:val="64"/>
  </w:num>
  <w:num w:numId="104" w16cid:durableId="1735004909">
    <w:abstractNumId w:val="57"/>
  </w:num>
  <w:num w:numId="105" w16cid:durableId="1888686431">
    <w:abstractNumId w:val="39"/>
  </w:num>
  <w:num w:numId="106" w16cid:durableId="1469937213">
    <w:abstractNumId w:val="72"/>
  </w:num>
  <w:num w:numId="107" w16cid:durableId="1773351655">
    <w:abstractNumId w:val="4"/>
  </w:num>
  <w:num w:numId="108" w16cid:durableId="790322282">
    <w:abstractNumId w:val="68"/>
  </w:num>
  <w:num w:numId="109" w16cid:durableId="2144346142">
    <w:abstractNumId w:val="90"/>
  </w:num>
  <w:num w:numId="110" w16cid:durableId="1856725447">
    <w:abstractNumId w:val="86"/>
  </w:num>
  <w:num w:numId="111" w16cid:durableId="375155137">
    <w:abstractNumId w:val="81"/>
  </w:num>
  <w:num w:numId="112" w16cid:durableId="1503157712">
    <w:abstractNumId w:val="56"/>
  </w:num>
  <w:num w:numId="113" w16cid:durableId="727263676">
    <w:abstractNumId w:val="82"/>
  </w:num>
  <w:num w:numId="114" w16cid:durableId="2070614559">
    <w:abstractNumId w:val="83"/>
  </w:num>
  <w:num w:numId="115" w16cid:durableId="1626740864">
    <w:abstractNumId w:val="23"/>
  </w:num>
  <w:num w:numId="116" w16cid:durableId="1586722469">
    <w:abstractNumId w:val="112"/>
  </w:num>
  <w:num w:numId="117" w16cid:durableId="1413742844">
    <w:abstractNumId w:val="94"/>
  </w:num>
  <w:num w:numId="118" w16cid:durableId="348218647">
    <w:abstractNumId w:val="91"/>
  </w:num>
  <w:num w:numId="119" w16cid:durableId="236475878">
    <w:abstractNumId w:val="36"/>
  </w:num>
  <w:num w:numId="120" w16cid:durableId="154609746">
    <w:abstractNumId w:val="79"/>
  </w:num>
  <w:num w:numId="121" w16cid:durableId="675965299">
    <w:abstractNumId w:val="63"/>
  </w:num>
  <w:num w:numId="122" w16cid:durableId="853954800">
    <w:abstractNumId w:val="87"/>
  </w:num>
  <w:num w:numId="123" w16cid:durableId="939066508">
    <w:abstractNumId w:val="45"/>
  </w:num>
  <w:num w:numId="124" w16cid:durableId="1297685374">
    <w:abstractNumId w:val="92"/>
  </w:num>
  <w:num w:numId="125" w16cid:durableId="228468515">
    <w:abstractNumId w:val="29"/>
  </w:num>
  <w:numIdMacAtCleanup w:val="9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sar Othman">
    <w15:presenceInfo w15:providerId="Windows Live" w15:userId="22c113f7e58a81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86E"/>
    <w:rsid w:val="00004891"/>
    <w:rsid w:val="00011378"/>
    <w:rsid w:val="00012231"/>
    <w:rsid w:val="000151DE"/>
    <w:rsid w:val="00023322"/>
    <w:rsid w:val="000250F6"/>
    <w:rsid w:val="00033995"/>
    <w:rsid w:val="00034F95"/>
    <w:rsid w:val="00036CE2"/>
    <w:rsid w:val="000371AA"/>
    <w:rsid w:val="00040294"/>
    <w:rsid w:val="000405BE"/>
    <w:rsid w:val="000428B2"/>
    <w:rsid w:val="000470C7"/>
    <w:rsid w:val="000508D6"/>
    <w:rsid w:val="00055D34"/>
    <w:rsid w:val="00062E42"/>
    <w:rsid w:val="00077E69"/>
    <w:rsid w:val="000810E5"/>
    <w:rsid w:val="0008549C"/>
    <w:rsid w:val="00085FF6"/>
    <w:rsid w:val="000A318A"/>
    <w:rsid w:val="000A74AB"/>
    <w:rsid w:val="000B584A"/>
    <w:rsid w:val="000B5ECD"/>
    <w:rsid w:val="000C1607"/>
    <w:rsid w:val="000C2AD6"/>
    <w:rsid w:val="000C59EE"/>
    <w:rsid w:val="000D3FEF"/>
    <w:rsid w:val="000D481D"/>
    <w:rsid w:val="000E2D2D"/>
    <w:rsid w:val="000E45FE"/>
    <w:rsid w:val="0010381D"/>
    <w:rsid w:val="00105196"/>
    <w:rsid w:val="001108BF"/>
    <w:rsid w:val="00111D42"/>
    <w:rsid w:val="00115521"/>
    <w:rsid w:val="00117273"/>
    <w:rsid w:val="00136C81"/>
    <w:rsid w:val="00146ECB"/>
    <w:rsid w:val="00153146"/>
    <w:rsid w:val="00156AF6"/>
    <w:rsid w:val="001662DD"/>
    <w:rsid w:val="00174140"/>
    <w:rsid w:val="00174D4D"/>
    <w:rsid w:val="0017675E"/>
    <w:rsid w:val="00180279"/>
    <w:rsid w:val="001802D6"/>
    <w:rsid w:val="00182476"/>
    <w:rsid w:val="001854BC"/>
    <w:rsid w:val="00187E6C"/>
    <w:rsid w:val="00190712"/>
    <w:rsid w:val="00194E27"/>
    <w:rsid w:val="001A3073"/>
    <w:rsid w:val="001A45B1"/>
    <w:rsid w:val="001B10C5"/>
    <w:rsid w:val="001B23B1"/>
    <w:rsid w:val="001B5E05"/>
    <w:rsid w:val="001C5F77"/>
    <w:rsid w:val="001D088C"/>
    <w:rsid w:val="001D0B03"/>
    <w:rsid w:val="001D4760"/>
    <w:rsid w:val="001D7037"/>
    <w:rsid w:val="001E0E82"/>
    <w:rsid w:val="001E3BC3"/>
    <w:rsid w:val="001F1A7E"/>
    <w:rsid w:val="001F57D2"/>
    <w:rsid w:val="001F5D40"/>
    <w:rsid w:val="002054F1"/>
    <w:rsid w:val="0021533D"/>
    <w:rsid w:val="0022601B"/>
    <w:rsid w:val="0022640C"/>
    <w:rsid w:val="002273BC"/>
    <w:rsid w:val="0023328C"/>
    <w:rsid w:val="00240834"/>
    <w:rsid w:val="00254C1D"/>
    <w:rsid w:val="00254C6D"/>
    <w:rsid w:val="00257AE3"/>
    <w:rsid w:val="002710FF"/>
    <w:rsid w:val="00271547"/>
    <w:rsid w:val="002739AF"/>
    <w:rsid w:val="00276221"/>
    <w:rsid w:val="002819D6"/>
    <w:rsid w:val="00281E58"/>
    <w:rsid w:val="002833B8"/>
    <w:rsid w:val="00292F68"/>
    <w:rsid w:val="002939FA"/>
    <w:rsid w:val="00294F3D"/>
    <w:rsid w:val="002A1AEB"/>
    <w:rsid w:val="002C1EDC"/>
    <w:rsid w:val="002C2F5F"/>
    <w:rsid w:val="002C3F1A"/>
    <w:rsid w:val="002C5532"/>
    <w:rsid w:val="002C5A4E"/>
    <w:rsid w:val="002E0CEE"/>
    <w:rsid w:val="002E4FA2"/>
    <w:rsid w:val="002F1473"/>
    <w:rsid w:val="002F23EF"/>
    <w:rsid w:val="002F4E52"/>
    <w:rsid w:val="002F6D02"/>
    <w:rsid w:val="00303567"/>
    <w:rsid w:val="00303941"/>
    <w:rsid w:val="003118B7"/>
    <w:rsid w:val="00314D1D"/>
    <w:rsid w:val="00315686"/>
    <w:rsid w:val="003252DD"/>
    <w:rsid w:val="003270C6"/>
    <w:rsid w:val="0032769E"/>
    <w:rsid w:val="00334C3F"/>
    <w:rsid w:val="00336641"/>
    <w:rsid w:val="00351359"/>
    <w:rsid w:val="003533D7"/>
    <w:rsid w:val="0036382B"/>
    <w:rsid w:val="00375EB7"/>
    <w:rsid w:val="00376B5F"/>
    <w:rsid w:val="0038359B"/>
    <w:rsid w:val="00385E59"/>
    <w:rsid w:val="003919E2"/>
    <w:rsid w:val="003A08E5"/>
    <w:rsid w:val="003A2763"/>
    <w:rsid w:val="003A2EAA"/>
    <w:rsid w:val="003A528F"/>
    <w:rsid w:val="003A6D65"/>
    <w:rsid w:val="003C353F"/>
    <w:rsid w:val="003C39A1"/>
    <w:rsid w:val="003C3ACA"/>
    <w:rsid w:val="003C6BD7"/>
    <w:rsid w:val="003C7723"/>
    <w:rsid w:val="003D1E12"/>
    <w:rsid w:val="003D58CF"/>
    <w:rsid w:val="003D6299"/>
    <w:rsid w:val="003E0411"/>
    <w:rsid w:val="003E4A78"/>
    <w:rsid w:val="003F1CF9"/>
    <w:rsid w:val="003F44CB"/>
    <w:rsid w:val="00402C3B"/>
    <w:rsid w:val="00402D86"/>
    <w:rsid w:val="0040385B"/>
    <w:rsid w:val="004042A6"/>
    <w:rsid w:val="00405F36"/>
    <w:rsid w:val="00412603"/>
    <w:rsid w:val="00415112"/>
    <w:rsid w:val="004278F6"/>
    <w:rsid w:val="004313E8"/>
    <w:rsid w:val="00433A7F"/>
    <w:rsid w:val="00441130"/>
    <w:rsid w:val="004440F3"/>
    <w:rsid w:val="00444D8E"/>
    <w:rsid w:val="00464050"/>
    <w:rsid w:val="004665CC"/>
    <w:rsid w:val="00470C4E"/>
    <w:rsid w:val="00477A4F"/>
    <w:rsid w:val="00491EF5"/>
    <w:rsid w:val="004965F6"/>
    <w:rsid w:val="00496911"/>
    <w:rsid w:val="004B4BD7"/>
    <w:rsid w:val="004C043B"/>
    <w:rsid w:val="004C50B0"/>
    <w:rsid w:val="004D1562"/>
    <w:rsid w:val="004E1A51"/>
    <w:rsid w:val="004E4354"/>
    <w:rsid w:val="004E510B"/>
    <w:rsid w:val="004E56EE"/>
    <w:rsid w:val="004F1358"/>
    <w:rsid w:val="004F2EDB"/>
    <w:rsid w:val="004F510A"/>
    <w:rsid w:val="00510A5E"/>
    <w:rsid w:val="0051326D"/>
    <w:rsid w:val="00513A5D"/>
    <w:rsid w:val="00514C7D"/>
    <w:rsid w:val="00515339"/>
    <w:rsid w:val="00533356"/>
    <w:rsid w:val="0055088F"/>
    <w:rsid w:val="005565FD"/>
    <w:rsid w:val="00563304"/>
    <w:rsid w:val="005644D7"/>
    <w:rsid w:val="00564595"/>
    <w:rsid w:val="00570CEF"/>
    <w:rsid w:val="00571A52"/>
    <w:rsid w:val="005742B1"/>
    <w:rsid w:val="0058454E"/>
    <w:rsid w:val="005A110B"/>
    <w:rsid w:val="005A2908"/>
    <w:rsid w:val="005B1DBD"/>
    <w:rsid w:val="005B3FFE"/>
    <w:rsid w:val="005B5C71"/>
    <w:rsid w:val="005C3D4D"/>
    <w:rsid w:val="005D186B"/>
    <w:rsid w:val="005D363A"/>
    <w:rsid w:val="005D6B96"/>
    <w:rsid w:val="005E1D2D"/>
    <w:rsid w:val="00601F5C"/>
    <w:rsid w:val="006062D8"/>
    <w:rsid w:val="00612937"/>
    <w:rsid w:val="00616DC6"/>
    <w:rsid w:val="00630668"/>
    <w:rsid w:val="00632466"/>
    <w:rsid w:val="006328B5"/>
    <w:rsid w:val="00634396"/>
    <w:rsid w:val="00636F95"/>
    <w:rsid w:val="00640DF1"/>
    <w:rsid w:val="00646E02"/>
    <w:rsid w:val="006512DE"/>
    <w:rsid w:val="00651777"/>
    <w:rsid w:val="00656345"/>
    <w:rsid w:val="00673CF5"/>
    <w:rsid w:val="006776FC"/>
    <w:rsid w:val="00680FBB"/>
    <w:rsid w:val="006A1FF6"/>
    <w:rsid w:val="006B1ACD"/>
    <w:rsid w:val="006C113E"/>
    <w:rsid w:val="006C54B9"/>
    <w:rsid w:val="006C72F6"/>
    <w:rsid w:val="006D032F"/>
    <w:rsid w:val="006D40F8"/>
    <w:rsid w:val="006D591E"/>
    <w:rsid w:val="006E2968"/>
    <w:rsid w:val="006E37F6"/>
    <w:rsid w:val="006E6D8A"/>
    <w:rsid w:val="006E6F14"/>
    <w:rsid w:val="006E7710"/>
    <w:rsid w:val="006F2B0A"/>
    <w:rsid w:val="006F3F37"/>
    <w:rsid w:val="006F45C3"/>
    <w:rsid w:val="006F69A0"/>
    <w:rsid w:val="0070534E"/>
    <w:rsid w:val="007132EB"/>
    <w:rsid w:val="00723B23"/>
    <w:rsid w:val="00733300"/>
    <w:rsid w:val="0073589D"/>
    <w:rsid w:val="00744E69"/>
    <w:rsid w:val="00751A67"/>
    <w:rsid w:val="007621DF"/>
    <w:rsid w:val="00764907"/>
    <w:rsid w:val="00766088"/>
    <w:rsid w:val="0077027D"/>
    <w:rsid w:val="00770656"/>
    <w:rsid w:val="00774A2A"/>
    <w:rsid w:val="007779C5"/>
    <w:rsid w:val="00790754"/>
    <w:rsid w:val="007A5EF1"/>
    <w:rsid w:val="007A6B55"/>
    <w:rsid w:val="007B68A4"/>
    <w:rsid w:val="007C32CD"/>
    <w:rsid w:val="007D0A64"/>
    <w:rsid w:val="007E1328"/>
    <w:rsid w:val="007E412E"/>
    <w:rsid w:val="007F2852"/>
    <w:rsid w:val="007F3669"/>
    <w:rsid w:val="00800AFE"/>
    <w:rsid w:val="0080396D"/>
    <w:rsid w:val="00806597"/>
    <w:rsid w:val="00810F62"/>
    <w:rsid w:val="008232E4"/>
    <w:rsid w:val="00831F57"/>
    <w:rsid w:val="00832C5F"/>
    <w:rsid w:val="00836E73"/>
    <w:rsid w:val="00840E93"/>
    <w:rsid w:val="00843393"/>
    <w:rsid w:val="0084520A"/>
    <w:rsid w:val="00853195"/>
    <w:rsid w:val="00861926"/>
    <w:rsid w:val="00867380"/>
    <w:rsid w:val="00870971"/>
    <w:rsid w:val="0087106E"/>
    <w:rsid w:val="00871D0C"/>
    <w:rsid w:val="008729DA"/>
    <w:rsid w:val="00873B28"/>
    <w:rsid w:val="00875C80"/>
    <w:rsid w:val="00882802"/>
    <w:rsid w:val="008849A6"/>
    <w:rsid w:val="008A4364"/>
    <w:rsid w:val="008A450B"/>
    <w:rsid w:val="008A4CD4"/>
    <w:rsid w:val="008A4F5A"/>
    <w:rsid w:val="008A586E"/>
    <w:rsid w:val="008A68A2"/>
    <w:rsid w:val="008B227C"/>
    <w:rsid w:val="008B3F73"/>
    <w:rsid w:val="008B42BA"/>
    <w:rsid w:val="008B76F7"/>
    <w:rsid w:val="008C22FA"/>
    <w:rsid w:val="008C349B"/>
    <w:rsid w:val="008C43F3"/>
    <w:rsid w:val="008D2140"/>
    <w:rsid w:val="008D445C"/>
    <w:rsid w:val="008E1C09"/>
    <w:rsid w:val="008E2F1F"/>
    <w:rsid w:val="008F2672"/>
    <w:rsid w:val="008F3551"/>
    <w:rsid w:val="008F36B5"/>
    <w:rsid w:val="008F5D15"/>
    <w:rsid w:val="008F7575"/>
    <w:rsid w:val="00903C67"/>
    <w:rsid w:val="00905B61"/>
    <w:rsid w:val="009073AF"/>
    <w:rsid w:val="00907413"/>
    <w:rsid w:val="00912FB6"/>
    <w:rsid w:val="00917100"/>
    <w:rsid w:val="00917EB6"/>
    <w:rsid w:val="00926280"/>
    <w:rsid w:val="009304F9"/>
    <w:rsid w:val="00930665"/>
    <w:rsid w:val="009470BE"/>
    <w:rsid w:val="00973120"/>
    <w:rsid w:val="0097604C"/>
    <w:rsid w:val="009766E0"/>
    <w:rsid w:val="009803D8"/>
    <w:rsid w:val="00982625"/>
    <w:rsid w:val="00992B8D"/>
    <w:rsid w:val="009962E9"/>
    <w:rsid w:val="00996AAF"/>
    <w:rsid w:val="009A6A2E"/>
    <w:rsid w:val="009A7CBF"/>
    <w:rsid w:val="009B161F"/>
    <w:rsid w:val="009B3217"/>
    <w:rsid w:val="009B39B6"/>
    <w:rsid w:val="009B55D0"/>
    <w:rsid w:val="009B5D8B"/>
    <w:rsid w:val="009C657F"/>
    <w:rsid w:val="009D0C8E"/>
    <w:rsid w:val="009D121D"/>
    <w:rsid w:val="009D2E26"/>
    <w:rsid w:val="009D6B7F"/>
    <w:rsid w:val="009E0342"/>
    <w:rsid w:val="009E61E4"/>
    <w:rsid w:val="009E76D6"/>
    <w:rsid w:val="009F4873"/>
    <w:rsid w:val="009F5276"/>
    <w:rsid w:val="00A07CC5"/>
    <w:rsid w:val="00A14128"/>
    <w:rsid w:val="00A168D1"/>
    <w:rsid w:val="00A2619B"/>
    <w:rsid w:val="00A3160D"/>
    <w:rsid w:val="00A348B3"/>
    <w:rsid w:val="00A34D24"/>
    <w:rsid w:val="00A36E03"/>
    <w:rsid w:val="00A4512C"/>
    <w:rsid w:val="00A56161"/>
    <w:rsid w:val="00A64566"/>
    <w:rsid w:val="00A71E65"/>
    <w:rsid w:val="00A7282C"/>
    <w:rsid w:val="00A73CE4"/>
    <w:rsid w:val="00A75F94"/>
    <w:rsid w:val="00A77CF1"/>
    <w:rsid w:val="00A802C9"/>
    <w:rsid w:val="00A84FB4"/>
    <w:rsid w:val="00A927C2"/>
    <w:rsid w:val="00A970E6"/>
    <w:rsid w:val="00AA418F"/>
    <w:rsid w:val="00AA794E"/>
    <w:rsid w:val="00AB60A1"/>
    <w:rsid w:val="00AE5B9E"/>
    <w:rsid w:val="00AF27DC"/>
    <w:rsid w:val="00AF6127"/>
    <w:rsid w:val="00B00976"/>
    <w:rsid w:val="00B0117E"/>
    <w:rsid w:val="00B13553"/>
    <w:rsid w:val="00B205D7"/>
    <w:rsid w:val="00B2321A"/>
    <w:rsid w:val="00B26A47"/>
    <w:rsid w:val="00B274EA"/>
    <w:rsid w:val="00B318B6"/>
    <w:rsid w:val="00B3293C"/>
    <w:rsid w:val="00B35776"/>
    <w:rsid w:val="00B372F5"/>
    <w:rsid w:val="00B405CE"/>
    <w:rsid w:val="00B46E9B"/>
    <w:rsid w:val="00B5339A"/>
    <w:rsid w:val="00B546E6"/>
    <w:rsid w:val="00B55C4C"/>
    <w:rsid w:val="00B57285"/>
    <w:rsid w:val="00B61F83"/>
    <w:rsid w:val="00B632EE"/>
    <w:rsid w:val="00B64E00"/>
    <w:rsid w:val="00B665FA"/>
    <w:rsid w:val="00B73153"/>
    <w:rsid w:val="00B82587"/>
    <w:rsid w:val="00B86094"/>
    <w:rsid w:val="00B86437"/>
    <w:rsid w:val="00BA0D4C"/>
    <w:rsid w:val="00BA487D"/>
    <w:rsid w:val="00BB1C5E"/>
    <w:rsid w:val="00BB40E0"/>
    <w:rsid w:val="00BB7A7A"/>
    <w:rsid w:val="00BC42AB"/>
    <w:rsid w:val="00BD3327"/>
    <w:rsid w:val="00BD77CA"/>
    <w:rsid w:val="00BE3ADD"/>
    <w:rsid w:val="00BF627A"/>
    <w:rsid w:val="00C0032B"/>
    <w:rsid w:val="00C20CFB"/>
    <w:rsid w:val="00C2497B"/>
    <w:rsid w:val="00C26583"/>
    <w:rsid w:val="00C35EDE"/>
    <w:rsid w:val="00C40A40"/>
    <w:rsid w:val="00C434D1"/>
    <w:rsid w:val="00C47B99"/>
    <w:rsid w:val="00C50FA0"/>
    <w:rsid w:val="00C52E6A"/>
    <w:rsid w:val="00C57445"/>
    <w:rsid w:val="00C62757"/>
    <w:rsid w:val="00C666E1"/>
    <w:rsid w:val="00C714E2"/>
    <w:rsid w:val="00C73F5B"/>
    <w:rsid w:val="00C75A42"/>
    <w:rsid w:val="00C769A2"/>
    <w:rsid w:val="00C80223"/>
    <w:rsid w:val="00C8072D"/>
    <w:rsid w:val="00C915E4"/>
    <w:rsid w:val="00C96781"/>
    <w:rsid w:val="00CA1823"/>
    <w:rsid w:val="00CA3358"/>
    <w:rsid w:val="00CA3F91"/>
    <w:rsid w:val="00CB1E98"/>
    <w:rsid w:val="00CB5873"/>
    <w:rsid w:val="00CB5DA5"/>
    <w:rsid w:val="00CB6CC5"/>
    <w:rsid w:val="00CC1183"/>
    <w:rsid w:val="00CC3AC9"/>
    <w:rsid w:val="00CC4C65"/>
    <w:rsid w:val="00CD4670"/>
    <w:rsid w:val="00CE0D98"/>
    <w:rsid w:val="00CE188C"/>
    <w:rsid w:val="00CE47C5"/>
    <w:rsid w:val="00CE58AD"/>
    <w:rsid w:val="00CF1536"/>
    <w:rsid w:val="00CF3893"/>
    <w:rsid w:val="00CF6A40"/>
    <w:rsid w:val="00D04D46"/>
    <w:rsid w:val="00D15A53"/>
    <w:rsid w:val="00D15D0A"/>
    <w:rsid w:val="00D23E66"/>
    <w:rsid w:val="00D26ED9"/>
    <w:rsid w:val="00D34F23"/>
    <w:rsid w:val="00D45DFF"/>
    <w:rsid w:val="00D470FA"/>
    <w:rsid w:val="00D50053"/>
    <w:rsid w:val="00D570E2"/>
    <w:rsid w:val="00D60BAF"/>
    <w:rsid w:val="00D61047"/>
    <w:rsid w:val="00D74C89"/>
    <w:rsid w:val="00D756C5"/>
    <w:rsid w:val="00D76054"/>
    <w:rsid w:val="00D77B76"/>
    <w:rsid w:val="00D859B3"/>
    <w:rsid w:val="00D871D3"/>
    <w:rsid w:val="00D94F7B"/>
    <w:rsid w:val="00DA0B34"/>
    <w:rsid w:val="00DA12A2"/>
    <w:rsid w:val="00DA1A57"/>
    <w:rsid w:val="00DB0EA8"/>
    <w:rsid w:val="00DB648F"/>
    <w:rsid w:val="00DC7B90"/>
    <w:rsid w:val="00DD04D4"/>
    <w:rsid w:val="00DE1362"/>
    <w:rsid w:val="00DE1B79"/>
    <w:rsid w:val="00DE7C97"/>
    <w:rsid w:val="00DF3607"/>
    <w:rsid w:val="00DF7236"/>
    <w:rsid w:val="00E0000D"/>
    <w:rsid w:val="00E0273C"/>
    <w:rsid w:val="00E029AE"/>
    <w:rsid w:val="00E075E0"/>
    <w:rsid w:val="00E201C5"/>
    <w:rsid w:val="00E2481B"/>
    <w:rsid w:val="00E25727"/>
    <w:rsid w:val="00E36BF5"/>
    <w:rsid w:val="00E41AD2"/>
    <w:rsid w:val="00E565F3"/>
    <w:rsid w:val="00E6005C"/>
    <w:rsid w:val="00E61C6D"/>
    <w:rsid w:val="00E741D3"/>
    <w:rsid w:val="00E8038D"/>
    <w:rsid w:val="00E81F8E"/>
    <w:rsid w:val="00E82557"/>
    <w:rsid w:val="00E84160"/>
    <w:rsid w:val="00E85167"/>
    <w:rsid w:val="00E96A07"/>
    <w:rsid w:val="00EB132F"/>
    <w:rsid w:val="00EB463F"/>
    <w:rsid w:val="00ED0AEF"/>
    <w:rsid w:val="00ED1110"/>
    <w:rsid w:val="00ED4C7E"/>
    <w:rsid w:val="00EE10EB"/>
    <w:rsid w:val="00EE23CA"/>
    <w:rsid w:val="00EE46AF"/>
    <w:rsid w:val="00EE6D5D"/>
    <w:rsid w:val="00EE7CE6"/>
    <w:rsid w:val="00EF4F1D"/>
    <w:rsid w:val="00F01266"/>
    <w:rsid w:val="00F10F5A"/>
    <w:rsid w:val="00F16FCE"/>
    <w:rsid w:val="00F20FA8"/>
    <w:rsid w:val="00F23968"/>
    <w:rsid w:val="00F3027A"/>
    <w:rsid w:val="00F471FB"/>
    <w:rsid w:val="00F5039C"/>
    <w:rsid w:val="00F50A35"/>
    <w:rsid w:val="00F512CA"/>
    <w:rsid w:val="00F55A80"/>
    <w:rsid w:val="00F61E91"/>
    <w:rsid w:val="00F72050"/>
    <w:rsid w:val="00F7230A"/>
    <w:rsid w:val="00F74C44"/>
    <w:rsid w:val="00F91A9E"/>
    <w:rsid w:val="00F95FEC"/>
    <w:rsid w:val="00F97F42"/>
    <w:rsid w:val="00FA0A2D"/>
    <w:rsid w:val="00FA3BAB"/>
    <w:rsid w:val="00FA7CB3"/>
    <w:rsid w:val="00FA7FA3"/>
    <w:rsid w:val="00FB2946"/>
    <w:rsid w:val="00FB2C3F"/>
    <w:rsid w:val="00FB48F8"/>
    <w:rsid w:val="00FC2009"/>
    <w:rsid w:val="00FD023C"/>
    <w:rsid w:val="00FD1463"/>
    <w:rsid w:val="00FD1B38"/>
    <w:rsid w:val="00FD3D8B"/>
    <w:rsid w:val="00FD623E"/>
    <w:rsid w:val="00FE4A3D"/>
    <w:rsid w:val="00FE777C"/>
    <w:rsid w:val="00FF1319"/>
    <w:rsid w:val="00FF6A6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759FE5"/>
  <w15:docId w15:val="{EBAAC382-ACB0-49F8-A510-83FEF68A8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lang w:val="en-US" w:eastAsia="en-US" w:bidi="ar-SA"/>
      </w:rPr>
    </w:rPrDefault>
    <w:pPrDefault>
      <w:pPr>
        <w:bidi/>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13" w:unhideWhenUsed="1" w:qFormat="1"/>
    <w:lsdException w:name="heading 5" w:semiHidden="1" w:uiPriority="13" w:unhideWhenUsed="1" w:qFormat="1"/>
    <w:lsdException w:name="heading 6" w:semiHidden="1" w:uiPriority="13"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1"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9"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672"/>
    <w:rPr>
      <w:rFonts w:ascii="Traditional Arabic" w:hAnsi="Traditional Arabic"/>
      <w:color w:val="000000" w:themeColor="text1"/>
      <w:sz w:val="24"/>
      <w:szCs w:val="24"/>
    </w:rPr>
  </w:style>
  <w:style w:type="paragraph" w:styleId="Heading1">
    <w:name w:val="heading 1"/>
    <w:basedOn w:val="Normal"/>
    <w:next w:val="Normal"/>
    <w:link w:val="Heading1Char"/>
    <w:uiPriority w:val="9"/>
    <w:qFormat/>
    <w:rsid w:val="002C5A4E"/>
    <w:pPr>
      <w:keepNext/>
      <w:keepLines/>
      <w:numPr>
        <w:numId w:val="4"/>
      </w:numPr>
      <w:spacing w:before="600" w:after="60"/>
      <w:outlineLvl w:val="0"/>
    </w:pPr>
    <w:rPr>
      <w:rFonts w:eastAsiaTheme="majorEastAsia" w:cstheme="majorBidi"/>
      <w:sz w:val="40"/>
      <w:szCs w:val="40"/>
    </w:rPr>
  </w:style>
  <w:style w:type="paragraph" w:styleId="Heading2">
    <w:name w:val="heading 2"/>
    <w:basedOn w:val="Normal"/>
    <w:next w:val="Normal"/>
    <w:link w:val="Heading2Char"/>
    <w:uiPriority w:val="1"/>
    <w:unhideWhenUsed/>
    <w:qFormat/>
    <w:rsid w:val="002F6D02"/>
    <w:pPr>
      <w:keepNext/>
      <w:keepLines/>
      <w:numPr>
        <w:ilvl w:val="1"/>
        <w:numId w:val="4"/>
      </w:numPr>
      <w:spacing w:before="240" w:after="0"/>
      <w:outlineLvl w:val="1"/>
    </w:pPr>
    <w:rPr>
      <w:rFonts w:eastAsiaTheme="majorEastAsia" w:cstheme="majorBidi"/>
      <w:caps/>
      <w:sz w:val="36"/>
      <w:szCs w:val="36"/>
    </w:rPr>
  </w:style>
  <w:style w:type="paragraph" w:styleId="Heading3">
    <w:name w:val="heading 3"/>
    <w:basedOn w:val="Normal"/>
    <w:next w:val="Normal"/>
    <w:link w:val="Heading3Char"/>
    <w:autoRedefine/>
    <w:uiPriority w:val="1"/>
    <w:unhideWhenUsed/>
    <w:qFormat/>
    <w:rsid w:val="00DD04D4"/>
    <w:pPr>
      <w:keepNext/>
      <w:keepLines/>
      <w:numPr>
        <w:ilvl w:val="2"/>
        <w:numId w:val="4"/>
      </w:numPr>
      <w:spacing w:before="200" w:after="0"/>
      <w:ind w:left="3924"/>
      <w:outlineLvl w:val="2"/>
    </w:pPr>
    <w:rPr>
      <w:rFonts w:eastAsiaTheme="majorEastAsia" w:cs="Traditional Arabic"/>
      <w:sz w:val="32"/>
      <w:szCs w:val="32"/>
    </w:rPr>
  </w:style>
  <w:style w:type="paragraph" w:styleId="Heading4">
    <w:name w:val="heading 4"/>
    <w:basedOn w:val="Normal"/>
    <w:next w:val="Normal"/>
    <w:link w:val="Heading4Char"/>
    <w:uiPriority w:val="9"/>
    <w:unhideWhenUsed/>
    <w:qFormat/>
    <w:rsid w:val="001662DD"/>
    <w:pPr>
      <w:keepNext/>
      <w:keepLines/>
      <w:numPr>
        <w:ilvl w:val="3"/>
        <w:numId w:val="4"/>
      </w:numPr>
      <w:spacing w:before="200" w:after="0"/>
      <w:outlineLvl w:val="3"/>
    </w:pPr>
    <w:rPr>
      <w:rFonts w:eastAsiaTheme="majorEastAsia" w:cstheme="majorBidi"/>
      <w:sz w:val="28"/>
      <w:szCs w:val="28"/>
    </w:rPr>
  </w:style>
  <w:style w:type="paragraph" w:styleId="Heading5">
    <w:name w:val="heading 5"/>
    <w:basedOn w:val="Normal"/>
    <w:next w:val="Normal"/>
    <w:link w:val="Heading5Char"/>
    <w:uiPriority w:val="9"/>
    <w:unhideWhenUsed/>
    <w:qFormat/>
    <w:rsid w:val="005E1D2D"/>
    <w:pPr>
      <w:keepNext/>
      <w:keepLines/>
      <w:numPr>
        <w:ilvl w:val="4"/>
        <w:numId w:val="4"/>
      </w:numPr>
      <w:spacing w:before="200" w:after="0"/>
      <w:outlineLvl w:val="4"/>
    </w:pPr>
    <w:rPr>
      <w:rFonts w:asciiTheme="majorHAnsi" w:eastAsiaTheme="majorEastAsia" w:hAnsiTheme="majorHAnsi" w:cstheme="majorBidi"/>
      <w:color w:val="00505C" w:themeColor="accent1" w:themeShade="80"/>
    </w:rPr>
  </w:style>
  <w:style w:type="paragraph" w:styleId="Heading6">
    <w:name w:val="heading 6"/>
    <w:basedOn w:val="Normal"/>
    <w:next w:val="Normal"/>
    <w:link w:val="Heading6Char"/>
    <w:uiPriority w:val="9"/>
    <w:unhideWhenUsed/>
    <w:qFormat/>
    <w:rsid w:val="005E1D2D"/>
    <w:pPr>
      <w:keepNext/>
      <w:keepLines/>
      <w:numPr>
        <w:ilvl w:val="5"/>
        <w:numId w:val="4"/>
      </w:numPr>
      <w:spacing w:before="200" w:after="0"/>
      <w:outlineLvl w:val="5"/>
    </w:pPr>
    <w:rPr>
      <w:rFonts w:asciiTheme="majorHAnsi" w:eastAsiaTheme="majorEastAsia" w:hAnsiTheme="majorHAnsi" w:cstheme="majorBidi"/>
      <w:i/>
      <w:iCs/>
      <w:color w:val="004F5B"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a">
    <w:name w:val="معلومات جهة الاتصال"/>
    <w:basedOn w:val="Normal"/>
    <w:uiPriority w:val="99"/>
    <w:qFormat/>
    <w:pPr>
      <w:spacing w:before="0" w:after="0"/>
      <w:jc w:val="center"/>
    </w:pPr>
  </w:style>
  <w:style w:type="character" w:customStyle="1" w:styleId="Heading1Char">
    <w:name w:val="Heading 1 Char"/>
    <w:basedOn w:val="DefaultParagraphFont"/>
    <w:link w:val="Heading1"/>
    <w:uiPriority w:val="9"/>
    <w:qFormat/>
    <w:rsid w:val="002C5A4E"/>
    <w:rPr>
      <w:rFonts w:ascii="Traditional Arabic" w:eastAsiaTheme="majorEastAsia" w:hAnsi="Traditional Arabic" w:cstheme="majorBidi"/>
      <w:color w:val="000000" w:themeColor="text1"/>
      <w:sz w:val="40"/>
      <w:szCs w:val="40"/>
    </w:rPr>
  </w:style>
  <w:style w:type="character" w:customStyle="1" w:styleId="Heading2Char">
    <w:name w:val="Heading 2 Char"/>
    <w:basedOn w:val="DefaultParagraphFont"/>
    <w:link w:val="Heading2"/>
    <w:uiPriority w:val="1"/>
    <w:rsid w:val="002F6D02"/>
    <w:rPr>
      <w:rFonts w:ascii="Traditional Arabic" w:eastAsiaTheme="majorEastAsia" w:hAnsi="Traditional Arabic" w:cstheme="majorBidi"/>
      <w:caps/>
      <w:color w:val="000000" w:themeColor="text1"/>
      <w:sz w:val="36"/>
      <w:szCs w:val="36"/>
    </w:rPr>
  </w:style>
  <w:style w:type="character" w:customStyle="1" w:styleId="Heading3Char">
    <w:name w:val="Heading 3 Char"/>
    <w:basedOn w:val="DefaultParagraphFont"/>
    <w:link w:val="Heading3"/>
    <w:uiPriority w:val="1"/>
    <w:rsid w:val="00DD04D4"/>
    <w:rPr>
      <w:rFonts w:ascii="Traditional Arabic" w:eastAsiaTheme="majorEastAsia" w:hAnsi="Traditional Arabic" w:cs="Traditional Arabic"/>
      <w:color w:val="000000" w:themeColor="text1"/>
      <w:sz w:val="32"/>
      <w:szCs w:val="32"/>
    </w:rPr>
  </w:style>
  <w:style w:type="character" w:customStyle="1" w:styleId="Heading4Char">
    <w:name w:val="Heading 4 Char"/>
    <w:basedOn w:val="DefaultParagraphFont"/>
    <w:link w:val="Heading4"/>
    <w:uiPriority w:val="9"/>
    <w:rsid w:val="001662DD"/>
    <w:rPr>
      <w:rFonts w:ascii="Traditional Arabic" w:eastAsiaTheme="majorEastAsia" w:hAnsi="Traditional Arabic" w:cstheme="majorBidi"/>
      <w:color w:val="000000" w:themeColor="text1"/>
      <w:sz w:val="28"/>
      <w:szCs w:val="28"/>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00505C"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004F5B" w:themeColor="accent1" w:themeShade="7F"/>
    </w:rPr>
  </w:style>
  <w:style w:type="paragraph" w:styleId="Caption">
    <w:name w:val="caption"/>
    <w:basedOn w:val="Normal"/>
    <w:next w:val="Normal"/>
    <w:uiPriority w:val="10"/>
    <w:unhideWhenUsed/>
    <w:qFormat/>
    <w:pPr>
      <w:spacing w:before="200" w:after="120" w:line="240" w:lineRule="auto"/>
    </w:pPr>
    <w:rPr>
      <w:i/>
      <w:iCs/>
    </w:rPr>
  </w:style>
  <w:style w:type="paragraph" w:styleId="ListBullet">
    <w:name w:val="List Bullet"/>
    <w:basedOn w:val="Normal"/>
    <w:uiPriority w:val="1"/>
    <w:unhideWhenUsed/>
    <w:qFormat/>
    <w:pPr>
      <w:numPr>
        <w:numId w:val="1"/>
      </w:numPr>
    </w:pPr>
  </w:style>
  <w:style w:type="paragraph" w:styleId="ListNumber">
    <w:name w:val="List Number"/>
    <w:basedOn w:val="Normal"/>
    <w:uiPriority w:val="1"/>
    <w:unhideWhenUsed/>
    <w:qFormat/>
    <w:pPr>
      <w:numPr>
        <w:numId w:val="2"/>
      </w:numPr>
      <w:contextualSpacing/>
    </w:pPr>
  </w:style>
  <w:style w:type="paragraph" w:styleId="Title">
    <w:name w:val="Title"/>
    <w:basedOn w:val="Normal"/>
    <w:next w:val="Normal"/>
    <w:link w:val="TitleChar"/>
    <w:uiPriority w:val="10"/>
    <w:unhideWhenUsed/>
    <w:qFormat/>
    <w:pPr>
      <w:spacing w:before="480" w:after="40" w:line="240" w:lineRule="auto"/>
      <w:contextualSpacing/>
      <w:jc w:val="center"/>
    </w:pPr>
    <w:rPr>
      <w:rFonts w:asciiTheme="majorHAnsi" w:eastAsiaTheme="majorEastAsia" w:hAnsiTheme="majorHAnsi" w:cstheme="majorBidi"/>
      <w:color w:val="007789" w:themeColor="accent1" w:themeShade="BF"/>
      <w:kern w:val="28"/>
      <w:sz w:val="60"/>
      <w:szCs w:val="60"/>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007789" w:themeColor="accent1" w:themeShade="BF"/>
      <w:kern w:val="28"/>
      <w:sz w:val="60"/>
      <w:szCs w:val="60"/>
    </w:rPr>
  </w:style>
  <w:style w:type="paragraph" w:styleId="Subtitle">
    <w:name w:val="Subtitle"/>
    <w:basedOn w:val="Normal"/>
    <w:next w:val="Normal"/>
    <w:link w:val="SubtitleChar"/>
    <w:uiPriority w:val="11"/>
    <w:unhideWhenUsed/>
    <w:qFormat/>
    <w:pPr>
      <w:numPr>
        <w:ilvl w:val="1"/>
      </w:numPr>
      <w:spacing w:before="0" w:after="480"/>
      <w:jc w:val="center"/>
    </w:pPr>
    <w:rPr>
      <w:rFonts w:asciiTheme="majorHAnsi" w:eastAsiaTheme="majorEastAsia" w:hAnsiTheme="majorHAnsi" w:cstheme="majorBidi"/>
      <w:caps/>
      <w:sz w:val="26"/>
      <w:szCs w:val="2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aps/>
      <w:sz w:val="26"/>
      <w:szCs w:val="26"/>
    </w:rPr>
  </w:style>
  <w:style w:type="character" w:styleId="Emphasis">
    <w:name w:val="Emphasis"/>
    <w:basedOn w:val="DefaultParagraphFont"/>
    <w:uiPriority w:val="10"/>
    <w:unhideWhenUsed/>
    <w:qFormat/>
    <w:rPr>
      <w:i w:val="0"/>
      <w:iCs w:val="0"/>
      <w:color w:val="007789" w:themeColor="accent1" w:themeShade="BF"/>
    </w:rPr>
  </w:style>
  <w:style w:type="paragraph" w:styleId="NoSpacing">
    <w:name w:val="No Spacing"/>
    <w:link w:val="NoSpacingChar"/>
    <w:uiPriority w:val="1"/>
    <w:unhideWhenUsed/>
    <w:qFormat/>
    <w:pPr>
      <w:spacing w:before="0" w:after="0" w:line="240" w:lineRule="auto"/>
    </w:pPr>
    <w:rPr>
      <w:color w:val="auto"/>
    </w:rPr>
  </w:style>
  <w:style w:type="character" w:customStyle="1" w:styleId="NoSpacingChar">
    <w:name w:val="No Spacing Char"/>
    <w:basedOn w:val="DefaultParagraphFont"/>
    <w:link w:val="NoSpacing"/>
    <w:uiPriority w:val="1"/>
    <w:qFormat/>
    <w:rPr>
      <w:rFonts w:asciiTheme="minorHAnsi" w:eastAsiaTheme="minorEastAsia" w:hAnsiTheme="minorHAnsi" w:cstheme="minorBidi"/>
      <w:color w:val="auto"/>
    </w:rPr>
  </w:style>
  <w:style w:type="paragraph" w:styleId="Quote">
    <w:name w:val="Quote"/>
    <w:basedOn w:val="Normal"/>
    <w:next w:val="Normal"/>
    <w:link w:val="QuoteChar"/>
    <w:uiPriority w:val="10"/>
    <w:unhideWhenUsed/>
    <w:qFormat/>
    <w:pPr>
      <w:spacing w:after="480"/>
      <w:jc w:val="center"/>
    </w:pPr>
    <w:rPr>
      <w:i/>
      <w:iCs/>
      <w:color w:val="00A0B8" w:themeColor="accent1"/>
      <w:sz w:val="26"/>
      <w:szCs w:val="26"/>
      <w14:textFill>
        <w14:solidFill>
          <w14:schemeClr w14:val="accent1">
            <w14:alpha w14:val="30000"/>
          </w14:schemeClr>
        </w14:solidFill>
      </w14:textFill>
    </w:rPr>
  </w:style>
  <w:style w:type="character" w:customStyle="1" w:styleId="QuoteChar">
    <w:name w:val="Quote Char"/>
    <w:basedOn w:val="DefaultParagraphFont"/>
    <w:link w:val="Quote"/>
    <w:uiPriority w:val="10"/>
    <w:rPr>
      <w:i/>
      <w:iCs/>
      <w:color w:val="00A0B8" w:themeColor="accent1"/>
      <w:sz w:val="26"/>
      <w:szCs w:val="26"/>
      <w14:textFill>
        <w14:solidFill>
          <w14:schemeClr w14:val="accent1">
            <w14:alpha w14:val="30000"/>
          </w14:schemeClr>
        </w14:solidFill>
      </w14:textFill>
    </w:rPr>
  </w:style>
  <w:style w:type="paragraph" w:styleId="TOCHeading">
    <w:name w:val="TOC Heading"/>
    <w:basedOn w:val="Heading1"/>
    <w:next w:val="Normal"/>
    <w:uiPriority w:val="39"/>
    <w:unhideWhenUsed/>
    <w:qFormat/>
    <w:pPr>
      <w:spacing w:before="0"/>
      <w:outlineLvl w:val="9"/>
    </w:pPr>
  </w:style>
  <w:style w:type="paragraph" w:styleId="Footer">
    <w:name w:val="footer"/>
    <w:basedOn w:val="Normal"/>
    <w:link w:val="FooterChar"/>
    <w:uiPriority w:val="99"/>
    <w:unhideWhenUsed/>
    <w:pPr>
      <w:spacing w:before="0" w:after="0" w:line="240" w:lineRule="auto"/>
      <w:jc w:val="right"/>
    </w:pPr>
    <w:rPr>
      <w:caps/>
      <w:sz w:val="16"/>
      <w:szCs w:val="16"/>
    </w:rPr>
  </w:style>
  <w:style w:type="character" w:customStyle="1" w:styleId="FooterChar">
    <w:name w:val="Footer Char"/>
    <w:basedOn w:val="DefaultParagraphFont"/>
    <w:link w:val="Footer"/>
    <w:uiPriority w:val="99"/>
    <w:rPr>
      <w:caps/>
      <w:sz w:val="16"/>
      <w:szCs w:val="16"/>
    </w:rPr>
  </w:style>
  <w:style w:type="paragraph" w:styleId="TOC3">
    <w:name w:val="toc 3"/>
    <w:basedOn w:val="Normal"/>
    <w:next w:val="Normal"/>
    <w:autoRedefine/>
    <w:uiPriority w:val="39"/>
    <w:unhideWhenUsed/>
    <w:pPr>
      <w:spacing w:after="100"/>
      <w:ind w:left="400"/>
    </w:pPr>
    <w:rPr>
      <w:i/>
      <w:iCs/>
    </w:rPr>
  </w:style>
  <w:style w:type="character" w:customStyle="1" w:styleId="a0">
    <w:name w:val="ارتباط تشعبي"/>
    <w:basedOn w:val="DefaultParagraphFont"/>
    <w:uiPriority w:val="99"/>
    <w:unhideWhenUsed/>
    <w:rPr>
      <w:color w:val="EB8803"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00"/>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Bibliography">
    <w:name w:val="Bibliography"/>
    <w:basedOn w:val="Normal"/>
    <w:next w:val="Normal"/>
    <w:uiPriority w:val="39"/>
    <w:unhideWhenUsed/>
  </w:style>
  <w:style w:type="paragraph" w:styleId="Header">
    <w:name w:val="header"/>
    <w:basedOn w:val="Normal"/>
    <w:link w:val="HeaderChar"/>
    <w:uiPriority w:val="99"/>
    <w:unhideWhenUsed/>
    <w:pPr>
      <w:spacing w:before="0" w:after="0" w:line="240" w:lineRule="auto"/>
    </w:pPr>
  </w:style>
  <w:style w:type="character" w:customStyle="1" w:styleId="HeaderChar">
    <w:name w:val="Header Char"/>
    <w:basedOn w:val="DefaultParagraphFont"/>
    <w:link w:val="Header"/>
    <w:uiPriority w:val="99"/>
  </w:style>
  <w:style w:type="paragraph" w:customStyle="1" w:styleId="a1">
    <w:name w:val="مسافة بادئة عادية"/>
    <w:basedOn w:val="Normal"/>
    <w:uiPriority w:val="99"/>
    <w:unhideWhenUsed/>
    <w:pPr>
      <w:ind w:left="720"/>
    </w:pPr>
  </w:style>
  <w:style w:type="character" w:styleId="PlaceholderText">
    <w:name w:val="Placeholder Text"/>
    <w:basedOn w:val="DefaultParagraphFont"/>
    <w:uiPriority w:val="99"/>
    <w:semiHidden/>
    <w:rPr>
      <w:color w:val="808080"/>
    </w:rPr>
  </w:style>
  <w:style w:type="table" w:customStyle="1" w:styleId="a2">
    <w:name w:val="جدول تقرير"/>
    <w:basedOn w:val="TableNormal"/>
    <w:uiPriority w:val="99"/>
    <w:pPr>
      <w:spacing w:before="60" w:after="60" w:line="240" w:lineRule="auto"/>
      <w:jc w:val="center"/>
    </w:pPr>
    <w:tblPr>
      <w:tblBorders>
        <w:top w:val="single" w:sz="4" w:space="0" w:color="00A0B8" w:themeColor="accent1"/>
        <w:left w:val="single" w:sz="4" w:space="0" w:color="00A0B8" w:themeColor="accent1"/>
        <w:bottom w:val="single" w:sz="4" w:space="0" w:color="00A0B8" w:themeColor="accent1"/>
        <w:right w:val="single" w:sz="4" w:space="0" w:color="00A0B8" w:themeColor="accent1"/>
        <w:insideH w:val="single" w:sz="4" w:space="0" w:color="00A0B8" w:themeColor="accent1"/>
        <w:insideV w:val="single" w:sz="4" w:space="0" w:color="00A0B8" w:themeColor="accent1"/>
      </w:tblBorders>
    </w:tblPr>
    <w:tblStylePr w:type="firstRow">
      <w:rPr>
        <w:b/>
        <w:bCs/>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customStyle="1" w:styleId="a3">
    <w:name w:val="شبكة الجدول"/>
    <w:basedOn w:val="Table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abic">
    <w:name w:val="arabic"/>
    <w:uiPriority w:val="99"/>
    <w:rsid w:val="005E1D2D"/>
    <w:pPr>
      <w:numPr>
        <w:numId w:val="3"/>
      </w:numPr>
    </w:pPr>
  </w:style>
  <w:style w:type="paragraph" w:customStyle="1" w:styleId="a4">
    <w:name w:val="ترويسة الواجهة"/>
    <w:basedOn w:val="Normal"/>
    <w:link w:val="Char"/>
    <w:qFormat/>
    <w:rsid w:val="008A586E"/>
    <w:pPr>
      <w:spacing w:before="0" w:after="0" w:line="240" w:lineRule="auto"/>
    </w:pPr>
    <w:rPr>
      <w:rFonts w:ascii="Times New Roman" w:eastAsia="Times New Roman" w:hAnsi="Times New Roman" w:cs="Traditional Arabic"/>
      <w:b/>
      <w:bCs/>
      <w:color w:val="000000"/>
      <w:szCs w:val="30"/>
      <w14:textFill>
        <w14:solidFill>
          <w14:srgbClr w14:val="000000">
            <w14:lumMod w14:val="65000"/>
            <w14:lumOff w14:val="35000"/>
          </w14:srgbClr>
        </w14:solidFill>
      </w14:textFill>
    </w:rPr>
  </w:style>
  <w:style w:type="character" w:customStyle="1" w:styleId="Char">
    <w:name w:val="ترويسة الواجهة Char"/>
    <w:basedOn w:val="DefaultParagraphFont"/>
    <w:link w:val="a4"/>
    <w:qFormat/>
    <w:rsid w:val="008A586E"/>
    <w:rPr>
      <w:rFonts w:ascii="Times New Roman" w:eastAsia="Times New Roman" w:hAnsi="Times New Roman" w:cs="Traditional Arabic"/>
      <w:b/>
      <w:bCs/>
      <w:color w:val="000000"/>
      <w:sz w:val="24"/>
      <w:szCs w:val="30"/>
      <w14:textFill>
        <w14:solidFill>
          <w14:srgbClr w14:val="000000">
            <w14:lumMod w14:val="65000"/>
            <w14:lumOff w14:val="35000"/>
          </w14:srgbClr>
        </w14:solidFill>
      </w14:textFill>
    </w:rPr>
  </w:style>
  <w:style w:type="paragraph" w:styleId="CommentText">
    <w:name w:val="annotation text"/>
    <w:basedOn w:val="Normal"/>
    <w:link w:val="CommentTextChar"/>
    <w:uiPriority w:val="99"/>
    <w:semiHidden/>
    <w:unhideWhenUsed/>
    <w:qFormat/>
    <w:rsid w:val="00E82557"/>
  </w:style>
  <w:style w:type="character" w:customStyle="1" w:styleId="CommentTextChar">
    <w:name w:val="Comment Text Char"/>
    <w:basedOn w:val="DefaultParagraphFont"/>
    <w:link w:val="CommentText"/>
    <w:uiPriority w:val="99"/>
    <w:semiHidden/>
    <w:rsid w:val="00E82557"/>
    <w:rPr>
      <w:color w:val="595959" w:themeColor="text1" w:themeTint="A6"/>
    </w:rPr>
  </w:style>
  <w:style w:type="paragraph" w:styleId="ListParagraph">
    <w:name w:val="List Paragraph"/>
    <w:basedOn w:val="Normal"/>
    <w:qFormat/>
    <w:rsid w:val="00E82557"/>
    <w:pPr>
      <w:ind w:left="720"/>
      <w:contextualSpacing/>
    </w:pPr>
  </w:style>
  <w:style w:type="paragraph" w:styleId="NormalWeb">
    <w:name w:val="Normal (Web)"/>
    <w:basedOn w:val="Normal"/>
    <w:uiPriority w:val="99"/>
    <w:unhideWhenUsed/>
    <w:rsid w:val="001B23B1"/>
    <w:pPr>
      <w:bidi w:val="0"/>
      <w:spacing w:before="100" w:beforeAutospacing="1" w:after="100" w:afterAutospacing="1" w:line="240" w:lineRule="auto"/>
    </w:pPr>
    <w:rPr>
      <w:rFonts w:ascii="Times New Roman" w:eastAsia="Times New Roman" w:hAnsi="Times New Roman" w:cs="Times New Roman"/>
      <w:color w:val="auto"/>
    </w:rPr>
  </w:style>
  <w:style w:type="character" w:styleId="Strong">
    <w:name w:val="Strong"/>
    <w:basedOn w:val="DefaultParagraphFont"/>
    <w:uiPriority w:val="22"/>
    <w:qFormat/>
    <w:rsid w:val="001108BF"/>
    <w:rPr>
      <w:b/>
      <w:bCs/>
    </w:rPr>
  </w:style>
  <w:style w:type="paragraph" w:styleId="Revision">
    <w:name w:val="Revision"/>
    <w:hidden/>
    <w:uiPriority w:val="99"/>
    <w:semiHidden/>
    <w:rsid w:val="00BD77CA"/>
    <w:pPr>
      <w:bidi w:val="0"/>
      <w:spacing w:before="0" w:after="0" w:line="240" w:lineRule="auto"/>
    </w:pPr>
  </w:style>
  <w:style w:type="character" w:styleId="CommentReference">
    <w:name w:val="annotation reference"/>
    <w:basedOn w:val="DefaultParagraphFont"/>
    <w:uiPriority w:val="99"/>
    <w:semiHidden/>
    <w:unhideWhenUsed/>
    <w:rsid w:val="009073AF"/>
    <w:rPr>
      <w:sz w:val="16"/>
      <w:szCs w:val="16"/>
    </w:rPr>
  </w:style>
  <w:style w:type="paragraph" w:styleId="CommentSubject">
    <w:name w:val="annotation subject"/>
    <w:basedOn w:val="CommentText"/>
    <w:next w:val="CommentText"/>
    <w:link w:val="CommentSubjectChar"/>
    <w:uiPriority w:val="99"/>
    <w:semiHidden/>
    <w:unhideWhenUsed/>
    <w:rsid w:val="009073AF"/>
    <w:pPr>
      <w:spacing w:line="240" w:lineRule="auto"/>
    </w:pPr>
    <w:rPr>
      <w:b/>
      <w:bCs/>
    </w:rPr>
  </w:style>
  <w:style w:type="character" w:customStyle="1" w:styleId="CommentSubjectChar">
    <w:name w:val="Comment Subject Char"/>
    <w:basedOn w:val="CommentTextChar"/>
    <w:link w:val="CommentSubject"/>
    <w:uiPriority w:val="99"/>
    <w:semiHidden/>
    <w:rsid w:val="009073AF"/>
    <w:rPr>
      <w:b/>
      <w:bCs/>
      <w:color w:val="595959" w:themeColor="text1" w:themeTint="A6"/>
    </w:rPr>
  </w:style>
  <w:style w:type="table" w:styleId="TableGridLight">
    <w:name w:val="Grid Table Light"/>
    <w:basedOn w:val="TableNormal"/>
    <w:uiPriority w:val="40"/>
    <w:rsid w:val="00F512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F512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F512C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F512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Accent4">
    <w:name w:val="Grid Table 6 Colorful Accent 4"/>
    <w:basedOn w:val="TableNormal"/>
    <w:uiPriority w:val="51"/>
    <w:rsid w:val="002F1473"/>
    <w:pPr>
      <w:spacing w:after="0" w:line="240" w:lineRule="auto"/>
    </w:pPr>
    <w:rPr>
      <w:color w:val="0081A4" w:themeColor="accent4" w:themeShade="BF"/>
    </w:rPr>
    <w:tblPr>
      <w:tblStyleRowBandSize w:val="1"/>
      <w:tblStyleColBandSize w:val="1"/>
      <w:tblBorders>
        <w:top w:val="single" w:sz="4" w:space="0" w:color="51D9FF" w:themeColor="accent4" w:themeTint="99"/>
        <w:left w:val="single" w:sz="4" w:space="0" w:color="51D9FF" w:themeColor="accent4" w:themeTint="99"/>
        <w:bottom w:val="single" w:sz="4" w:space="0" w:color="51D9FF" w:themeColor="accent4" w:themeTint="99"/>
        <w:right w:val="single" w:sz="4" w:space="0" w:color="51D9FF" w:themeColor="accent4" w:themeTint="99"/>
        <w:insideH w:val="single" w:sz="4" w:space="0" w:color="51D9FF" w:themeColor="accent4" w:themeTint="99"/>
        <w:insideV w:val="single" w:sz="4" w:space="0" w:color="51D9FF" w:themeColor="accent4" w:themeTint="99"/>
      </w:tblBorders>
    </w:tblPr>
    <w:tblStylePr w:type="firstRow">
      <w:rPr>
        <w:b/>
        <w:bCs/>
      </w:rPr>
      <w:tblPr/>
      <w:tcPr>
        <w:tcBorders>
          <w:bottom w:val="single" w:sz="12" w:space="0" w:color="51D9FF" w:themeColor="accent4" w:themeTint="99"/>
        </w:tcBorders>
      </w:tcPr>
    </w:tblStylePr>
    <w:tblStylePr w:type="lastRow">
      <w:rPr>
        <w:b/>
        <w:bCs/>
      </w:rPr>
      <w:tblPr/>
      <w:tcPr>
        <w:tcBorders>
          <w:top w:val="double" w:sz="4" w:space="0" w:color="51D9FF" w:themeColor="accent4" w:themeTint="99"/>
        </w:tcBorders>
      </w:tcPr>
    </w:tblStylePr>
    <w:tblStylePr w:type="firstCol">
      <w:rPr>
        <w:b/>
        <w:bCs/>
      </w:rPr>
    </w:tblStylePr>
    <w:tblStylePr w:type="lastCol">
      <w:rPr>
        <w:b/>
        <w:bCs/>
      </w:rPr>
    </w:tblStylePr>
    <w:tblStylePr w:type="band1Vert">
      <w:tblPr/>
      <w:tcPr>
        <w:shd w:val="clear" w:color="auto" w:fill="C5F2FF" w:themeFill="accent4" w:themeFillTint="33"/>
      </w:tcPr>
    </w:tblStylePr>
    <w:tblStylePr w:type="band1Horz">
      <w:tblPr/>
      <w:tcPr>
        <w:shd w:val="clear" w:color="auto" w:fill="C5F2FF" w:themeFill="accent4" w:themeFillTint="33"/>
      </w:tcPr>
    </w:tblStylePr>
  </w:style>
  <w:style w:type="character" w:styleId="HTMLCode">
    <w:name w:val="HTML Code"/>
    <w:basedOn w:val="DefaultParagraphFont"/>
    <w:uiPriority w:val="99"/>
    <w:semiHidden/>
    <w:unhideWhenUsed/>
    <w:rsid w:val="003A276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312">
      <w:bodyDiv w:val="1"/>
      <w:marLeft w:val="0"/>
      <w:marRight w:val="0"/>
      <w:marTop w:val="0"/>
      <w:marBottom w:val="0"/>
      <w:divBdr>
        <w:top w:val="none" w:sz="0" w:space="0" w:color="auto"/>
        <w:left w:val="none" w:sz="0" w:space="0" w:color="auto"/>
        <w:bottom w:val="none" w:sz="0" w:space="0" w:color="auto"/>
        <w:right w:val="none" w:sz="0" w:space="0" w:color="auto"/>
      </w:divBdr>
    </w:div>
    <w:div w:id="4216222">
      <w:bodyDiv w:val="1"/>
      <w:marLeft w:val="0"/>
      <w:marRight w:val="0"/>
      <w:marTop w:val="0"/>
      <w:marBottom w:val="0"/>
      <w:divBdr>
        <w:top w:val="none" w:sz="0" w:space="0" w:color="auto"/>
        <w:left w:val="none" w:sz="0" w:space="0" w:color="auto"/>
        <w:bottom w:val="none" w:sz="0" w:space="0" w:color="auto"/>
        <w:right w:val="none" w:sz="0" w:space="0" w:color="auto"/>
      </w:divBdr>
    </w:div>
    <w:div w:id="8218322">
      <w:bodyDiv w:val="1"/>
      <w:marLeft w:val="0"/>
      <w:marRight w:val="0"/>
      <w:marTop w:val="0"/>
      <w:marBottom w:val="0"/>
      <w:divBdr>
        <w:top w:val="none" w:sz="0" w:space="0" w:color="auto"/>
        <w:left w:val="none" w:sz="0" w:space="0" w:color="auto"/>
        <w:bottom w:val="none" w:sz="0" w:space="0" w:color="auto"/>
        <w:right w:val="none" w:sz="0" w:space="0" w:color="auto"/>
      </w:divBdr>
    </w:div>
    <w:div w:id="12003256">
      <w:bodyDiv w:val="1"/>
      <w:marLeft w:val="0"/>
      <w:marRight w:val="0"/>
      <w:marTop w:val="0"/>
      <w:marBottom w:val="0"/>
      <w:divBdr>
        <w:top w:val="none" w:sz="0" w:space="0" w:color="auto"/>
        <w:left w:val="none" w:sz="0" w:space="0" w:color="auto"/>
        <w:bottom w:val="none" w:sz="0" w:space="0" w:color="auto"/>
        <w:right w:val="none" w:sz="0" w:space="0" w:color="auto"/>
      </w:divBdr>
    </w:div>
    <w:div w:id="12809603">
      <w:bodyDiv w:val="1"/>
      <w:marLeft w:val="0"/>
      <w:marRight w:val="0"/>
      <w:marTop w:val="0"/>
      <w:marBottom w:val="0"/>
      <w:divBdr>
        <w:top w:val="none" w:sz="0" w:space="0" w:color="auto"/>
        <w:left w:val="none" w:sz="0" w:space="0" w:color="auto"/>
        <w:bottom w:val="none" w:sz="0" w:space="0" w:color="auto"/>
        <w:right w:val="none" w:sz="0" w:space="0" w:color="auto"/>
      </w:divBdr>
    </w:div>
    <w:div w:id="22946332">
      <w:bodyDiv w:val="1"/>
      <w:marLeft w:val="0"/>
      <w:marRight w:val="0"/>
      <w:marTop w:val="0"/>
      <w:marBottom w:val="0"/>
      <w:divBdr>
        <w:top w:val="none" w:sz="0" w:space="0" w:color="auto"/>
        <w:left w:val="none" w:sz="0" w:space="0" w:color="auto"/>
        <w:bottom w:val="none" w:sz="0" w:space="0" w:color="auto"/>
        <w:right w:val="none" w:sz="0" w:space="0" w:color="auto"/>
      </w:divBdr>
    </w:div>
    <w:div w:id="25251327">
      <w:bodyDiv w:val="1"/>
      <w:marLeft w:val="0"/>
      <w:marRight w:val="0"/>
      <w:marTop w:val="0"/>
      <w:marBottom w:val="0"/>
      <w:divBdr>
        <w:top w:val="none" w:sz="0" w:space="0" w:color="auto"/>
        <w:left w:val="none" w:sz="0" w:space="0" w:color="auto"/>
        <w:bottom w:val="none" w:sz="0" w:space="0" w:color="auto"/>
        <w:right w:val="none" w:sz="0" w:space="0" w:color="auto"/>
      </w:divBdr>
    </w:div>
    <w:div w:id="33427863">
      <w:bodyDiv w:val="1"/>
      <w:marLeft w:val="0"/>
      <w:marRight w:val="0"/>
      <w:marTop w:val="0"/>
      <w:marBottom w:val="0"/>
      <w:divBdr>
        <w:top w:val="none" w:sz="0" w:space="0" w:color="auto"/>
        <w:left w:val="none" w:sz="0" w:space="0" w:color="auto"/>
        <w:bottom w:val="none" w:sz="0" w:space="0" w:color="auto"/>
        <w:right w:val="none" w:sz="0" w:space="0" w:color="auto"/>
      </w:divBdr>
    </w:div>
    <w:div w:id="44764208">
      <w:bodyDiv w:val="1"/>
      <w:marLeft w:val="0"/>
      <w:marRight w:val="0"/>
      <w:marTop w:val="0"/>
      <w:marBottom w:val="0"/>
      <w:divBdr>
        <w:top w:val="none" w:sz="0" w:space="0" w:color="auto"/>
        <w:left w:val="none" w:sz="0" w:space="0" w:color="auto"/>
        <w:bottom w:val="none" w:sz="0" w:space="0" w:color="auto"/>
        <w:right w:val="none" w:sz="0" w:space="0" w:color="auto"/>
      </w:divBdr>
    </w:div>
    <w:div w:id="62920803">
      <w:bodyDiv w:val="1"/>
      <w:marLeft w:val="0"/>
      <w:marRight w:val="0"/>
      <w:marTop w:val="0"/>
      <w:marBottom w:val="0"/>
      <w:divBdr>
        <w:top w:val="none" w:sz="0" w:space="0" w:color="auto"/>
        <w:left w:val="none" w:sz="0" w:space="0" w:color="auto"/>
        <w:bottom w:val="none" w:sz="0" w:space="0" w:color="auto"/>
        <w:right w:val="none" w:sz="0" w:space="0" w:color="auto"/>
      </w:divBdr>
    </w:div>
    <w:div w:id="64845485">
      <w:bodyDiv w:val="1"/>
      <w:marLeft w:val="0"/>
      <w:marRight w:val="0"/>
      <w:marTop w:val="0"/>
      <w:marBottom w:val="0"/>
      <w:divBdr>
        <w:top w:val="none" w:sz="0" w:space="0" w:color="auto"/>
        <w:left w:val="none" w:sz="0" w:space="0" w:color="auto"/>
        <w:bottom w:val="none" w:sz="0" w:space="0" w:color="auto"/>
        <w:right w:val="none" w:sz="0" w:space="0" w:color="auto"/>
      </w:divBdr>
    </w:div>
    <w:div w:id="66415628">
      <w:bodyDiv w:val="1"/>
      <w:marLeft w:val="0"/>
      <w:marRight w:val="0"/>
      <w:marTop w:val="0"/>
      <w:marBottom w:val="0"/>
      <w:divBdr>
        <w:top w:val="none" w:sz="0" w:space="0" w:color="auto"/>
        <w:left w:val="none" w:sz="0" w:space="0" w:color="auto"/>
        <w:bottom w:val="none" w:sz="0" w:space="0" w:color="auto"/>
        <w:right w:val="none" w:sz="0" w:space="0" w:color="auto"/>
      </w:divBdr>
    </w:div>
    <w:div w:id="73938032">
      <w:bodyDiv w:val="1"/>
      <w:marLeft w:val="0"/>
      <w:marRight w:val="0"/>
      <w:marTop w:val="0"/>
      <w:marBottom w:val="0"/>
      <w:divBdr>
        <w:top w:val="none" w:sz="0" w:space="0" w:color="auto"/>
        <w:left w:val="none" w:sz="0" w:space="0" w:color="auto"/>
        <w:bottom w:val="none" w:sz="0" w:space="0" w:color="auto"/>
        <w:right w:val="none" w:sz="0" w:space="0" w:color="auto"/>
      </w:divBdr>
    </w:div>
    <w:div w:id="82075566">
      <w:bodyDiv w:val="1"/>
      <w:marLeft w:val="0"/>
      <w:marRight w:val="0"/>
      <w:marTop w:val="0"/>
      <w:marBottom w:val="0"/>
      <w:divBdr>
        <w:top w:val="none" w:sz="0" w:space="0" w:color="auto"/>
        <w:left w:val="none" w:sz="0" w:space="0" w:color="auto"/>
        <w:bottom w:val="none" w:sz="0" w:space="0" w:color="auto"/>
        <w:right w:val="none" w:sz="0" w:space="0" w:color="auto"/>
      </w:divBdr>
    </w:div>
    <w:div w:id="86927640">
      <w:bodyDiv w:val="1"/>
      <w:marLeft w:val="0"/>
      <w:marRight w:val="0"/>
      <w:marTop w:val="0"/>
      <w:marBottom w:val="0"/>
      <w:divBdr>
        <w:top w:val="none" w:sz="0" w:space="0" w:color="auto"/>
        <w:left w:val="none" w:sz="0" w:space="0" w:color="auto"/>
        <w:bottom w:val="none" w:sz="0" w:space="0" w:color="auto"/>
        <w:right w:val="none" w:sz="0" w:space="0" w:color="auto"/>
      </w:divBdr>
    </w:div>
    <w:div w:id="103156693">
      <w:bodyDiv w:val="1"/>
      <w:marLeft w:val="0"/>
      <w:marRight w:val="0"/>
      <w:marTop w:val="0"/>
      <w:marBottom w:val="0"/>
      <w:divBdr>
        <w:top w:val="none" w:sz="0" w:space="0" w:color="auto"/>
        <w:left w:val="none" w:sz="0" w:space="0" w:color="auto"/>
        <w:bottom w:val="none" w:sz="0" w:space="0" w:color="auto"/>
        <w:right w:val="none" w:sz="0" w:space="0" w:color="auto"/>
      </w:divBdr>
    </w:div>
    <w:div w:id="104424575">
      <w:bodyDiv w:val="1"/>
      <w:marLeft w:val="0"/>
      <w:marRight w:val="0"/>
      <w:marTop w:val="0"/>
      <w:marBottom w:val="0"/>
      <w:divBdr>
        <w:top w:val="none" w:sz="0" w:space="0" w:color="auto"/>
        <w:left w:val="none" w:sz="0" w:space="0" w:color="auto"/>
        <w:bottom w:val="none" w:sz="0" w:space="0" w:color="auto"/>
        <w:right w:val="none" w:sz="0" w:space="0" w:color="auto"/>
      </w:divBdr>
    </w:div>
    <w:div w:id="112601903">
      <w:bodyDiv w:val="1"/>
      <w:marLeft w:val="0"/>
      <w:marRight w:val="0"/>
      <w:marTop w:val="0"/>
      <w:marBottom w:val="0"/>
      <w:divBdr>
        <w:top w:val="none" w:sz="0" w:space="0" w:color="auto"/>
        <w:left w:val="none" w:sz="0" w:space="0" w:color="auto"/>
        <w:bottom w:val="none" w:sz="0" w:space="0" w:color="auto"/>
        <w:right w:val="none" w:sz="0" w:space="0" w:color="auto"/>
      </w:divBdr>
    </w:div>
    <w:div w:id="116335304">
      <w:bodyDiv w:val="1"/>
      <w:marLeft w:val="0"/>
      <w:marRight w:val="0"/>
      <w:marTop w:val="0"/>
      <w:marBottom w:val="0"/>
      <w:divBdr>
        <w:top w:val="none" w:sz="0" w:space="0" w:color="auto"/>
        <w:left w:val="none" w:sz="0" w:space="0" w:color="auto"/>
        <w:bottom w:val="none" w:sz="0" w:space="0" w:color="auto"/>
        <w:right w:val="none" w:sz="0" w:space="0" w:color="auto"/>
      </w:divBdr>
    </w:div>
    <w:div w:id="117838042">
      <w:bodyDiv w:val="1"/>
      <w:marLeft w:val="0"/>
      <w:marRight w:val="0"/>
      <w:marTop w:val="0"/>
      <w:marBottom w:val="0"/>
      <w:divBdr>
        <w:top w:val="none" w:sz="0" w:space="0" w:color="auto"/>
        <w:left w:val="none" w:sz="0" w:space="0" w:color="auto"/>
        <w:bottom w:val="none" w:sz="0" w:space="0" w:color="auto"/>
        <w:right w:val="none" w:sz="0" w:space="0" w:color="auto"/>
      </w:divBdr>
    </w:div>
    <w:div w:id="119885801">
      <w:bodyDiv w:val="1"/>
      <w:marLeft w:val="0"/>
      <w:marRight w:val="0"/>
      <w:marTop w:val="0"/>
      <w:marBottom w:val="0"/>
      <w:divBdr>
        <w:top w:val="none" w:sz="0" w:space="0" w:color="auto"/>
        <w:left w:val="none" w:sz="0" w:space="0" w:color="auto"/>
        <w:bottom w:val="none" w:sz="0" w:space="0" w:color="auto"/>
        <w:right w:val="none" w:sz="0" w:space="0" w:color="auto"/>
      </w:divBdr>
    </w:div>
    <w:div w:id="121732045">
      <w:bodyDiv w:val="1"/>
      <w:marLeft w:val="0"/>
      <w:marRight w:val="0"/>
      <w:marTop w:val="0"/>
      <w:marBottom w:val="0"/>
      <w:divBdr>
        <w:top w:val="none" w:sz="0" w:space="0" w:color="auto"/>
        <w:left w:val="none" w:sz="0" w:space="0" w:color="auto"/>
        <w:bottom w:val="none" w:sz="0" w:space="0" w:color="auto"/>
        <w:right w:val="none" w:sz="0" w:space="0" w:color="auto"/>
      </w:divBdr>
    </w:div>
    <w:div w:id="123426992">
      <w:bodyDiv w:val="1"/>
      <w:marLeft w:val="0"/>
      <w:marRight w:val="0"/>
      <w:marTop w:val="0"/>
      <w:marBottom w:val="0"/>
      <w:divBdr>
        <w:top w:val="none" w:sz="0" w:space="0" w:color="auto"/>
        <w:left w:val="none" w:sz="0" w:space="0" w:color="auto"/>
        <w:bottom w:val="none" w:sz="0" w:space="0" w:color="auto"/>
        <w:right w:val="none" w:sz="0" w:space="0" w:color="auto"/>
      </w:divBdr>
    </w:div>
    <w:div w:id="129055884">
      <w:bodyDiv w:val="1"/>
      <w:marLeft w:val="0"/>
      <w:marRight w:val="0"/>
      <w:marTop w:val="0"/>
      <w:marBottom w:val="0"/>
      <w:divBdr>
        <w:top w:val="none" w:sz="0" w:space="0" w:color="auto"/>
        <w:left w:val="none" w:sz="0" w:space="0" w:color="auto"/>
        <w:bottom w:val="none" w:sz="0" w:space="0" w:color="auto"/>
        <w:right w:val="none" w:sz="0" w:space="0" w:color="auto"/>
      </w:divBdr>
    </w:div>
    <w:div w:id="134494304">
      <w:bodyDiv w:val="1"/>
      <w:marLeft w:val="0"/>
      <w:marRight w:val="0"/>
      <w:marTop w:val="0"/>
      <w:marBottom w:val="0"/>
      <w:divBdr>
        <w:top w:val="none" w:sz="0" w:space="0" w:color="auto"/>
        <w:left w:val="none" w:sz="0" w:space="0" w:color="auto"/>
        <w:bottom w:val="none" w:sz="0" w:space="0" w:color="auto"/>
        <w:right w:val="none" w:sz="0" w:space="0" w:color="auto"/>
      </w:divBdr>
    </w:div>
    <w:div w:id="141653390">
      <w:bodyDiv w:val="1"/>
      <w:marLeft w:val="0"/>
      <w:marRight w:val="0"/>
      <w:marTop w:val="0"/>
      <w:marBottom w:val="0"/>
      <w:divBdr>
        <w:top w:val="none" w:sz="0" w:space="0" w:color="auto"/>
        <w:left w:val="none" w:sz="0" w:space="0" w:color="auto"/>
        <w:bottom w:val="none" w:sz="0" w:space="0" w:color="auto"/>
        <w:right w:val="none" w:sz="0" w:space="0" w:color="auto"/>
      </w:divBdr>
    </w:div>
    <w:div w:id="145979290">
      <w:bodyDiv w:val="1"/>
      <w:marLeft w:val="0"/>
      <w:marRight w:val="0"/>
      <w:marTop w:val="0"/>
      <w:marBottom w:val="0"/>
      <w:divBdr>
        <w:top w:val="none" w:sz="0" w:space="0" w:color="auto"/>
        <w:left w:val="none" w:sz="0" w:space="0" w:color="auto"/>
        <w:bottom w:val="none" w:sz="0" w:space="0" w:color="auto"/>
        <w:right w:val="none" w:sz="0" w:space="0" w:color="auto"/>
      </w:divBdr>
    </w:div>
    <w:div w:id="151222005">
      <w:bodyDiv w:val="1"/>
      <w:marLeft w:val="0"/>
      <w:marRight w:val="0"/>
      <w:marTop w:val="0"/>
      <w:marBottom w:val="0"/>
      <w:divBdr>
        <w:top w:val="none" w:sz="0" w:space="0" w:color="auto"/>
        <w:left w:val="none" w:sz="0" w:space="0" w:color="auto"/>
        <w:bottom w:val="none" w:sz="0" w:space="0" w:color="auto"/>
        <w:right w:val="none" w:sz="0" w:space="0" w:color="auto"/>
      </w:divBdr>
    </w:div>
    <w:div w:id="152256399">
      <w:bodyDiv w:val="1"/>
      <w:marLeft w:val="0"/>
      <w:marRight w:val="0"/>
      <w:marTop w:val="0"/>
      <w:marBottom w:val="0"/>
      <w:divBdr>
        <w:top w:val="none" w:sz="0" w:space="0" w:color="auto"/>
        <w:left w:val="none" w:sz="0" w:space="0" w:color="auto"/>
        <w:bottom w:val="none" w:sz="0" w:space="0" w:color="auto"/>
        <w:right w:val="none" w:sz="0" w:space="0" w:color="auto"/>
      </w:divBdr>
    </w:div>
    <w:div w:id="154344327">
      <w:bodyDiv w:val="1"/>
      <w:marLeft w:val="0"/>
      <w:marRight w:val="0"/>
      <w:marTop w:val="0"/>
      <w:marBottom w:val="0"/>
      <w:divBdr>
        <w:top w:val="none" w:sz="0" w:space="0" w:color="auto"/>
        <w:left w:val="none" w:sz="0" w:space="0" w:color="auto"/>
        <w:bottom w:val="none" w:sz="0" w:space="0" w:color="auto"/>
        <w:right w:val="none" w:sz="0" w:space="0" w:color="auto"/>
      </w:divBdr>
    </w:div>
    <w:div w:id="159389193">
      <w:bodyDiv w:val="1"/>
      <w:marLeft w:val="0"/>
      <w:marRight w:val="0"/>
      <w:marTop w:val="0"/>
      <w:marBottom w:val="0"/>
      <w:divBdr>
        <w:top w:val="none" w:sz="0" w:space="0" w:color="auto"/>
        <w:left w:val="none" w:sz="0" w:space="0" w:color="auto"/>
        <w:bottom w:val="none" w:sz="0" w:space="0" w:color="auto"/>
        <w:right w:val="none" w:sz="0" w:space="0" w:color="auto"/>
      </w:divBdr>
    </w:div>
    <w:div w:id="162550657">
      <w:bodyDiv w:val="1"/>
      <w:marLeft w:val="0"/>
      <w:marRight w:val="0"/>
      <w:marTop w:val="0"/>
      <w:marBottom w:val="0"/>
      <w:divBdr>
        <w:top w:val="none" w:sz="0" w:space="0" w:color="auto"/>
        <w:left w:val="none" w:sz="0" w:space="0" w:color="auto"/>
        <w:bottom w:val="none" w:sz="0" w:space="0" w:color="auto"/>
        <w:right w:val="none" w:sz="0" w:space="0" w:color="auto"/>
      </w:divBdr>
    </w:div>
    <w:div w:id="176429733">
      <w:bodyDiv w:val="1"/>
      <w:marLeft w:val="0"/>
      <w:marRight w:val="0"/>
      <w:marTop w:val="0"/>
      <w:marBottom w:val="0"/>
      <w:divBdr>
        <w:top w:val="none" w:sz="0" w:space="0" w:color="auto"/>
        <w:left w:val="none" w:sz="0" w:space="0" w:color="auto"/>
        <w:bottom w:val="none" w:sz="0" w:space="0" w:color="auto"/>
        <w:right w:val="none" w:sz="0" w:space="0" w:color="auto"/>
      </w:divBdr>
    </w:div>
    <w:div w:id="187987133">
      <w:bodyDiv w:val="1"/>
      <w:marLeft w:val="0"/>
      <w:marRight w:val="0"/>
      <w:marTop w:val="0"/>
      <w:marBottom w:val="0"/>
      <w:divBdr>
        <w:top w:val="none" w:sz="0" w:space="0" w:color="auto"/>
        <w:left w:val="none" w:sz="0" w:space="0" w:color="auto"/>
        <w:bottom w:val="none" w:sz="0" w:space="0" w:color="auto"/>
        <w:right w:val="none" w:sz="0" w:space="0" w:color="auto"/>
      </w:divBdr>
    </w:div>
    <w:div w:id="195125480">
      <w:bodyDiv w:val="1"/>
      <w:marLeft w:val="0"/>
      <w:marRight w:val="0"/>
      <w:marTop w:val="0"/>
      <w:marBottom w:val="0"/>
      <w:divBdr>
        <w:top w:val="none" w:sz="0" w:space="0" w:color="auto"/>
        <w:left w:val="none" w:sz="0" w:space="0" w:color="auto"/>
        <w:bottom w:val="none" w:sz="0" w:space="0" w:color="auto"/>
        <w:right w:val="none" w:sz="0" w:space="0" w:color="auto"/>
      </w:divBdr>
    </w:div>
    <w:div w:id="207298571">
      <w:bodyDiv w:val="1"/>
      <w:marLeft w:val="0"/>
      <w:marRight w:val="0"/>
      <w:marTop w:val="0"/>
      <w:marBottom w:val="0"/>
      <w:divBdr>
        <w:top w:val="none" w:sz="0" w:space="0" w:color="auto"/>
        <w:left w:val="none" w:sz="0" w:space="0" w:color="auto"/>
        <w:bottom w:val="none" w:sz="0" w:space="0" w:color="auto"/>
        <w:right w:val="none" w:sz="0" w:space="0" w:color="auto"/>
      </w:divBdr>
    </w:div>
    <w:div w:id="209926624">
      <w:bodyDiv w:val="1"/>
      <w:marLeft w:val="0"/>
      <w:marRight w:val="0"/>
      <w:marTop w:val="0"/>
      <w:marBottom w:val="0"/>
      <w:divBdr>
        <w:top w:val="none" w:sz="0" w:space="0" w:color="auto"/>
        <w:left w:val="none" w:sz="0" w:space="0" w:color="auto"/>
        <w:bottom w:val="none" w:sz="0" w:space="0" w:color="auto"/>
        <w:right w:val="none" w:sz="0" w:space="0" w:color="auto"/>
      </w:divBdr>
    </w:div>
    <w:div w:id="211429085">
      <w:bodyDiv w:val="1"/>
      <w:marLeft w:val="0"/>
      <w:marRight w:val="0"/>
      <w:marTop w:val="0"/>
      <w:marBottom w:val="0"/>
      <w:divBdr>
        <w:top w:val="none" w:sz="0" w:space="0" w:color="auto"/>
        <w:left w:val="none" w:sz="0" w:space="0" w:color="auto"/>
        <w:bottom w:val="none" w:sz="0" w:space="0" w:color="auto"/>
        <w:right w:val="none" w:sz="0" w:space="0" w:color="auto"/>
      </w:divBdr>
    </w:div>
    <w:div w:id="222646434">
      <w:bodyDiv w:val="1"/>
      <w:marLeft w:val="0"/>
      <w:marRight w:val="0"/>
      <w:marTop w:val="0"/>
      <w:marBottom w:val="0"/>
      <w:divBdr>
        <w:top w:val="none" w:sz="0" w:space="0" w:color="auto"/>
        <w:left w:val="none" w:sz="0" w:space="0" w:color="auto"/>
        <w:bottom w:val="none" w:sz="0" w:space="0" w:color="auto"/>
        <w:right w:val="none" w:sz="0" w:space="0" w:color="auto"/>
      </w:divBdr>
    </w:div>
    <w:div w:id="226041921">
      <w:bodyDiv w:val="1"/>
      <w:marLeft w:val="0"/>
      <w:marRight w:val="0"/>
      <w:marTop w:val="0"/>
      <w:marBottom w:val="0"/>
      <w:divBdr>
        <w:top w:val="none" w:sz="0" w:space="0" w:color="auto"/>
        <w:left w:val="none" w:sz="0" w:space="0" w:color="auto"/>
        <w:bottom w:val="none" w:sz="0" w:space="0" w:color="auto"/>
        <w:right w:val="none" w:sz="0" w:space="0" w:color="auto"/>
      </w:divBdr>
    </w:div>
    <w:div w:id="229729449">
      <w:bodyDiv w:val="1"/>
      <w:marLeft w:val="0"/>
      <w:marRight w:val="0"/>
      <w:marTop w:val="0"/>
      <w:marBottom w:val="0"/>
      <w:divBdr>
        <w:top w:val="none" w:sz="0" w:space="0" w:color="auto"/>
        <w:left w:val="none" w:sz="0" w:space="0" w:color="auto"/>
        <w:bottom w:val="none" w:sz="0" w:space="0" w:color="auto"/>
        <w:right w:val="none" w:sz="0" w:space="0" w:color="auto"/>
      </w:divBdr>
    </w:div>
    <w:div w:id="232470647">
      <w:bodyDiv w:val="1"/>
      <w:marLeft w:val="0"/>
      <w:marRight w:val="0"/>
      <w:marTop w:val="0"/>
      <w:marBottom w:val="0"/>
      <w:divBdr>
        <w:top w:val="none" w:sz="0" w:space="0" w:color="auto"/>
        <w:left w:val="none" w:sz="0" w:space="0" w:color="auto"/>
        <w:bottom w:val="none" w:sz="0" w:space="0" w:color="auto"/>
        <w:right w:val="none" w:sz="0" w:space="0" w:color="auto"/>
      </w:divBdr>
    </w:div>
    <w:div w:id="233584179">
      <w:bodyDiv w:val="1"/>
      <w:marLeft w:val="0"/>
      <w:marRight w:val="0"/>
      <w:marTop w:val="0"/>
      <w:marBottom w:val="0"/>
      <w:divBdr>
        <w:top w:val="none" w:sz="0" w:space="0" w:color="auto"/>
        <w:left w:val="none" w:sz="0" w:space="0" w:color="auto"/>
        <w:bottom w:val="none" w:sz="0" w:space="0" w:color="auto"/>
        <w:right w:val="none" w:sz="0" w:space="0" w:color="auto"/>
      </w:divBdr>
    </w:div>
    <w:div w:id="240019893">
      <w:bodyDiv w:val="1"/>
      <w:marLeft w:val="0"/>
      <w:marRight w:val="0"/>
      <w:marTop w:val="0"/>
      <w:marBottom w:val="0"/>
      <w:divBdr>
        <w:top w:val="none" w:sz="0" w:space="0" w:color="auto"/>
        <w:left w:val="none" w:sz="0" w:space="0" w:color="auto"/>
        <w:bottom w:val="none" w:sz="0" w:space="0" w:color="auto"/>
        <w:right w:val="none" w:sz="0" w:space="0" w:color="auto"/>
      </w:divBdr>
    </w:div>
    <w:div w:id="243415969">
      <w:bodyDiv w:val="1"/>
      <w:marLeft w:val="0"/>
      <w:marRight w:val="0"/>
      <w:marTop w:val="0"/>
      <w:marBottom w:val="0"/>
      <w:divBdr>
        <w:top w:val="none" w:sz="0" w:space="0" w:color="auto"/>
        <w:left w:val="none" w:sz="0" w:space="0" w:color="auto"/>
        <w:bottom w:val="none" w:sz="0" w:space="0" w:color="auto"/>
        <w:right w:val="none" w:sz="0" w:space="0" w:color="auto"/>
      </w:divBdr>
    </w:div>
    <w:div w:id="246765722">
      <w:bodyDiv w:val="1"/>
      <w:marLeft w:val="0"/>
      <w:marRight w:val="0"/>
      <w:marTop w:val="0"/>
      <w:marBottom w:val="0"/>
      <w:divBdr>
        <w:top w:val="none" w:sz="0" w:space="0" w:color="auto"/>
        <w:left w:val="none" w:sz="0" w:space="0" w:color="auto"/>
        <w:bottom w:val="none" w:sz="0" w:space="0" w:color="auto"/>
        <w:right w:val="none" w:sz="0" w:space="0" w:color="auto"/>
      </w:divBdr>
    </w:div>
    <w:div w:id="249509742">
      <w:bodyDiv w:val="1"/>
      <w:marLeft w:val="0"/>
      <w:marRight w:val="0"/>
      <w:marTop w:val="0"/>
      <w:marBottom w:val="0"/>
      <w:divBdr>
        <w:top w:val="none" w:sz="0" w:space="0" w:color="auto"/>
        <w:left w:val="none" w:sz="0" w:space="0" w:color="auto"/>
        <w:bottom w:val="none" w:sz="0" w:space="0" w:color="auto"/>
        <w:right w:val="none" w:sz="0" w:space="0" w:color="auto"/>
      </w:divBdr>
    </w:div>
    <w:div w:id="250892711">
      <w:bodyDiv w:val="1"/>
      <w:marLeft w:val="0"/>
      <w:marRight w:val="0"/>
      <w:marTop w:val="0"/>
      <w:marBottom w:val="0"/>
      <w:divBdr>
        <w:top w:val="none" w:sz="0" w:space="0" w:color="auto"/>
        <w:left w:val="none" w:sz="0" w:space="0" w:color="auto"/>
        <w:bottom w:val="none" w:sz="0" w:space="0" w:color="auto"/>
        <w:right w:val="none" w:sz="0" w:space="0" w:color="auto"/>
      </w:divBdr>
    </w:div>
    <w:div w:id="254019163">
      <w:bodyDiv w:val="1"/>
      <w:marLeft w:val="0"/>
      <w:marRight w:val="0"/>
      <w:marTop w:val="0"/>
      <w:marBottom w:val="0"/>
      <w:divBdr>
        <w:top w:val="none" w:sz="0" w:space="0" w:color="auto"/>
        <w:left w:val="none" w:sz="0" w:space="0" w:color="auto"/>
        <w:bottom w:val="none" w:sz="0" w:space="0" w:color="auto"/>
        <w:right w:val="none" w:sz="0" w:space="0" w:color="auto"/>
      </w:divBdr>
    </w:div>
    <w:div w:id="254243002">
      <w:bodyDiv w:val="1"/>
      <w:marLeft w:val="0"/>
      <w:marRight w:val="0"/>
      <w:marTop w:val="0"/>
      <w:marBottom w:val="0"/>
      <w:divBdr>
        <w:top w:val="none" w:sz="0" w:space="0" w:color="auto"/>
        <w:left w:val="none" w:sz="0" w:space="0" w:color="auto"/>
        <w:bottom w:val="none" w:sz="0" w:space="0" w:color="auto"/>
        <w:right w:val="none" w:sz="0" w:space="0" w:color="auto"/>
      </w:divBdr>
    </w:div>
    <w:div w:id="271591393">
      <w:bodyDiv w:val="1"/>
      <w:marLeft w:val="0"/>
      <w:marRight w:val="0"/>
      <w:marTop w:val="0"/>
      <w:marBottom w:val="0"/>
      <w:divBdr>
        <w:top w:val="none" w:sz="0" w:space="0" w:color="auto"/>
        <w:left w:val="none" w:sz="0" w:space="0" w:color="auto"/>
        <w:bottom w:val="none" w:sz="0" w:space="0" w:color="auto"/>
        <w:right w:val="none" w:sz="0" w:space="0" w:color="auto"/>
      </w:divBdr>
    </w:div>
    <w:div w:id="273248818">
      <w:bodyDiv w:val="1"/>
      <w:marLeft w:val="0"/>
      <w:marRight w:val="0"/>
      <w:marTop w:val="0"/>
      <w:marBottom w:val="0"/>
      <w:divBdr>
        <w:top w:val="none" w:sz="0" w:space="0" w:color="auto"/>
        <w:left w:val="none" w:sz="0" w:space="0" w:color="auto"/>
        <w:bottom w:val="none" w:sz="0" w:space="0" w:color="auto"/>
        <w:right w:val="none" w:sz="0" w:space="0" w:color="auto"/>
      </w:divBdr>
    </w:div>
    <w:div w:id="275603042">
      <w:bodyDiv w:val="1"/>
      <w:marLeft w:val="0"/>
      <w:marRight w:val="0"/>
      <w:marTop w:val="0"/>
      <w:marBottom w:val="0"/>
      <w:divBdr>
        <w:top w:val="none" w:sz="0" w:space="0" w:color="auto"/>
        <w:left w:val="none" w:sz="0" w:space="0" w:color="auto"/>
        <w:bottom w:val="none" w:sz="0" w:space="0" w:color="auto"/>
        <w:right w:val="none" w:sz="0" w:space="0" w:color="auto"/>
      </w:divBdr>
    </w:div>
    <w:div w:id="276641161">
      <w:bodyDiv w:val="1"/>
      <w:marLeft w:val="0"/>
      <w:marRight w:val="0"/>
      <w:marTop w:val="0"/>
      <w:marBottom w:val="0"/>
      <w:divBdr>
        <w:top w:val="none" w:sz="0" w:space="0" w:color="auto"/>
        <w:left w:val="none" w:sz="0" w:space="0" w:color="auto"/>
        <w:bottom w:val="none" w:sz="0" w:space="0" w:color="auto"/>
        <w:right w:val="none" w:sz="0" w:space="0" w:color="auto"/>
      </w:divBdr>
    </w:div>
    <w:div w:id="279997982">
      <w:bodyDiv w:val="1"/>
      <w:marLeft w:val="0"/>
      <w:marRight w:val="0"/>
      <w:marTop w:val="0"/>
      <w:marBottom w:val="0"/>
      <w:divBdr>
        <w:top w:val="none" w:sz="0" w:space="0" w:color="auto"/>
        <w:left w:val="none" w:sz="0" w:space="0" w:color="auto"/>
        <w:bottom w:val="none" w:sz="0" w:space="0" w:color="auto"/>
        <w:right w:val="none" w:sz="0" w:space="0" w:color="auto"/>
      </w:divBdr>
    </w:div>
    <w:div w:id="282688921">
      <w:bodyDiv w:val="1"/>
      <w:marLeft w:val="0"/>
      <w:marRight w:val="0"/>
      <w:marTop w:val="0"/>
      <w:marBottom w:val="0"/>
      <w:divBdr>
        <w:top w:val="none" w:sz="0" w:space="0" w:color="auto"/>
        <w:left w:val="none" w:sz="0" w:space="0" w:color="auto"/>
        <w:bottom w:val="none" w:sz="0" w:space="0" w:color="auto"/>
        <w:right w:val="none" w:sz="0" w:space="0" w:color="auto"/>
      </w:divBdr>
    </w:div>
    <w:div w:id="293413510">
      <w:bodyDiv w:val="1"/>
      <w:marLeft w:val="0"/>
      <w:marRight w:val="0"/>
      <w:marTop w:val="0"/>
      <w:marBottom w:val="0"/>
      <w:divBdr>
        <w:top w:val="none" w:sz="0" w:space="0" w:color="auto"/>
        <w:left w:val="none" w:sz="0" w:space="0" w:color="auto"/>
        <w:bottom w:val="none" w:sz="0" w:space="0" w:color="auto"/>
        <w:right w:val="none" w:sz="0" w:space="0" w:color="auto"/>
      </w:divBdr>
    </w:div>
    <w:div w:id="298846476">
      <w:bodyDiv w:val="1"/>
      <w:marLeft w:val="0"/>
      <w:marRight w:val="0"/>
      <w:marTop w:val="0"/>
      <w:marBottom w:val="0"/>
      <w:divBdr>
        <w:top w:val="none" w:sz="0" w:space="0" w:color="auto"/>
        <w:left w:val="none" w:sz="0" w:space="0" w:color="auto"/>
        <w:bottom w:val="none" w:sz="0" w:space="0" w:color="auto"/>
        <w:right w:val="none" w:sz="0" w:space="0" w:color="auto"/>
      </w:divBdr>
    </w:div>
    <w:div w:id="299264790">
      <w:bodyDiv w:val="1"/>
      <w:marLeft w:val="0"/>
      <w:marRight w:val="0"/>
      <w:marTop w:val="0"/>
      <w:marBottom w:val="0"/>
      <w:divBdr>
        <w:top w:val="none" w:sz="0" w:space="0" w:color="auto"/>
        <w:left w:val="none" w:sz="0" w:space="0" w:color="auto"/>
        <w:bottom w:val="none" w:sz="0" w:space="0" w:color="auto"/>
        <w:right w:val="none" w:sz="0" w:space="0" w:color="auto"/>
      </w:divBdr>
    </w:div>
    <w:div w:id="305941591">
      <w:bodyDiv w:val="1"/>
      <w:marLeft w:val="0"/>
      <w:marRight w:val="0"/>
      <w:marTop w:val="0"/>
      <w:marBottom w:val="0"/>
      <w:divBdr>
        <w:top w:val="none" w:sz="0" w:space="0" w:color="auto"/>
        <w:left w:val="none" w:sz="0" w:space="0" w:color="auto"/>
        <w:bottom w:val="none" w:sz="0" w:space="0" w:color="auto"/>
        <w:right w:val="none" w:sz="0" w:space="0" w:color="auto"/>
      </w:divBdr>
    </w:div>
    <w:div w:id="312149713">
      <w:bodyDiv w:val="1"/>
      <w:marLeft w:val="0"/>
      <w:marRight w:val="0"/>
      <w:marTop w:val="0"/>
      <w:marBottom w:val="0"/>
      <w:divBdr>
        <w:top w:val="none" w:sz="0" w:space="0" w:color="auto"/>
        <w:left w:val="none" w:sz="0" w:space="0" w:color="auto"/>
        <w:bottom w:val="none" w:sz="0" w:space="0" w:color="auto"/>
        <w:right w:val="none" w:sz="0" w:space="0" w:color="auto"/>
      </w:divBdr>
    </w:div>
    <w:div w:id="314531566">
      <w:bodyDiv w:val="1"/>
      <w:marLeft w:val="0"/>
      <w:marRight w:val="0"/>
      <w:marTop w:val="0"/>
      <w:marBottom w:val="0"/>
      <w:divBdr>
        <w:top w:val="none" w:sz="0" w:space="0" w:color="auto"/>
        <w:left w:val="none" w:sz="0" w:space="0" w:color="auto"/>
        <w:bottom w:val="none" w:sz="0" w:space="0" w:color="auto"/>
        <w:right w:val="none" w:sz="0" w:space="0" w:color="auto"/>
      </w:divBdr>
    </w:div>
    <w:div w:id="324165564">
      <w:bodyDiv w:val="1"/>
      <w:marLeft w:val="0"/>
      <w:marRight w:val="0"/>
      <w:marTop w:val="0"/>
      <w:marBottom w:val="0"/>
      <w:divBdr>
        <w:top w:val="none" w:sz="0" w:space="0" w:color="auto"/>
        <w:left w:val="none" w:sz="0" w:space="0" w:color="auto"/>
        <w:bottom w:val="none" w:sz="0" w:space="0" w:color="auto"/>
        <w:right w:val="none" w:sz="0" w:space="0" w:color="auto"/>
      </w:divBdr>
    </w:div>
    <w:div w:id="326632963">
      <w:bodyDiv w:val="1"/>
      <w:marLeft w:val="0"/>
      <w:marRight w:val="0"/>
      <w:marTop w:val="0"/>
      <w:marBottom w:val="0"/>
      <w:divBdr>
        <w:top w:val="none" w:sz="0" w:space="0" w:color="auto"/>
        <w:left w:val="none" w:sz="0" w:space="0" w:color="auto"/>
        <w:bottom w:val="none" w:sz="0" w:space="0" w:color="auto"/>
        <w:right w:val="none" w:sz="0" w:space="0" w:color="auto"/>
      </w:divBdr>
    </w:div>
    <w:div w:id="334766171">
      <w:bodyDiv w:val="1"/>
      <w:marLeft w:val="0"/>
      <w:marRight w:val="0"/>
      <w:marTop w:val="0"/>
      <w:marBottom w:val="0"/>
      <w:divBdr>
        <w:top w:val="none" w:sz="0" w:space="0" w:color="auto"/>
        <w:left w:val="none" w:sz="0" w:space="0" w:color="auto"/>
        <w:bottom w:val="none" w:sz="0" w:space="0" w:color="auto"/>
        <w:right w:val="none" w:sz="0" w:space="0" w:color="auto"/>
      </w:divBdr>
    </w:div>
    <w:div w:id="345012955">
      <w:bodyDiv w:val="1"/>
      <w:marLeft w:val="0"/>
      <w:marRight w:val="0"/>
      <w:marTop w:val="0"/>
      <w:marBottom w:val="0"/>
      <w:divBdr>
        <w:top w:val="none" w:sz="0" w:space="0" w:color="auto"/>
        <w:left w:val="none" w:sz="0" w:space="0" w:color="auto"/>
        <w:bottom w:val="none" w:sz="0" w:space="0" w:color="auto"/>
        <w:right w:val="none" w:sz="0" w:space="0" w:color="auto"/>
      </w:divBdr>
    </w:div>
    <w:div w:id="345250743">
      <w:bodyDiv w:val="1"/>
      <w:marLeft w:val="0"/>
      <w:marRight w:val="0"/>
      <w:marTop w:val="0"/>
      <w:marBottom w:val="0"/>
      <w:divBdr>
        <w:top w:val="none" w:sz="0" w:space="0" w:color="auto"/>
        <w:left w:val="none" w:sz="0" w:space="0" w:color="auto"/>
        <w:bottom w:val="none" w:sz="0" w:space="0" w:color="auto"/>
        <w:right w:val="none" w:sz="0" w:space="0" w:color="auto"/>
      </w:divBdr>
    </w:div>
    <w:div w:id="355156405">
      <w:bodyDiv w:val="1"/>
      <w:marLeft w:val="0"/>
      <w:marRight w:val="0"/>
      <w:marTop w:val="0"/>
      <w:marBottom w:val="0"/>
      <w:divBdr>
        <w:top w:val="none" w:sz="0" w:space="0" w:color="auto"/>
        <w:left w:val="none" w:sz="0" w:space="0" w:color="auto"/>
        <w:bottom w:val="none" w:sz="0" w:space="0" w:color="auto"/>
        <w:right w:val="none" w:sz="0" w:space="0" w:color="auto"/>
      </w:divBdr>
    </w:div>
    <w:div w:id="363212492">
      <w:bodyDiv w:val="1"/>
      <w:marLeft w:val="0"/>
      <w:marRight w:val="0"/>
      <w:marTop w:val="0"/>
      <w:marBottom w:val="0"/>
      <w:divBdr>
        <w:top w:val="none" w:sz="0" w:space="0" w:color="auto"/>
        <w:left w:val="none" w:sz="0" w:space="0" w:color="auto"/>
        <w:bottom w:val="none" w:sz="0" w:space="0" w:color="auto"/>
        <w:right w:val="none" w:sz="0" w:space="0" w:color="auto"/>
      </w:divBdr>
    </w:div>
    <w:div w:id="365301442">
      <w:bodyDiv w:val="1"/>
      <w:marLeft w:val="0"/>
      <w:marRight w:val="0"/>
      <w:marTop w:val="0"/>
      <w:marBottom w:val="0"/>
      <w:divBdr>
        <w:top w:val="none" w:sz="0" w:space="0" w:color="auto"/>
        <w:left w:val="none" w:sz="0" w:space="0" w:color="auto"/>
        <w:bottom w:val="none" w:sz="0" w:space="0" w:color="auto"/>
        <w:right w:val="none" w:sz="0" w:space="0" w:color="auto"/>
      </w:divBdr>
    </w:div>
    <w:div w:id="374962912">
      <w:bodyDiv w:val="1"/>
      <w:marLeft w:val="0"/>
      <w:marRight w:val="0"/>
      <w:marTop w:val="0"/>
      <w:marBottom w:val="0"/>
      <w:divBdr>
        <w:top w:val="none" w:sz="0" w:space="0" w:color="auto"/>
        <w:left w:val="none" w:sz="0" w:space="0" w:color="auto"/>
        <w:bottom w:val="none" w:sz="0" w:space="0" w:color="auto"/>
        <w:right w:val="none" w:sz="0" w:space="0" w:color="auto"/>
      </w:divBdr>
    </w:div>
    <w:div w:id="378286029">
      <w:bodyDiv w:val="1"/>
      <w:marLeft w:val="0"/>
      <w:marRight w:val="0"/>
      <w:marTop w:val="0"/>
      <w:marBottom w:val="0"/>
      <w:divBdr>
        <w:top w:val="none" w:sz="0" w:space="0" w:color="auto"/>
        <w:left w:val="none" w:sz="0" w:space="0" w:color="auto"/>
        <w:bottom w:val="none" w:sz="0" w:space="0" w:color="auto"/>
        <w:right w:val="none" w:sz="0" w:space="0" w:color="auto"/>
      </w:divBdr>
    </w:div>
    <w:div w:id="378551330">
      <w:bodyDiv w:val="1"/>
      <w:marLeft w:val="0"/>
      <w:marRight w:val="0"/>
      <w:marTop w:val="0"/>
      <w:marBottom w:val="0"/>
      <w:divBdr>
        <w:top w:val="none" w:sz="0" w:space="0" w:color="auto"/>
        <w:left w:val="none" w:sz="0" w:space="0" w:color="auto"/>
        <w:bottom w:val="none" w:sz="0" w:space="0" w:color="auto"/>
        <w:right w:val="none" w:sz="0" w:space="0" w:color="auto"/>
      </w:divBdr>
    </w:div>
    <w:div w:id="380059499">
      <w:bodyDiv w:val="1"/>
      <w:marLeft w:val="0"/>
      <w:marRight w:val="0"/>
      <w:marTop w:val="0"/>
      <w:marBottom w:val="0"/>
      <w:divBdr>
        <w:top w:val="none" w:sz="0" w:space="0" w:color="auto"/>
        <w:left w:val="none" w:sz="0" w:space="0" w:color="auto"/>
        <w:bottom w:val="none" w:sz="0" w:space="0" w:color="auto"/>
        <w:right w:val="none" w:sz="0" w:space="0" w:color="auto"/>
      </w:divBdr>
    </w:div>
    <w:div w:id="394546566">
      <w:bodyDiv w:val="1"/>
      <w:marLeft w:val="0"/>
      <w:marRight w:val="0"/>
      <w:marTop w:val="0"/>
      <w:marBottom w:val="0"/>
      <w:divBdr>
        <w:top w:val="none" w:sz="0" w:space="0" w:color="auto"/>
        <w:left w:val="none" w:sz="0" w:space="0" w:color="auto"/>
        <w:bottom w:val="none" w:sz="0" w:space="0" w:color="auto"/>
        <w:right w:val="none" w:sz="0" w:space="0" w:color="auto"/>
      </w:divBdr>
    </w:div>
    <w:div w:id="395979189">
      <w:bodyDiv w:val="1"/>
      <w:marLeft w:val="0"/>
      <w:marRight w:val="0"/>
      <w:marTop w:val="0"/>
      <w:marBottom w:val="0"/>
      <w:divBdr>
        <w:top w:val="none" w:sz="0" w:space="0" w:color="auto"/>
        <w:left w:val="none" w:sz="0" w:space="0" w:color="auto"/>
        <w:bottom w:val="none" w:sz="0" w:space="0" w:color="auto"/>
        <w:right w:val="none" w:sz="0" w:space="0" w:color="auto"/>
      </w:divBdr>
    </w:div>
    <w:div w:id="405882446">
      <w:bodyDiv w:val="1"/>
      <w:marLeft w:val="0"/>
      <w:marRight w:val="0"/>
      <w:marTop w:val="0"/>
      <w:marBottom w:val="0"/>
      <w:divBdr>
        <w:top w:val="none" w:sz="0" w:space="0" w:color="auto"/>
        <w:left w:val="none" w:sz="0" w:space="0" w:color="auto"/>
        <w:bottom w:val="none" w:sz="0" w:space="0" w:color="auto"/>
        <w:right w:val="none" w:sz="0" w:space="0" w:color="auto"/>
      </w:divBdr>
    </w:div>
    <w:div w:id="416219857">
      <w:bodyDiv w:val="1"/>
      <w:marLeft w:val="0"/>
      <w:marRight w:val="0"/>
      <w:marTop w:val="0"/>
      <w:marBottom w:val="0"/>
      <w:divBdr>
        <w:top w:val="none" w:sz="0" w:space="0" w:color="auto"/>
        <w:left w:val="none" w:sz="0" w:space="0" w:color="auto"/>
        <w:bottom w:val="none" w:sz="0" w:space="0" w:color="auto"/>
        <w:right w:val="none" w:sz="0" w:space="0" w:color="auto"/>
      </w:divBdr>
    </w:div>
    <w:div w:id="420568678">
      <w:bodyDiv w:val="1"/>
      <w:marLeft w:val="0"/>
      <w:marRight w:val="0"/>
      <w:marTop w:val="0"/>
      <w:marBottom w:val="0"/>
      <w:divBdr>
        <w:top w:val="none" w:sz="0" w:space="0" w:color="auto"/>
        <w:left w:val="none" w:sz="0" w:space="0" w:color="auto"/>
        <w:bottom w:val="none" w:sz="0" w:space="0" w:color="auto"/>
        <w:right w:val="none" w:sz="0" w:space="0" w:color="auto"/>
      </w:divBdr>
    </w:div>
    <w:div w:id="425610870">
      <w:bodyDiv w:val="1"/>
      <w:marLeft w:val="0"/>
      <w:marRight w:val="0"/>
      <w:marTop w:val="0"/>
      <w:marBottom w:val="0"/>
      <w:divBdr>
        <w:top w:val="none" w:sz="0" w:space="0" w:color="auto"/>
        <w:left w:val="none" w:sz="0" w:space="0" w:color="auto"/>
        <w:bottom w:val="none" w:sz="0" w:space="0" w:color="auto"/>
        <w:right w:val="none" w:sz="0" w:space="0" w:color="auto"/>
      </w:divBdr>
    </w:div>
    <w:div w:id="428937965">
      <w:bodyDiv w:val="1"/>
      <w:marLeft w:val="0"/>
      <w:marRight w:val="0"/>
      <w:marTop w:val="0"/>
      <w:marBottom w:val="0"/>
      <w:divBdr>
        <w:top w:val="none" w:sz="0" w:space="0" w:color="auto"/>
        <w:left w:val="none" w:sz="0" w:space="0" w:color="auto"/>
        <w:bottom w:val="none" w:sz="0" w:space="0" w:color="auto"/>
        <w:right w:val="none" w:sz="0" w:space="0" w:color="auto"/>
      </w:divBdr>
    </w:div>
    <w:div w:id="434058697">
      <w:bodyDiv w:val="1"/>
      <w:marLeft w:val="0"/>
      <w:marRight w:val="0"/>
      <w:marTop w:val="0"/>
      <w:marBottom w:val="0"/>
      <w:divBdr>
        <w:top w:val="none" w:sz="0" w:space="0" w:color="auto"/>
        <w:left w:val="none" w:sz="0" w:space="0" w:color="auto"/>
        <w:bottom w:val="none" w:sz="0" w:space="0" w:color="auto"/>
        <w:right w:val="none" w:sz="0" w:space="0" w:color="auto"/>
      </w:divBdr>
    </w:div>
    <w:div w:id="441269170">
      <w:bodyDiv w:val="1"/>
      <w:marLeft w:val="0"/>
      <w:marRight w:val="0"/>
      <w:marTop w:val="0"/>
      <w:marBottom w:val="0"/>
      <w:divBdr>
        <w:top w:val="none" w:sz="0" w:space="0" w:color="auto"/>
        <w:left w:val="none" w:sz="0" w:space="0" w:color="auto"/>
        <w:bottom w:val="none" w:sz="0" w:space="0" w:color="auto"/>
        <w:right w:val="none" w:sz="0" w:space="0" w:color="auto"/>
      </w:divBdr>
    </w:div>
    <w:div w:id="445926553">
      <w:bodyDiv w:val="1"/>
      <w:marLeft w:val="0"/>
      <w:marRight w:val="0"/>
      <w:marTop w:val="0"/>
      <w:marBottom w:val="0"/>
      <w:divBdr>
        <w:top w:val="none" w:sz="0" w:space="0" w:color="auto"/>
        <w:left w:val="none" w:sz="0" w:space="0" w:color="auto"/>
        <w:bottom w:val="none" w:sz="0" w:space="0" w:color="auto"/>
        <w:right w:val="none" w:sz="0" w:space="0" w:color="auto"/>
      </w:divBdr>
    </w:div>
    <w:div w:id="451290138">
      <w:bodyDiv w:val="1"/>
      <w:marLeft w:val="0"/>
      <w:marRight w:val="0"/>
      <w:marTop w:val="0"/>
      <w:marBottom w:val="0"/>
      <w:divBdr>
        <w:top w:val="none" w:sz="0" w:space="0" w:color="auto"/>
        <w:left w:val="none" w:sz="0" w:space="0" w:color="auto"/>
        <w:bottom w:val="none" w:sz="0" w:space="0" w:color="auto"/>
        <w:right w:val="none" w:sz="0" w:space="0" w:color="auto"/>
      </w:divBdr>
    </w:div>
    <w:div w:id="452016727">
      <w:bodyDiv w:val="1"/>
      <w:marLeft w:val="0"/>
      <w:marRight w:val="0"/>
      <w:marTop w:val="0"/>
      <w:marBottom w:val="0"/>
      <w:divBdr>
        <w:top w:val="none" w:sz="0" w:space="0" w:color="auto"/>
        <w:left w:val="none" w:sz="0" w:space="0" w:color="auto"/>
        <w:bottom w:val="none" w:sz="0" w:space="0" w:color="auto"/>
        <w:right w:val="none" w:sz="0" w:space="0" w:color="auto"/>
      </w:divBdr>
    </w:div>
    <w:div w:id="454450152">
      <w:bodyDiv w:val="1"/>
      <w:marLeft w:val="0"/>
      <w:marRight w:val="0"/>
      <w:marTop w:val="0"/>
      <w:marBottom w:val="0"/>
      <w:divBdr>
        <w:top w:val="none" w:sz="0" w:space="0" w:color="auto"/>
        <w:left w:val="none" w:sz="0" w:space="0" w:color="auto"/>
        <w:bottom w:val="none" w:sz="0" w:space="0" w:color="auto"/>
        <w:right w:val="none" w:sz="0" w:space="0" w:color="auto"/>
      </w:divBdr>
    </w:div>
    <w:div w:id="455180048">
      <w:bodyDiv w:val="1"/>
      <w:marLeft w:val="0"/>
      <w:marRight w:val="0"/>
      <w:marTop w:val="0"/>
      <w:marBottom w:val="0"/>
      <w:divBdr>
        <w:top w:val="none" w:sz="0" w:space="0" w:color="auto"/>
        <w:left w:val="none" w:sz="0" w:space="0" w:color="auto"/>
        <w:bottom w:val="none" w:sz="0" w:space="0" w:color="auto"/>
        <w:right w:val="none" w:sz="0" w:space="0" w:color="auto"/>
      </w:divBdr>
    </w:div>
    <w:div w:id="455686971">
      <w:bodyDiv w:val="1"/>
      <w:marLeft w:val="0"/>
      <w:marRight w:val="0"/>
      <w:marTop w:val="0"/>
      <w:marBottom w:val="0"/>
      <w:divBdr>
        <w:top w:val="none" w:sz="0" w:space="0" w:color="auto"/>
        <w:left w:val="none" w:sz="0" w:space="0" w:color="auto"/>
        <w:bottom w:val="none" w:sz="0" w:space="0" w:color="auto"/>
        <w:right w:val="none" w:sz="0" w:space="0" w:color="auto"/>
      </w:divBdr>
    </w:div>
    <w:div w:id="465241523">
      <w:bodyDiv w:val="1"/>
      <w:marLeft w:val="0"/>
      <w:marRight w:val="0"/>
      <w:marTop w:val="0"/>
      <w:marBottom w:val="0"/>
      <w:divBdr>
        <w:top w:val="none" w:sz="0" w:space="0" w:color="auto"/>
        <w:left w:val="none" w:sz="0" w:space="0" w:color="auto"/>
        <w:bottom w:val="none" w:sz="0" w:space="0" w:color="auto"/>
        <w:right w:val="none" w:sz="0" w:space="0" w:color="auto"/>
      </w:divBdr>
    </w:div>
    <w:div w:id="465707288">
      <w:bodyDiv w:val="1"/>
      <w:marLeft w:val="0"/>
      <w:marRight w:val="0"/>
      <w:marTop w:val="0"/>
      <w:marBottom w:val="0"/>
      <w:divBdr>
        <w:top w:val="none" w:sz="0" w:space="0" w:color="auto"/>
        <w:left w:val="none" w:sz="0" w:space="0" w:color="auto"/>
        <w:bottom w:val="none" w:sz="0" w:space="0" w:color="auto"/>
        <w:right w:val="none" w:sz="0" w:space="0" w:color="auto"/>
      </w:divBdr>
    </w:div>
    <w:div w:id="476259822">
      <w:bodyDiv w:val="1"/>
      <w:marLeft w:val="0"/>
      <w:marRight w:val="0"/>
      <w:marTop w:val="0"/>
      <w:marBottom w:val="0"/>
      <w:divBdr>
        <w:top w:val="none" w:sz="0" w:space="0" w:color="auto"/>
        <w:left w:val="none" w:sz="0" w:space="0" w:color="auto"/>
        <w:bottom w:val="none" w:sz="0" w:space="0" w:color="auto"/>
        <w:right w:val="none" w:sz="0" w:space="0" w:color="auto"/>
      </w:divBdr>
    </w:div>
    <w:div w:id="486898540">
      <w:bodyDiv w:val="1"/>
      <w:marLeft w:val="0"/>
      <w:marRight w:val="0"/>
      <w:marTop w:val="0"/>
      <w:marBottom w:val="0"/>
      <w:divBdr>
        <w:top w:val="none" w:sz="0" w:space="0" w:color="auto"/>
        <w:left w:val="none" w:sz="0" w:space="0" w:color="auto"/>
        <w:bottom w:val="none" w:sz="0" w:space="0" w:color="auto"/>
        <w:right w:val="none" w:sz="0" w:space="0" w:color="auto"/>
      </w:divBdr>
    </w:div>
    <w:div w:id="495925658">
      <w:bodyDiv w:val="1"/>
      <w:marLeft w:val="0"/>
      <w:marRight w:val="0"/>
      <w:marTop w:val="0"/>
      <w:marBottom w:val="0"/>
      <w:divBdr>
        <w:top w:val="none" w:sz="0" w:space="0" w:color="auto"/>
        <w:left w:val="none" w:sz="0" w:space="0" w:color="auto"/>
        <w:bottom w:val="none" w:sz="0" w:space="0" w:color="auto"/>
        <w:right w:val="none" w:sz="0" w:space="0" w:color="auto"/>
      </w:divBdr>
    </w:div>
    <w:div w:id="506747397">
      <w:bodyDiv w:val="1"/>
      <w:marLeft w:val="0"/>
      <w:marRight w:val="0"/>
      <w:marTop w:val="0"/>
      <w:marBottom w:val="0"/>
      <w:divBdr>
        <w:top w:val="none" w:sz="0" w:space="0" w:color="auto"/>
        <w:left w:val="none" w:sz="0" w:space="0" w:color="auto"/>
        <w:bottom w:val="none" w:sz="0" w:space="0" w:color="auto"/>
        <w:right w:val="none" w:sz="0" w:space="0" w:color="auto"/>
      </w:divBdr>
    </w:div>
    <w:div w:id="515578767">
      <w:bodyDiv w:val="1"/>
      <w:marLeft w:val="0"/>
      <w:marRight w:val="0"/>
      <w:marTop w:val="0"/>
      <w:marBottom w:val="0"/>
      <w:divBdr>
        <w:top w:val="none" w:sz="0" w:space="0" w:color="auto"/>
        <w:left w:val="none" w:sz="0" w:space="0" w:color="auto"/>
        <w:bottom w:val="none" w:sz="0" w:space="0" w:color="auto"/>
        <w:right w:val="none" w:sz="0" w:space="0" w:color="auto"/>
      </w:divBdr>
    </w:div>
    <w:div w:id="522206696">
      <w:bodyDiv w:val="1"/>
      <w:marLeft w:val="0"/>
      <w:marRight w:val="0"/>
      <w:marTop w:val="0"/>
      <w:marBottom w:val="0"/>
      <w:divBdr>
        <w:top w:val="none" w:sz="0" w:space="0" w:color="auto"/>
        <w:left w:val="none" w:sz="0" w:space="0" w:color="auto"/>
        <w:bottom w:val="none" w:sz="0" w:space="0" w:color="auto"/>
        <w:right w:val="none" w:sz="0" w:space="0" w:color="auto"/>
      </w:divBdr>
    </w:div>
    <w:div w:id="525825507">
      <w:bodyDiv w:val="1"/>
      <w:marLeft w:val="0"/>
      <w:marRight w:val="0"/>
      <w:marTop w:val="0"/>
      <w:marBottom w:val="0"/>
      <w:divBdr>
        <w:top w:val="none" w:sz="0" w:space="0" w:color="auto"/>
        <w:left w:val="none" w:sz="0" w:space="0" w:color="auto"/>
        <w:bottom w:val="none" w:sz="0" w:space="0" w:color="auto"/>
        <w:right w:val="none" w:sz="0" w:space="0" w:color="auto"/>
      </w:divBdr>
    </w:div>
    <w:div w:id="538126227">
      <w:bodyDiv w:val="1"/>
      <w:marLeft w:val="0"/>
      <w:marRight w:val="0"/>
      <w:marTop w:val="0"/>
      <w:marBottom w:val="0"/>
      <w:divBdr>
        <w:top w:val="none" w:sz="0" w:space="0" w:color="auto"/>
        <w:left w:val="none" w:sz="0" w:space="0" w:color="auto"/>
        <w:bottom w:val="none" w:sz="0" w:space="0" w:color="auto"/>
        <w:right w:val="none" w:sz="0" w:space="0" w:color="auto"/>
      </w:divBdr>
    </w:div>
    <w:div w:id="538589657">
      <w:bodyDiv w:val="1"/>
      <w:marLeft w:val="0"/>
      <w:marRight w:val="0"/>
      <w:marTop w:val="0"/>
      <w:marBottom w:val="0"/>
      <w:divBdr>
        <w:top w:val="none" w:sz="0" w:space="0" w:color="auto"/>
        <w:left w:val="none" w:sz="0" w:space="0" w:color="auto"/>
        <w:bottom w:val="none" w:sz="0" w:space="0" w:color="auto"/>
        <w:right w:val="none" w:sz="0" w:space="0" w:color="auto"/>
      </w:divBdr>
    </w:div>
    <w:div w:id="544217028">
      <w:bodyDiv w:val="1"/>
      <w:marLeft w:val="0"/>
      <w:marRight w:val="0"/>
      <w:marTop w:val="0"/>
      <w:marBottom w:val="0"/>
      <w:divBdr>
        <w:top w:val="none" w:sz="0" w:space="0" w:color="auto"/>
        <w:left w:val="none" w:sz="0" w:space="0" w:color="auto"/>
        <w:bottom w:val="none" w:sz="0" w:space="0" w:color="auto"/>
        <w:right w:val="none" w:sz="0" w:space="0" w:color="auto"/>
      </w:divBdr>
    </w:div>
    <w:div w:id="544566270">
      <w:bodyDiv w:val="1"/>
      <w:marLeft w:val="0"/>
      <w:marRight w:val="0"/>
      <w:marTop w:val="0"/>
      <w:marBottom w:val="0"/>
      <w:divBdr>
        <w:top w:val="none" w:sz="0" w:space="0" w:color="auto"/>
        <w:left w:val="none" w:sz="0" w:space="0" w:color="auto"/>
        <w:bottom w:val="none" w:sz="0" w:space="0" w:color="auto"/>
        <w:right w:val="none" w:sz="0" w:space="0" w:color="auto"/>
      </w:divBdr>
    </w:div>
    <w:div w:id="555430107">
      <w:bodyDiv w:val="1"/>
      <w:marLeft w:val="0"/>
      <w:marRight w:val="0"/>
      <w:marTop w:val="0"/>
      <w:marBottom w:val="0"/>
      <w:divBdr>
        <w:top w:val="none" w:sz="0" w:space="0" w:color="auto"/>
        <w:left w:val="none" w:sz="0" w:space="0" w:color="auto"/>
        <w:bottom w:val="none" w:sz="0" w:space="0" w:color="auto"/>
        <w:right w:val="none" w:sz="0" w:space="0" w:color="auto"/>
      </w:divBdr>
    </w:div>
    <w:div w:id="570849101">
      <w:bodyDiv w:val="1"/>
      <w:marLeft w:val="0"/>
      <w:marRight w:val="0"/>
      <w:marTop w:val="0"/>
      <w:marBottom w:val="0"/>
      <w:divBdr>
        <w:top w:val="none" w:sz="0" w:space="0" w:color="auto"/>
        <w:left w:val="none" w:sz="0" w:space="0" w:color="auto"/>
        <w:bottom w:val="none" w:sz="0" w:space="0" w:color="auto"/>
        <w:right w:val="none" w:sz="0" w:space="0" w:color="auto"/>
      </w:divBdr>
    </w:div>
    <w:div w:id="572277506">
      <w:bodyDiv w:val="1"/>
      <w:marLeft w:val="0"/>
      <w:marRight w:val="0"/>
      <w:marTop w:val="0"/>
      <w:marBottom w:val="0"/>
      <w:divBdr>
        <w:top w:val="none" w:sz="0" w:space="0" w:color="auto"/>
        <w:left w:val="none" w:sz="0" w:space="0" w:color="auto"/>
        <w:bottom w:val="none" w:sz="0" w:space="0" w:color="auto"/>
        <w:right w:val="none" w:sz="0" w:space="0" w:color="auto"/>
      </w:divBdr>
    </w:div>
    <w:div w:id="576481020">
      <w:bodyDiv w:val="1"/>
      <w:marLeft w:val="0"/>
      <w:marRight w:val="0"/>
      <w:marTop w:val="0"/>
      <w:marBottom w:val="0"/>
      <w:divBdr>
        <w:top w:val="none" w:sz="0" w:space="0" w:color="auto"/>
        <w:left w:val="none" w:sz="0" w:space="0" w:color="auto"/>
        <w:bottom w:val="none" w:sz="0" w:space="0" w:color="auto"/>
        <w:right w:val="none" w:sz="0" w:space="0" w:color="auto"/>
      </w:divBdr>
    </w:div>
    <w:div w:id="577446216">
      <w:bodyDiv w:val="1"/>
      <w:marLeft w:val="0"/>
      <w:marRight w:val="0"/>
      <w:marTop w:val="0"/>
      <w:marBottom w:val="0"/>
      <w:divBdr>
        <w:top w:val="none" w:sz="0" w:space="0" w:color="auto"/>
        <w:left w:val="none" w:sz="0" w:space="0" w:color="auto"/>
        <w:bottom w:val="none" w:sz="0" w:space="0" w:color="auto"/>
        <w:right w:val="none" w:sz="0" w:space="0" w:color="auto"/>
      </w:divBdr>
    </w:div>
    <w:div w:id="579338772">
      <w:bodyDiv w:val="1"/>
      <w:marLeft w:val="0"/>
      <w:marRight w:val="0"/>
      <w:marTop w:val="0"/>
      <w:marBottom w:val="0"/>
      <w:divBdr>
        <w:top w:val="none" w:sz="0" w:space="0" w:color="auto"/>
        <w:left w:val="none" w:sz="0" w:space="0" w:color="auto"/>
        <w:bottom w:val="none" w:sz="0" w:space="0" w:color="auto"/>
        <w:right w:val="none" w:sz="0" w:space="0" w:color="auto"/>
      </w:divBdr>
    </w:div>
    <w:div w:id="588537734">
      <w:bodyDiv w:val="1"/>
      <w:marLeft w:val="0"/>
      <w:marRight w:val="0"/>
      <w:marTop w:val="0"/>
      <w:marBottom w:val="0"/>
      <w:divBdr>
        <w:top w:val="none" w:sz="0" w:space="0" w:color="auto"/>
        <w:left w:val="none" w:sz="0" w:space="0" w:color="auto"/>
        <w:bottom w:val="none" w:sz="0" w:space="0" w:color="auto"/>
        <w:right w:val="none" w:sz="0" w:space="0" w:color="auto"/>
      </w:divBdr>
    </w:div>
    <w:div w:id="593132416">
      <w:bodyDiv w:val="1"/>
      <w:marLeft w:val="0"/>
      <w:marRight w:val="0"/>
      <w:marTop w:val="0"/>
      <w:marBottom w:val="0"/>
      <w:divBdr>
        <w:top w:val="none" w:sz="0" w:space="0" w:color="auto"/>
        <w:left w:val="none" w:sz="0" w:space="0" w:color="auto"/>
        <w:bottom w:val="none" w:sz="0" w:space="0" w:color="auto"/>
        <w:right w:val="none" w:sz="0" w:space="0" w:color="auto"/>
      </w:divBdr>
    </w:div>
    <w:div w:id="595987406">
      <w:bodyDiv w:val="1"/>
      <w:marLeft w:val="0"/>
      <w:marRight w:val="0"/>
      <w:marTop w:val="0"/>
      <w:marBottom w:val="0"/>
      <w:divBdr>
        <w:top w:val="none" w:sz="0" w:space="0" w:color="auto"/>
        <w:left w:val="none" w:sz="0" w:space="0" w:color="auto"/>
        <w:bottom w:val="none" w:sz="0" w:space="0" w:color="auto"/>
        <w:right w:val="none" w:sz="0" w:space="0" w:color="auto"/>
      </w:divBdr>
    </w:div>
    <w:div w:id="603195751">
      <w:bodyDiv w:val="1"/>
      <w:marLeft w:val="0"/>
      <w:marRight w:val="0"/>
      <w:marTop w:val="0"/>
      <w:marBottom w:val="0"/>
      <w:divBdr>
        <w:top w:val="none" w:sz="0" w:space="0" w:color="auto"/>
        <w:left w:val="none" w:sz="0" w:space="0" w:color="auto"/>
        <w:bottom w:val="none" w:sz="0" w:space="0" w:color="auto"/>
        <w:right w:val="none" w:sz="0" w:space="0" w:color="auto"/>
      </w:divBdr>
    </w:div>
    <w:div w:id="604193778">
      <w:bodyDiv w:val="1"/>
      <w:marLeft w:val="0"/>
      <w:marRight w:val="0"/>
      <w:marTop w:val="0"/>
      <w:marBottom w:val="0"/>
      <w:divBdr>
        <w:top w:val="none" w:sz="0" w:space="0" w:color="auto"/>
        <w:left w:val="none" w:sz="0" w:space="0" w:color="auto"/>
        <w:bottom w:val="none" w:sz="0" w:space="0" w:color="auto"/>
        <w:right w:val="none" w:sz="0" w:space="0" w:color="auto"/>
      </w:divBdr>
    </w:div>
    <w:div w:id="605160067">
      <w:bodyDiv w:val="1"/>
      <w:marLeft w:val="0"/>
      <w:marRight w:val="0"/>
      <w:marTop w:val="0"/>
      <w:marBottom w:val="0"/>
      <w:divBdr>
        <w:top w:val="none" w:sz="0" w:space="0" w:color="auto"/>
        <w:left w:val="none" w:sz="0" w:space="0" w:color="auto"/>
        <w:bottom w:val="none" w:sz="0" w:space="0" w:color="auto"/>
        <w:right w:val="none" w:sz="0" w:space="0" w:color="auto"/>
      </w:divBdr>
    </w:div>
    <w:div w:id="608896737">
      <w:bodyDiv w:val="1"/>
      <w:marLeft w:val="0"/>
      <w:marRight w:val="0"/>
      <w:marTop w:val="0"/>
      <w:marBottom w:val="0"/>
      <w:divBdr>
        <w:top w:val="none" w:sz="0" w:space="0" w:color="auto"/>
        <w:left w:val="none" w:sz="0" w:space="0" w:color="auto"/>
        <w:bottom w:val="none" w:sz="0" w:space="0" w:color="auto"/>
        <w:right w:val="none" w:sz="0" w:space="0" w:color="auto"/>
      </w:divBdr>
    </w:div>
    <w:div w:id="617294447">
      <w:bodyDiv w:val="1"/>
      <w:marLeft w:val="0"/>
      <w:marRight w:val="0"/>
      <w:marTop w:val="0"/>
      <w:marBottom w:val="0"/>
      <w:divBdr>
        <w:top w:val="none" w:sz="0" w:space="0" w:color="auto"/>
        <w:left w:val="none" w:sz="0" w:space="0" w:color="auto"/>
        <w:bottom w:val="none" w:sz="0" w:space="0" w:color="auto"/>
        <w:right w:val="none" w:sz="0" w:space="0" w:color="auto"/>
      </w:divBdr>
    </w:div>
    <w:div w:id="617446802">
      <w:bodyDiv w:val="1"/>
      <w:marLeft w:val="0"/>
      <w:marRight w:val="0"/>
      <w:marTop w:val="0"/>
      <w:marBottom w:val="0"/>
      <w:divBdr>
        <w:top w:val="none" w:sz="0" w:space="0" w:color="auto"/>
        <w:left w:val="none" w:sz="0" w:space="0" w:color="auto"/>
        <w:bottom w:val="none" w:sz="0" w:space="0" w:color="auto"/>
        <w:right w:val="none" w:sz="0" w:space="0" w:color="auto"/>
      </w:divBdr>
    </w:div>
    <w:div w:id="618030207">
      <w:bodyDiv w:val="1"/>
      <w:marLeft w:val="0"/>
      <w:marRight w:val="0"/>
      <w:marTop w:val="0"/>
      <w:marBottom w:val="0"/>
      <w:divBdr>
        <w:top w:val="none" w:sz="0" w:space="0" w:color="auto"/>
        <w:left w:val="none" w:sz="0" w:space="0" w:color="auto"/>
        <w:bottom w:val="none" w:sz="0" w:space="0" w:color="auto"/>
        <w:right w:val="none" w:sz="0" w:space="0" w:color="auto"/>
      </w:divBdr>
    </w:div>
    <w:div w:id="618100537">
      <w:bodyDiv w:val="1"/>
      <w:marLeft w:val="0"/>
      <w:marRight w:val="0"/>
      <w:marTop w:val="0"/>
      <w:marBottom w:val="0"/>
      <w:divBdr>
        <w:top w:val="none" w:sz="0" w:space="0" w:color="auto"/>
        <w:left w:val="none" w:sz="0" w:space="0" w:color="auto"/>
        <w:bottom w:val="none" w:sz="0" w:space="0" w:color="auto"/>
        <w:right w:val="none" w:sz="0" w:space="0" w:color="auto"/>
      </w:divBdr>
    </w:div>
    <w:div w:id="633096420">
      <w:bodyDiv w:val="1"/>
      <w:marLeft w:val="0"/>
      <w:marRight w:val="0"/>
      <w:marTop w:val="0"/>
      <w:marBottom w:val="0"/>
      <w:divBdr>
        <w:top w:val="none" w:sz="0" w:space="0" w:color="auto"/>
        <w:left w:val="none" w:sz="0" w:space="0" w:color="auto"/>
        <w:bottom w:val="none" w:sz="0" w:space="0" w:color="auto"/>
        <w:right w:val="none" w:sz="0" w:space="0" w:color="auto"/>
      </w:divBdr>
    </w:div>
    <w:div w:id="639505933">
      <w:bodyDiv w:val="1"/>
      <w:marLeft w:val="0"/>
      <w:marRight w:val="0"/>
      <w:marTop w:val="0"/>
      <w:marBottom w:val="0"/>
      <w:divBdr>
        <w:top w:val="none" w:sz="0" w:space="0" w:color="auto"/>
        <w:left w:val="none" w:sz="0" w:space="0" w:color="auto"/>
        <w:bottom w:val="none" w:sz="0" w:space="0" w:color="auto"/>
        <w:right w:val="none" w:sz="0" w:space="0" w:color="auto"/>
      </w:divBdr>
    </w:div>
    <w:div w:id="642545063">
      <w:bodyDiv w:val="1"/>
      <w:marLeft w:val="0"/>
      <w:marRight w:val="0"/>
      <w:marTop w:val="0"/>
      <w:marBottom w:val="0"/>
      <w:divBdr>
        <w:top w:val="none" w:sz="0" w:space="0" w:color="auto"/>
        <w:left w:val="none" w:sz="0" w:space="0" w:color="auto"/>
        <w:bottom w:val="none" w:sz="0" w:space="0" w:color="auto"/>
        <w:right w:val="none" w:sz="0" w:space="0" w:color="auto"/>
      </w:divBdr>
    </w:div>
    <w:div w:id="645671445">
      <w:bodyDiv w:val="1"/>
      <w:marLeft w:val="0"/>
      <w:marRight w:val="0"/>
      <w:marTop w:val="0"/>
      <w:marBottom w:val="0"/>
      <w:divBdr>
        <w:top w:val="none" w:sz="0" w:space="0" w:color="auto"/>
        <w:left w:val="none" w:sz="0" w:space="0" w:color="auto"/>
        <w:bottom w:val="none" w:sz="0" w:space="0" w:color="auto"/>
        <w:right w:val="none" w:sz="0" w:space="0" w:color="auto"/>
      </w:divBdr>
    </w:div>
    <w:div w:id="648168731">
      <w:bodyDiv w:val="1"/>
      <w:marLeft w:val="0"/>
      <w:marRight w:val="0"/>
      <w:marTop w:val="0"/>
      <w:marBottom w:val="0"/>
      <w:divBdr>
        <w:top w:val="none" w:sz="0" w:space="0" w:color="auto"/>
        <w:left w:val="none" w:sz="0" w:space="0" w:color="auto"/>
        <w:bottom w:val="none" w:sz="0" w:space="0" w:color="auto"/>
        <w:right w:val="none" w:sz="0" w:space="0" w:color="auto"/>
      </w:divBdr>
    </w:div>
    <w:div w:id="650670132">
      <w:bodyDiv w:val="1"/>
      <w:marLeft w:val="0"/>
      <w:marRight w:val="0"/>
      <w:marTop w:val="0"/>
      <w:marBottom w:val="0"/>
      <w:divBdr>
        <w:top w:val="none" w:sz="0" w:space="0" w:color="auto"/>
        <w:left w:val="none" w:sz="0" w:space="0" w:color="auto"/>
        <w:bottom w:val="none" w:sz="0" w:space="0" w:color="auto"/>
        <w:right w:val="none" w:sz="0" w:space="0" w:color="auto"/>
      </w:divBdr>
    </w:div>
    <w:div w:id="654575300">
      <w:bodyDiv w:val="1"/>
      <w:marLeft w:val="0"/>
      <w:marRight w:val="0"/>
      <w:marTop w:val="0"/>
      <w:marBottom w:val="0"/>
      <w:divBdr>
        <w:top w:val="none" w:sz="0" w:space="0" w:color="auto"/>
        <w:left w:val="none" w:sz="0" w:space="0" w:color="auto"/>
        <w:bottom w:val="none" w:sz="0" w:space="0" w:color="auto"/>
        <w:right w:val="none" w:sz="0" w:space="0" w:color="auto"/>
      </w:divBdr>
    </w:div>
    <w:div w:id="655036523">
      <w:bodyDiv w:val="1"/>
      <w:marLeft w:val="0"/>
      <w:marRight w:val="0"/>
      <w:marTop w:val="0"/>
      <w:marBottom w:val="0"/>
      <w:divBdr>
        <w:top w:val="none" w:sz="0" w:space="0" w:color="auto"/>
        <w:left w:val="none" w:sz="0" w:space="0" w:color="auto"/>
        <w:bottom w:val="none" w:sz="0" w:space="0" w:color="auto"/>
        <w:right w:val="none" w:sz="0" w:space="0" w:color="auto"/>
      </w:divBdr>
    </w:div>
    <w:div w:id="660160138">
      <w:bodyDiv w:val="1"/>
      <w:marLeft w:val="0"/>
      <w:marRight w:val="0"/>
      <w:marTop w:val="0"/>
      <w:marBottom w:val="0"/>
      <w:divBdr>
        <w:top w:val="none" w:sz="0" w:space="0" w:color="auto"/>
        <w:left w:val="none" w:sz="0" w:space="0" w:color="auto"/>
        <w:bottom w:val="none" w:sz="0" w:space="0" w:color="auto"/>
        <w:right w:val="none" w:sz="0" w:space="0" w:color="auto"/>
      </w:divBdr>
    </w:div>
    <w:div w:id="660546741">
      <w:bodyDiv w:val="1"/>
      <w:marLeft w:val="0"/>
      <w:marRight w:val="0"/>
      <w:marTop w:val="0"/>
      <w:marBottom w:val="0"/>
      <w:divBdr>
        <w:top w:val="none" w:sz="0" w:space="0" w:color="auto"/>
        <w:left w:val="none" w:sz="0" w:space="0" w:color="auto"/>
        <w:bottom w:val="none" w:sz="0" w:space="0" w:color="auto"/>
        <w:right w:val="none" w:sz="0" w:space="0" w:color="auto"/>
      </w:divBdr>
    </w:div>
    <w:div w:id="682586529">
      <w:bodyDiv w:val="1"/>
      <w:marLeft w:val="0"/>
      <w:marRight w:val="0"/>
      <w:marTop w:val="0"/>
      <w:marBottom w:val="0"/>
      <w:divBdr>
        <w:top w:val="none" w:sz="0" w:space="0" w:color="auto"/>
        <w:left w:val="none" w:sz="0" w:space="0" w:color="auto"/>
        <w:bottom w:val="none" w:sz="0" w:space="0" w:color="auto"/>
        <w:right w:val="none" w:sz="0" w:space="0" w:color="auto"/>
      </w:divBdr>
    </w:div>
    <w:div w:id="684672102">
      <w:bodyDiv w:val="1"/>
      <w:marLeft w:val="0"/>
      <w:marRight w:val="0"/>
      <w:marTop w:val="0"/>
      <w:marBottom w:val="0"/>
      <w:divBdr>
        <w:top w:val="none" w:sz="0" w:space="0" w:color="auto"/>
        <w:left w:val="none" w:sz="0" w:space="0" w:color="auto"/>
        <w:bottom w:val="none" w:sz="0" w:space="0" w:color="auto"/>
        <w:right w:val="none" w:sz="0" w:space="0" w:color="auto"/>
      </w:divBdr>
    </w:div>
    <w:div w:id="685209015">
      <w:bodyDiv w:val="1"/>
      <w:marLeft w:val="0"/>
      <w:marRight w:val="0"/>
      <w:marTop w:val="0"/>
      <w:marBottom w:val="0"/>
      <w:divBdr>
        <w:top w:val="none" w:sz="0" w:space="0" w:color="auto"/>
        <w:left w:val="none" w:sz="0" w:space="0" w:color="auto"/>
        <w:bottom w:val="none" w:sz="0" w:space="0" w:color="auto"/>
        <w:right w:val="none" w:sz="0" w:space="0" w:color="auto"/>
      </w:divBdr>
    </w:div>
    <w:div w:id="685866498">
      <w:bodyDiv w:val="1"/>
      <w:marLeft w:val="0"/>
      <w:marRight w:val="0"/>
      <w:marTop w:val="0"/>
      <w:marBottom w:val="0"/>
      <w:divBdr>
        <w:top w:val="none" w:sz="0" w:space="0" w:color="auto"/>
        <w:left w:val="none" w:sz="0" w:space="0" w:color="auto"/>
        <w:bottom w:val="none" w:sz="0" w:space="0" w:color="auto"/>
        <w:right w:val="none" w:sz="0" w:space="0" w:color="auto"/>
      </w:divBdr>
    </w:div>
    <w:div w:id="686058010">
      <w:bodyDiv w:val="1"/>
      <w:marLeft w:val="0"/>
      <w:marRight w:val="0"/>
      <w:marTop w:val="0"/>
      <w:marBottom w:val="0"/>
      <w:divBdr>
        <w:top w:val="none" w:sz="0" w:space="0" w:color="auto"/>
        <w:left w:val="none" w:sz="0" w:space="0" w:color="auto"/>
        <w:bottom w:val="none" w:sz="0" w:space="0" w:color="auto"/>
        <w:right w:val="none" w:sz="0" w:space="0" w:color="auto"/>
      </w:divBdr>
    </w:div>
    <w:div w:id="687172903">
      <w:bodyDiv w:val="1"/>
      <w:marLeft w:val="0"/>
      <w:marRight w:val="0"/>
      <w:marTop w:val="0"/>
      <w:marBottom w:val="0"/>
      <w:divBdr>
        <w:top w:val="none" w:sz="0" w:space="0" w:color="auto"/>
        <w:left w:val="none" w:sz="0" w:space="0" w:color="auto"/>
        <w:bottom w:val="none" w:sz="0" w:space="0" w:color="auto"/>
        <w:right w:val="none" w:sz="0" w:space="0" w:color="auto"/>
      </w:divBdr>
    </w:div>
    <w:div w:id="688995532">
      <w:bodyDiv w:val="1"/>
      <w:marLeft w:val="0"/>
      <w:marRight w:val="0"/>
      <w:marTop w:val="0"/>
      <w:marBottom w:val="0"/>
      <w:divBdr>
        <w:top w:val="none" w:sz="0" w:space="0" w:color="auto"/>
        <w:left w:val="none" w:sz="0" w:space="0" w:color="auto"/>
        <w:bottom w:val="none" w:sz="0" w:space="0" w:color="auto"/>
        <w:right w:val="none" w:sz="0" w:space="0" w:color="auto"/>
      </w:divBdr>
    </w:div>
    <w:div w:id="711347871">
      <w:bodyDiv w:val="1"/>
      <w:marLeft w:val="0"/>
      <w:marRight w:val="0"/>
      <w:marTop w:val="0"/>
      <w:marBottom w:val="0"/>
      <w:divBdr>
        <w:top w:val="none" w:sz="0" w:space="0" w:color="auto"/>
        <w:left w:val="none" w:sz="0" w:space="0" w:color="auto"/>
        <w:bottom w:val="none" w:sz="0" w:space="0" w:color="auto"/>
        <w:right w:val="none" w:sz="0" w:space="0" w:color="auto"/>
      </w:divBdr>
    </w:div>
    <w:div w:id="714697260">
      <w:bodyDiv w:val="1"/>
      <w:marLeft w:val="0"/>
      <w:marRight w:val="0"/>
      <w:marTop w:val="0"/>
      <w:marBottom w:val="0"/>
      <w:divBdr>
        <w:top w:val="none" w:sz="0" w:space="0" w:color="auto"/>
        <w:left w:val="none" w:sz="0" w:space="0" w:color="auto"/>
        <w:bottom w:val="none" w:sz="0" w:space="0" w:color="auto"/>
        <w:right w:val="none" w:sz="0" w:space="0" w:color="auto"/>
      </w:divBdr>
    </w:div>
    <w:div w:id="716245493">
      <w:bodyDiv w:val="1"/>
      <w:marLeft w:val="0"/>
      <w:marRight w:val="0"/>
      <w:marTop w:val="0"/>
      <w:marBottom w:val="0"/>
      <w:divBdr>
        <w:top w:val="none" w:sz="0" w:space="0" w:color="auto"/>
        <w:left w:val="none" w:sz="0" w:space="0" w:color="auto"/>
        <w:bottom w:val="none" w:sz="0" w:space="0" w:color="auto"/>
        <w:right w:val="none" w:sz="0" w:space="0" w:color="auto"/>
      </w:divBdr>
    </w:div>
    <w:div w:id="720248515">
      <w:bodyDiv w:val="1"/>
      <w:marLeft w:val="0"/>
      <w:marRight w:val="0"/>
      <w:marTop w:val="0"/>
      <w:marBottom w:val="0"/>
      <w:divBdr>
        <w:top w:val="none" w:sz="0" w:space="0" w:color="auto"/>
        <w:left w:val="none" w:sz="0" w:space="0" w:color="auto"/>
        <w:bottom w:val="none" w:sz="0" w:space="0" w:color="auto"/>
        <w:right w:val="none" w:sz="0" w:space="0" w:color="auto"/>
      </w:divBdr>
    </w:div>
    <w:div w:id="723330989">
      <w:bodyDiv w:val="1"/>
      <w:marLeft w:val="0"/>
      <w:marRight w:val="0"/>
      <w:marTop w:val="0"/>
      <w:marBottom w:val="0"/>
      <w:divBdr>
        <w:top w:val="none" w:sz="0" w:space="0" w:color="auto"/>
        <w:left w:val="none" w:sz="0" w:space="0" w:color="auto"/>
        <w:bottom w:val="none" w:sz="0" w:space="0" w:color="auto"/>
        <w:right w:val="none" w:sz="0" w:space="0" w:color="auto"/>
      </w:divBdr>
    </w:div>
    <w:div w:id="723333176">
      <w:bodyDiv w:val="1"/>
      <w:marLeft w:val="0"/>
      <w:marRight w:val="0"/>
      <w:marTop w:val="0"/>
      <w:marBottom w:val="0"/>
      <w:divBdr>
        <w:top w:val="none" w:sz="0" w:space="0" w:color="auto"/>
        <w:left w:val="none" w:sz="0" w:space="0" w:color="auto"/>
        <w:bottom w:val="none" w:sz="0" w:space="0" w:color="auto"/>
        <w:right w:val="none" w:sz="0" w:space="0" w:color="auto"/>
      </w:divBdr>
    </w:div>
    <w:div w:id="724834978">
      <w:bodyDiv w:val="1"/>
      <w:marLeft w:val="0"/>
      <w:marRight w:val="0"/>
      <w:marTop w:val="0"/>
      <w:marBottom w:val="0"/>
      <w:divBdr>
        <w:top w:val="none" w:sz="0" w:space="0" w:color="auto"/>
        <w:left w:val="none" w:sz="0" w:space="0" w:color="auto"/>
        <w:bottom w:val="none" w:sz="0" w:space="0" w:color="auto"/>
        <w:right w:val="none" w:sz="0" w:space="0" w:color="auto"/>
      </w:divBdr>
    </w:div>
    <w:div w:id="732192911">
      <w:bodyDiv w:val="1"/>
      <w:marLeft w:val="0"/>
      <w:marRight w:val="0"/>
      <w:marTop w:val="0"/>
      <w:marBottom w:val="0"/>
      <w:divBdr>
        <w:top w:val="none" w:sz="0" w:space="0" w:color="auto"/>
        <w:left w:val="none" w:sz="0" w:space="0" w:color="auto"/>
        <w:bottom w:val="none" w:sz="0" w:space="0" w:color="auto"/>
        <w:right w:val="none" w:sz="0" w:space="0" w:color="auto"/>
      </w:divBdr>
    </w:div>
    <w:div w:id="734740216">
      <w:bodyDiv w:val="1"/>
      <w:marLeft w:val="0"/>
      <w:marRight w:val="0"/>
      <w:marTop w:val="0"/>
      <w:marBottom w:val="0"/>
      <w:divBdr>
        <w:top w:val="none" w:sz="0" w:space="0" w:color="auto"/>
        <w:left w:val="none" w:sz="0" w:space="0" w:color="auto"/>
        <w:bottom w:val="none" w:sz="0" w:space="0" w:color="auto"/>
        <w:right w:val="none" w:sz="0" w:space="0" w:color="auto"/>
      </w:divBdr>
    </w:div>
    <w:div w:id="753015541">
      <w:bodyDiv w:val="1"/>
      <w:marLeft w:val="0"/>
      <w:marRight w:val="0"/>
      <w:marTop w:val="0"/>
      <w:marBottom w:val="0"/>
      <w:divBdr>
        <w:top w:val="none" w:sz="0" w:space="0" w:color="auto"/>
        <w:left w:val="none" w:sz="0" w:space="0" w:color="auto"/>
        <w:bottom w:val="none" w:sz="0" w:space="0" w:color="auto"/>
        <w:right w:val="none" w:sz="0" w:space="0" w:color="auto"/>
      </w:divBdr>
    </w:div>
    <w:div w:id="756290464">
      <w:bodyDiv w:val="1"/>
      <w:marLeft w:val="0"/>
      <w:marRight w:val="0"/>
      <w:marTop w:val="0"/>
      <w:marBottom w:val="0"/>
      <w:divBdr>
        <w:top w:val="none" w:sz="0" w:space="0" w:color="auto"/>
        <w:left w:val="none" w:sz="0" w:space="0" w:color="auto"/>
        <w:bottom w:val="none" w:sz="0" w:space="0" w:color="auto"/>
        <w:right w:val="none" w:sz="0" w:space="0" w:color="auto"/>
      </w:divBdr>
    </w:div>
    <w:div w:id="763114567">
      <w:bodyDiv w:val="1"/>
      <w:marLeft w:val="0"/>
      <w:marRight w:val="0"/>
      <w:marTop w:val="0"/>
      <w:marBottom w:val="0"/>
      <w:divBdr>
        <w:top w:val="none" w:sz="0" w:space="0" w:color="auto"/>
        <w:left w:val="none" w:sz="0" w:space="0" w:color="auto"/>
        <w:bottom w:val="none" w:sz="0" w:space="0" w:color="auto"/>
        <w:right w:val="none" w:sz="0" w:space="0" w:color="auto"/>
      </w:divBdr>
    </w:div>
    <w:div w:id="771359014">
      <w:bodyDiv w:val="1"/>
      <w:marLeft w:val="0"/>
      <w:marRight w:val="0"/>
      <w:marTop w:val="0"/>
      <w:marBottom w:val="0"/>
      <w:divBdr>
        <w:top w:val="none" w:sz="0" w:space="0" w:color="auto"/>
        <w:left w:val="none" w:sz="0" w:space="0" w:color="auto"/>
        <w:bottom w:val="none" w:sz="0" w:space="0" w:color="auto"/>
        <w:right w:val="none" w:sz="0" w:space="0" w:color="auto"/>
      </w:divBdr>
    </w:div>
    <w:div w:id="801078091">
      <w:bodyDiv w:val="1"/>
      <w:marLeft w:val="0"/>
      <w:marRight w:val="0"/>
      <w:marTop w:val="0"/>
      <w:marBottom w:val="0"/>
      <w:divBdr>
        <w:top w:val="none" w:sz="0" w:space="0" w:color="auto"/>
        <w:left w:val="none" w:sz="0" w:space="0" w:color="auto"/>
        <w:bottom w:val="none" w:sz="0" w:space="0" w:color="auto"/>
        <w:right w:val="none" w:sz="0" w:space="0" w:color="auto"/>
      </w:divBdr>
    </w:div>
    <w:div w:id="805783496">
      <w:bodyDiv w:val="1"/>
      <w:marLeft w:val="0"/>
      <w:marRight w:val="0"/>
      <w:marTop w:val="0"/>
      <w:marBottom w:val="0"/>
      <w:divBdr>
        <w:top w:val="none" w:sz="0" w:space="0" w:color="auto"/>
        <w:left w:val="none" w:sz="0" w:space="0" w:color="auto"/>
        <w:bottom w:val="none" w:sz="0" w:space="0" w:color="auto"/>
        <w:right w:val="none" w:sz="0" w:space="0" w:color="auto"/>
      </w:divBdr>
    </w:div>
    <w:div w:id="807170433">
      <w:bodyDiv w:val="1"/>
      <w:marLeft w:val="0"/>
      <w:marRight w:val="0"/>
      <w:marTop w:val="0"/>
      <w:marBottom w:val="0"/>
      <w:divBdr>
        <w:top w:val="none" w:sz="0" w:space="0" w:color="auto"/>
        <w:left w:val="none" w:sz="0" w:space="0" w:color="auto"/>
        <w:bottom w:val="none" w:sz="0" w:space="0" w:color="auto"/>
        <w:right w:val="none" w:sz="0" w:space="0" w:color="auto"/>
      </w:divBdr>
    </w:div>
    <w:div w:id="809640539">
      <w:bodyDiv w:val="1"/>
      <w:marLeft w:val="0"/>
      <w:marRight w:val="0"/>
      <w:marTop w:val="0"/>
      <w:marBottom w:val="0"/>
      <w:divBdr>
        <w:top w:val="none" w:sz="0" w:space="0" w:color="auto"/>
        <w:left w:val="none" w:sz="0" w:space="0" w:color="auto"/>
        <w:bottom w:val="none" w:sz="0" w:space="0" w:color="auto"/>
        <w:right w:val="none" w:sz="0" w:space="0" w:color="auto"/>
      </w:divBdr>
    </w:div>
    <w:div w:id="810710705">
      <w:bodyDiv w:val="1"/>
      <w:marLeft w:val="0"/>
      <w:marRight w:val="0"/>
      <w:marTop w:val="0"/>
      <w:marBottom w:val="0"/>
      <w:divBdr>
        <w:top w:val="none" w:sz="0" w:space="0" w:color="auto"/>
        <w:left w:val="none" w:sz="0" w:space="0" w:color="auto"/>
        <w:bottom w:val="none" w:sz="0" w:space="0" w:color="auto"/>
        <w:right w:val="none" w:sz="0" w:space="0" w:color="auto"/>
      </w:divBdr>
    </w:div>
    <w:div w:id="814612785">
      <w:bodyDiv w:val="1"/>
      <w:marLeft w:val="0"/>
      <w:marRight w:val="0"/>
      <w:marTop w:val="0"/>
      <w:marBottom w:val="0"/>
      <w:divBdr>
        <w:top w:val="none" w:sz="0" w:space="0" w:color="auto"/>
        <w:left w:val="none" w:sz="0" w:space="0" w:color="auto"/>
        <w:bottom w:val="none" w:sz="0" w:space="0" w:color="auto"/>
        <w:right w:val="none" w:sz="0" w:space="0" w:color="auto"/>
      </w:divBdr>
    </w:div>
    <w:div w:id="817377518">
      <w:bodyDiv w:val="1"/>
      <w:marLeft w:val="0"/>
      <w:marRight w:val="0"/>
      <w:marTop w:val="0"/>
      <w:marBottom w:val="0"/>
      <w:divBdr>
        <w:top w:val="none" w:sz="0" w:space="0" w:color="auto"/>
        <w:left w:val="none" w:sz="0" w:space="0" w:color="auto"/>
        <w:bottom w:val="none" w:sz="0" w:space="0" w:color="auto"/>
        <w:right w:val="none" w:sz="0" w:space="0" w:color="auto"/>
      </w:divBdr>
    </w:div>
    <w:div w:id="825708573">
      <w:bodyDiv w:val="1"/>
      <w:marLeft w:val="0"/>
      <w:marRight w:val="0"/>
      <w:marTop w:val="0"/>
      <w:marBottom w:val="0"/>
      <w:divBdr>
        <w:top w:val="none" w:sz="0" w:space="0" w:color="auto"/>
        <w:left w:val="none" w:sz="0" w:space="0" w:color="auto"/>
        <w:bottom w:val="none" w:sz="0" w:space="0" w:color="auto"/>
        <w:right w:val="none" w:sz="0" w:space="0" w:color="auto"/>
      </w:divBdr>
    </w:div>
    <w:div w:id="830876971">
      <w:bodyDiv w:val="1"/>
      <w:marLeft w:val="0"/>
      <w:marRight w:val="0"/>
      <w:marTop w:val="0"/>
      <w:marBottom w:val="0"/>
      <w:divBdr>
        <w:top w:val="none" w:sz="0" w:space="0" w:color="auto"/>
        <w:left w:val="none" w:sz="0" w:space="0" w:color="auto"/>
        <w:bottom w:val="none" w:sz="0" w:space="0" w:color="auto"/>
        <w:right w:val="none" w:sz="0" w:space="0" w:color="auto"/>
      </w:divBdr>
    </w:div>
    <w:div w:id="832451273">
      <w:bodyDiv w:val="1"/>
      <w:marLeft w:val="0"/>
      <w:marRight w:val="0"/>
      <w:marTop w:val="0"/>
      <w:marBottom w:val="0"/>
      <w:divBdr>
        <w:top w:val="none" w:sz="0" w:space="0" w:color="auto"/>
        <w:left w:val="none" w:sz="0" w:space="0" w:color="auto"/>
        <w:bottom w:val="none" w:sz="0" w:space="0" w:color="auto"/>
        <w:right w:val="none" w:sz="0" w:space="0" w:color="auto"/>
      </w:divBdr>
    </w:div>
    <w:div w:id="835804876">
      <w:bodyDiv w:val="1"/>
      <w:marLeft w:val="0"/>
      <w:marRight w:val="0"/>
      <w:marTop w:val="0"/>
      <w:marBottom w:val="0"/>
      <w:divBdr>
        <w:top w:val="none" w:sz="0" w:space="0" w:color="auto"/>
        <w:left w:val="none" w:sz="0" w:space="0" w:color="auto"/>
        <w:bottom w:val="none" w:sz="0" w:space="0" w:color="auto"/>
        <w:right w:val="none" w:sz="0" w:space="0" w:color="auto"/>
      </w:divBdr>
    </w:div>
    <w:div w:id="836574483">
      <w:bodyDiv w:val="1"/>
      <w:marLeft w:val="0"/>
      <w:marRight w:val="0"/>
      <w:marTop w:val="0"/>
      <w:marBottom w:val="0"/>
      <w:divBdr>
        <w:top w:val="none" w:sz="0" w:space="0" w:color="auto"/>
        <w:left w:val="none" w:sz="0" w:space="0" w:color="auto"/>
        <w:bottom w:val="none" w:sz="0" w:space="0" w:color="auto"/>
        <w:right w:val="none" w:sz="0" w:space="0" w:color="auto"/>
      </w:divBdr>
    </w:div>
    <w:div w:id="845873353">
      <w:bodyDiv w:val="1"/>
      <w:marLeft w:val="0"/>
      <w:marRight w:val="0"/>
      <w:marTop w:val="0"/>
      <w:marBottom w:val="0"/>
      <w:divBdr>
        <w:top w:val="none" w:sz="0" w:space="0" w:color="auto"/>
        <w:left w:val="none" w:sz="0" w:space="0" w:color="auto"/>
        <w:bottom w:val="none" w:sz="0" w:space="0" w:color="auto"/>
        <w:right w:val="none" w:sz="0" w:space="0" w:color="auto"/>
      </w:divBdr>
    </w:div>
    <w:div w:id="855315326">
      <w:bodyDiv w:val="1"/>
      <w:marLeft w:val="0"/>
      <w:marRight w:val="0"/>
      <w:marTop w:val="0"/>
      <w:marBottom w:val="0"/>
      <w:divBdr>
        <w:top w:val="none" w:sz="0" w:space="0" w:color="auto"/>
        <w:left w:val="none" w:sz="0" w:space="0" w:color="auto"/>
        <w:bottom w:val="none" w:sz="0" w:space="0" w:color="auto"/>
        <w:right w:val="none" w:sz="0" w:space="0" w:color="auto"/>
      </w:divBdr>
    </w:div>
    <w:div w:id="856579131">
      <w:bodyDiv w:val="1"/>
      <w:marLeft w:val="0"/>
      <w:marRight w:val="0"/>
      <w:marTop w:val="0"/>
      <w:marBottom w:val="0"/>
      <w:divBdr>
        <w:top w:val="none" w:sz="0" w:space="0" w:color="auto"/>
        <w:left w:val="none" w:sz="0" w:space="0" w:color="auto"/>
        <w:bottom w:val="none" w:sz="0" w:space="0" w:color="auto"/>
        <w:right w:val="none" w:sz="0" w:space="0" w:color="auto"/>
      </w:divBdr>
    </w:div>
    <w:div w:id="858466173">
      <w:bodyDiv w:val="1"/>
      <w:marLeft w:val="0"/>
      <w:marRight w:val="0"/>
      <w:marTop w:val="0"/>
      <w:marBottom w:val="0"/>
      <w:divBdr>
        <w:top w:val="none" w:sz="0" w:space="0" w:color="auto"/>
        <w:left w:val="none" w:sz="0" w:space="0" w:color="auto"/>
        <w:bottom w:val="none" w:sz="0" w:space="0" w:color="auto"/>
        <w:right w:val="none" w:sz="0" w:space="0" w:color="auto"/>
      </w:divBdr>
    </w:div>
    <w:div w:id="858814507">
      <w:bodyDiv w:val="1"/>
      <w:marLeft w:val="0"/>
      <w:marRight w:val="0"/>
      <w:marTop w:val="0"/>
      <w:marBottom w:val="0"/>
      <w:divBdr>
        <w:top w:val="none" w:sz="0" w:space="0" w:color="auto"/>
        <w:left w:val="none" w:sz="0" w:space="0" w:color="auto"/>
        <w:bottom w:val="none" w:sz="0" w:space="0" w:color="auto"/>
        <w:right w:val="none" w:sz="0" w:space="0" w:color="auto"/>
      </w:divBdr>
    </w:div>
    <w:div w:id="870144095">
      <w:bodyDiv w:val="1"/>
      <w:marLeft w:val="0"/>
      <w:marRight w:val="0"/>
      <w:marTop w:val="0"/>
      <w:marBottom w:val="0"/>
      <w:divBdr>
        <w:top w:val="none" w:sz="0" w:space="0" w:color="auto"/>
        <w:left w:val="none" w:sz="0" w:space="0" w:color="auto"/>
        <w:bottom w:val="none" w:sz="0" w:space="0" w:color="auto"/>
        <w:right w:val="none" w:sz="0" w:space="0" w:color="auto"/>
      </w:divBdr>
    </w:div>
    <w:div w:id="873270468">
      <w:bodyDiv w:val="1"/>
      <w:marLeft w:val="0"/>
      <w:marRight w:val="0"/>
      <w:marTop w:val="0"/>
      <w:marBottom w:val="0"/>
      <w:divBdr>
        <w:top w:val="none" w:sz="0" w:space="0" w:color="auto"/>
        <w:left w:val="none" w:sz="0" w:space="0" w:color="auto"/>
        <w:bottom w:val="none" w:sz="0" w:space="0" w:color="auto"/>
        <w:right w:val="none" w:sz="0" w:space="0" w:color="auto"/>
      </w:divBdr>
    </w:div>
    <w:div w:id="873731668">
      <w:bodyDiv w:val="1"/>
      <w:marLeft w:val="0"/>
      <w:marRight w:val="0"/>
      <w:marTop w:val="0"/>
      <w:marBottom w:val="0"/>
      <w:divBdr>
        <w:top w:val="none" w:sz="0" w:space="0" w:color="auto"/>
        <w:left w:val="none" w:sz="0" w:space="0" w:color="auto"/>
        <w:bottom w:val="none" w:sz="0" w:space="0" w:color="auto"/>
        <w:right w:val="none" w:sz="0" w:space="0" w:color="auto"/>
      </w:divBdr>
    </w:div>
    <w:div w:id="873999193">
      <w:bodyDiv w:val="1"/>
      <w:marLeft w:val="0"/>
      <w:marRight w:val="0"/>
      <w:marTop w:val="0"/>
      <w:marBottom w:val="0"/>
      <w:divBdr>
        <w:top w:val="none" w:sz="0" w:space="0" w:color="auto"/>
        <w:left w:val="none" w:sz="0" w:space="0" w:color="auto"/>
        <w:bottom w:val="none" w:sz="0" w:space="0" w:color="auto"/>
        <w:right w:val="none" w:sz="0" w:space="0" w:color="auto"/>
      </w:divBdr>
    </w:div>
    <w:div w:id="878904277">
      <w:bodyDiv w:val="1"/>
      <w:marLeft w:val="0"/>
      <w:marRight w:val="0"/>
      <w:marTop w:val="0"/>
      <w:marBottom w:val="0"/>
      <w:divBdr>
        <w:top w:val="none" w:sz="0" w:space="0" w:color="auto"/>
        <w:left w:val="none" w:sz="0" w:space="0" w:color="auto"/>
        <w:bottom w:val="none" w:sz="0" w:space="0" w:color="auto"/>
        <w:right w:val="none" w:sz="0" w:space="0" w:color="auto"/>
      </w:divBdr>
    </w:div>
    <w:div w:id="878977022">
      <w:bodyDiv w:val="1"/>
      <w:marLeft w:val="0"/>
      <w:marRight w:val="0"/>
      <w:marTop w:val="0"/>
      <w:marBottom w:val="0"/>
      <w:divBdr>
        <w:top w:val="none" w:sz="0" w:space="0" w:color="auto"/>
        <w:left w:val="none" w:sz="0" w:space="0" w:color="auto"/>
        <w:bottom w:val="none" w:sz="0" w:space="0" w:color="auto"/>
        <w:right w:val="none" w:sz="0" w:space="0" w:color="auto"/>
      </w:divBdr>
    </w:div>
    <w:div w:id="884294862">
      <w:bodyDiv w:val="1"/>
      <w:marLeft w:val="0"/>
      <w:marRight w:val="0"/>
      <w:marTop w:val="0"/>
      <w:marBottom w:val="0"/>
      <w:divBdr>
        <w:top w:val="none" w:sz="0" w:space="0" w:color="auto"/>
        <w:left w:val="none" w:sz="0" w:space="0" w:color="auto"/>
        <w:bottom w:val="none" w:sz="0" w:space="0" w:color="auto"/>
        <w:right w:val="none" w:sz="0" w:space="0" w:color="auto"/>
      </w:divBdr>
    </w:div>
    <w:div w:id="889464063">
      <w:bodyDiv w:val="1"/>
      <w:marLeft w:val="0"/>
      <w:marRight w:val="0"/>
      <w:marTop w:val="0"/>
      <w:marBottom w:val="0"/>
      <w:divBdr>
        <w:top w:val="none" w:sz="0" w:space="0" w:color="auto"/>
        <w:left w:val="none" w:sz="0" w:space="0" w:color="auto"/>
        <w:bottom w:val="none" w:sz="0" w:space="0" w:color="auto"/>
        <w:right w:val="none" w:sz="0" w:space="0" w:color="auto"/>
      </w:divBdr>
    </w:div>
    <w:div w:id="898638131">
      <w:bodyDiv w:val="1"/>
      <w:marLeft w:val="0"/>
      <w:marRight w:val="0"/>
      <w:marTop w:val="0"/>
      <w:marBottom w:val="0"/>
      <w:divBdr>
        <w:top w:val="none" w:sz="0" w:space="0" w:color="auto"/>
        <w:left w:val="none" w:sz="0" w:space="0" w:color="auto"/>
        <w:bottom w:val="none" w:sz="0" w:space="0" w:color="auto"/>
        <w:right w:val="none" w:sz="0" w:space="0" w:color="auto"/>
      </w:divBdr>
    </w:div>
    <w:div w:id="911350684">
      <w:bodyDiv w:val="1"/>
      <w:marLeft w:val="0"/>
      <w:marRight w:val="0"/>
      <w:marTop w:val="0"/>
      <w:marBottom w:val="0"/>
      <w:divBdr>
        <w:top w:val="none" w:sz="0" w:space="0" w:color="auto"/>
        <w:left w:val="none" w:sz="0" w:space="0" w:color="auto"/>
        <w:bottom w:val="none" w:sz="0" w:space="0" w:color="auto"/>
        <w:right w:val="none" w:sz="0" w:space="0" w:color="auto"/>
      </w:divBdr>
    </w:div>
    <w:div w:id="916986525">
      <w:bodyDiv w:val="1"/>
      <w:marLeft w:val="0"/>
      <w:marRight w:val="0"/>
      <w:marTop w:val="0"/>
      <w:marBottom w:val="0"/>
      <w:divBdr>
        <w:top w:val="none" w:sz="0" w:space="0" w:color="auto"/>
        <w:left w:val="none" w:sz="0" w:space="0" w:color="auto"/>
        <w:bottom w:val="none" w:sz="0" w:space="0" w:color="auto"/>
        <w:right w:val="none" w:sz="0" w:space="0" w:color="auto"/>
      </w:divBdr>
    </w:div>
    <w:div w:id="917909314">
      <w:bodyDiv w:val="1"/>
      <w:marLeft w:val="0"/>
      <w:marRight w:val="0"/>
      <w:marTop w:val="0"/>
      <w:marBottom w:val="0"/>
      <w:divBdr>
        <w:top w:val="none" w:sz="0" w:space="0" w:color="auto"/>
        <w:left w:val="none" w:sz="0" w:space="0" w:color="auto"/>
        <w:bottom w:val="none" w:sz="0" w:space="0" w:color="auto"/>
        <w:right w:val="none" w:sz="0" w:space="0" w:color="auto"/>
      </w:divBdr>
    </w:div>
    <w:div w:id="927496205">
      <w:bodyDiv w:val="1"/>
      <w:marLeft w:val="0"/>
      <w:marRight w:val="0"/>
      <w:marTop w:val="0"/>
      <w:marBottom w:val="0"/>
      <w:divBdr>
        <w:top w:val="none" w:sz="0" w:space="0" w:color="auto"/>
        <w:left w:val="none" w:sz="0" w:space="0" w:color="auto"/>
        <w:bottom w:val="none" w:sz="0" w:space="0" w:color="auto"/>
        <w:right w:val="none" w:sz="0" w:space="0" w:color="auto"/>
      </w:divBdr>
    </w:div>
    <w:div w:id="935359668">
      <w:bodyDiv w:val="1"/>
      <w:marLeft w:val="0"/>
      <w:marRight w:val="0"/>
      <w:marTop w:val="0"/>
      <w:marBottom w:val="0"/>
      <w:divBdr>
        <w:top w:val="none" w:sz="0" w:space="0" w:color="auto"/>
        <w:left w:val="none" w:sz="0" w:space="0" w:color="auto"/>
        <w:bottom w:val="none" w:sz="0" w:space="0" w:color="auto"/>
        <w:right w:val="none" w:sz="0" w:space="0" w:color="auto"/>
      </w:divBdr>
    </w:div>
    <w:div w:id="937568751">
      <w:bodyDiv w:val="1"/>
      <w:marLeft w:val="0"/>
      <w:marRight w:val="0"/>
      <w:marTop w:val="0"/>
      <w:marBottom w:val="0"/>
      <w:divBdr>
        <w:top w:val="none" w:sz="0" w:space="0" w:color="auto"/>
        <w:left w:val="none" w:sz="0" w:space="0" w:color="auto"/>
        <w:bottom w:val="none" w:sz="0" w:space="0" w:color="auto"/>
        <w:right w:val="none" w:sz="0" w:space="0" w:color="auto"/>
      </w:divBdr>
    </w:div>
    <w:div w:id="942885424">
      <w:bodyDiv w:val="1"/>
      <w:marLeft w:val="0"/>
      <w:marRight w:val="0"/>
      <w:marTop w:val="0"/>
      <w:marBottom w:val="0"/>
      <w:divBdr>
        <w:top w:val="none" w:sz="0" w:space="0" w:color="auto"/>
        <w:left w:val="none" w:sz="0" w:space="0" w:color="auto"/>
        <w:bottom w:val="none" w:sz="0" w:space="0" w:color="auto"/>
        <w:right w:val="none" w:sz="0" w:space="0" w:color="auto"/>
      </w:divBdr>
    </w:div>
    <w:div w:id="944268685">
      <w:bodyDiv w:val="1"/>
      <w:marLeft w:val="0"/>
      <w:marRight w:val="0"/>
      <w:marTop w:val="0"/>
      <w:marBottom w:val="0"/>
      <w:divBdr>
        <w:top w:val="none" w:sz="0" w:space="0" w:color="auto"/>
        <w:left w:val="none" w:sz="0" w:space="0" w:color="auto"/>
        <w:bottom w:val="none" w:sz="0" w:space="0" w:color="auto"/>
        <w:right w:val="none" w:sz="0" w:space="0" w:color="auto"/>
      </w:divBdr>
    </w:div>
    <w:div w:id="950551130">
      <w:bodyDiv w:val="1"/>
      <w:marLeft w:val="0"/>
      <w:marRight w:val="0"/>
      <w:marTop w:val="0"/>
      <w:marBottom w:val="0"/>
      <w:divBdr>
        <w:top w:val="none" w:sz="0" w:space="0" w:color="auto"/>
        <w:left w:val="none" w:sz="0" w:space="0" w:color="auto"/>
        <w:bottom w:val="none" w:sz="0" w:space="0" w:color="auto"/>
        <w:right w:val="none" w:sz="0" w:space="0" w:color="auto"/>
      </w:divBdr>
    </w:div>
    <w:div w:id="951282095">
      <w:bodyDiv w:val="1"/>
      <w:marLeft w:val="0"/>
      <w:marRight w:val="0"/>
      <w:marTop w:val="0"/>
      <w:marBottom w:val="0"/>
      <w:divBdr>
        <w:top w:val="none" w:sz="0" w:space="0" w:color="auto"/>
        <w:left w:val="none" w:sz="0" w:space="0" w:color="auto"/>
        <w:bottom w:val="none" w:sz="0" w:space="0" w:color="auto"/>
        <w:right w:val="none" w:sz="0" w:space="0" w:color="auto"/>
      </w:divBdr>
    </w:div>
    <w:div w:id="966857045">
      <w:bodyDiv w:val="1"/>
      <w:marLeft w:val="0"/>
      <w:marRight w:val="0"/>
      <w:marTop w:val="0"/>
      <w:marBottom w:val="0"/>
      <w:divBdr>
        <w:top w:val="none" w:sz="0" w:space="0" w:color="auto"/>
        <w:left w:val="none" w:sz="0" w:space="0" w:color="auto"/>
        <w:bottom w:val="none" w:sz="0" w:space="0" w:color="auto"/>
        <w:right w:val="none" w:sz="0" w:space="0" w:color="auto"/>
      </w:divBdr>
    </w:div>
    <w:div w:id="977808270">
      <w:bodyDiv w:val="1"/>
      <w:marLeft w:val="0"/>
      <w:marRight w:val="0"/>
      <w:marTop w:val="0"/>
      <w:marBottom w:val="0"/>
      <w:divBdr>
        <w:top w:val="none" w:sz="0" w:space="0" w:color="auto"/>
        <w:left w:val="none" w:sz="0" w:space="0" w:color="auto"/>
        <w:bottom w:val="none" w:sz="0" w:space="0" w:color="auto"/>
        <w:right w:val="none" w:sz="0" w:space="0" w:color="auto"/>
      </w:divBdr>
    </w:div>
    <w:div w:id="979000311">
      <w:bodyDiv w:val="1"/>
      <w:marLeft w:val="0"/>
      <w:marRight w:val="0"/>
      <w:marTop w:val="0"/>
      <w:marBottom w:val="0"/>
      <w:divBdr>
        <w:top w:val="none" w:sz="0" w:space="0" w:color="auto"/>
        <w:left w:val="none" w:sz="0" w:space="0" w:color="auto"/>
        <w:bottom w:val="none" w:sz="0" w:space="0" w:color="auto"/>
        <w:right w:val="none" w:sz="0" w:space="0" w:color="auto"/>
      </w:divBdr>
    </w:div>
    <w:div w:id="994379155">
      <w:bodyDiv w:val="1"/>
      <w:marLeft w:val="0"/>
      <w:marRight w:val="0"/>
      <w:marTop w:val="0"/>
      <w:marBottom w:val="0"/>
      <w:divBdr>
        <w:top w:val="none" w:sz="0" w:space="0" w:color="auto"/>
        <w:left w:val="none" w:sz="0" w:space="0" w:color="auto"/>
        <w:bottom w:val="none" w:sz="0" w:space="0" w:color="auto"/>
        <w:right w:val="none" w:sz="0" w:space="0" w:color="auto"/>
      </w:divBdr>
    </w:div>
    <w:div w:id="994605309">
      <w:bodyDiv w:val="1"/>
      <w:marLeft w:val="0"/>
      <w:marRight w:val="0"/>
      <w:marTop w:val="0"/>
      <w:marBottom w:val="0"/>
      <w:divBdr>
        <w:top w:val="none" w:sz="0" w:space="0" w:color="auto"/>
        <w:left w:val="none" w:sz="0" w:space="0" w:color="auto"/>
        <w:bottom w:val="none" w:sz="0" w:space="0" w:color="auto"/>
        <w:right w:val="none" w:sz="0" w:space="0" w:color="auto"/>
      </w:divBdr>
    </w:div>
    <w:div w:id="996572415">
      <w:bodyDiv w:val="1"/>
      <w:marLeft w:val="0"/>
      <w:marRight w:val="0"/>
      <w:marTop w:val="0"/>
      <w:marBottom w:val="0"/>
      <w:divBdr>
        <w:top w:val="none" w:sz="0" w:space="0" w:color="auto"/>
        <w:left w:val="none" w:sz="0" w:space="0" w:color="auto"/>
        <w:bottom w:val="none" w:sz="0" w:space="0" w:color="auto"/>
        <w:right w:val="none" w:sz="0" w:space="0" w:color="auto"/>
      </w:divBdr>
    </w:div>
    <w:div w:id="997464332">
      <w:bodyDiv w:val="1"/>
      <w:marLeft w:val="0"/>
      <w:marRight w:val="0"/>
      <w:marTop w:val="0"/>
      <w:marBottom w:val="0"/>
      <w:divBdr>
        <w:top w:val="none" w:sz="0" w:space="0" w:color="auto"/>
        <w:left w:val="none" w:sz="0" w:space="0" w:color="auto"/>
        <w:bottom w:val="none" w:sz="0" w:space="0" w:color="auto"/>
        <w:right w:val="none" w:sz="0" w:space="0" w:color="auto"/>
      </w:divBdr>
    </w:div>
    <w:div w:id="1001347758">
      <w:bodyDiv w:val="1"/>
      <w:marLeft w:val="0"/>
      <w:marRight w:val="0"/>
      <w:marTop w:val="0"/>
      <w:marBottom w:val="0"/>
      <w:divBdr>
        <w:top w:val="none" w:sz="0" w:space="0" w:color="auto"/>
        <w:left w:val="none" w:sz="0" w:space="0" w:color="auto"/>
        <w:bottom w:val="none" w:sz="0" w:space="0" w:color="auto"/>
        <w:right w:val="none" w:sz="0" w:space="0" w:color="auto"/>
      </w:divBdr>
    </w:div>
    <w:div w:id="1014114913">
      <w:bodyDiv w:val="1"/>
      <w:marLeft w:val="0"/>
      <w:marRight w:val="0"/>
      <w:marTop w:val="0"/>
      <w:marBottom w:val="0"/>
      <w:divBdr>
        <w:top w:val="none" w:sz="0" w:space="0" w:color="auto"/>
        <w:left w:val="none" w:sz="0" w:space="0" w:color="auto"/>
        <w:bottom w:val="none" w:sz="0" w:space="0" w:color="auto"/>
        <w:right w:val="none" w:sz="0" w:space="0" w:color="auto"/>
      </w:divBdr>
    </w:div>
    <w:div w:id="1015882025">
      <w:bodyDiv w:val="1"/>
      <w:marLeft w:val="0"/>
      <w:marRight w:val="0"/>
      <w:marTop w:val="0"/>
      <w:marBottom w:val="0"/>
      <w:divBdr>
        <w:top w:val="none" w:sz="0" w:space="0" w:color="auto"/>
        <w:left w:val="none" w:sz="0" w:space="0" w:color="auto"/>
        <w:bottom w:val="none" w:sz="0" w:space="0" w:color="auto"/>
        <w:right w:val="none" w:sz="0" w:space="0" w:color="auto"/>
      </w:divBdr>
    </w:div>
    <w:div w:id="1018233265">
      <w:bodyDiv w:val="1"/>
      <w:marLeft w:val="0"/>
      <w:marRight w:val="0"/>
      <w:marTop w:val="0"/>
      <w:marBottom w:val="0"/>
      <w:divBdr>
        <w:top w:val="none" w:sz="0" w:space="0" w:color="auto"/>
        <w:left w:val="none" w:sz="0" w:space="0" w:color="auto"/>
        <w:bottom w:val="none" w:sz="0" w:space="0" w:color="auto"/>
        <w:right w:val="none" w:sz="0" w:space="0" w:color="auto"/>
      </w:divBdr>
    </w:div>
    <w:div w:id="1022590797">
      <w:bodyDiv w:val="1"/>
      <w:marLeft w:val="0"/>
      <w:marRight w:val="0"/>
      <w:marTop w:val="0"/>
      <w:marBottom w:val="0"/>
      <w:divBdr>
        <w:top w:val="none" w:sz="0" w:space="0" w:color="auto"/>
        <w:left w:val="none" w:sz="0" w:space="0" w:color="auto"/>
        <w:bottom w:val="none" w:sz="0" w:space="0" w:color="auto"/>
        <w:right w:val="none" w:sz="0" w:space="0" w:color="auto"/>
      </w:divBdr>
    </w:div>
    <w:div w:id="1032267212">
      <w:bodyDiv w:val="1"/>
      <w:marLeft w:val="0"/>
      <w:marRight w:val="0"/>
      <w:marTop w:val="0"/>
      <w:marBottom w:val="0"/>
      <w:divBdr>
        <w:top w:val="none" w:sz="0" w:space="0" w:color="auto"/>
        <w:left w:val="none" w:sz="0" w:space="0" w:color="auto"/>
        <w:bottom w:val="none" w:sz="0" w:space="0" w:color="auto"/>
        <w:right w:val="none" w:sz="0" w:space="0" w:color="auto"/>
      </w:divBdr>
    </w:div>
    <w:div w:id="1035496989">
      <w:bodyDiv w:val="1"/>
      <w:marLeft w:val="0"/>
      <w:marRight w:val="0"/>
      <w:marTop w:val="0"/>
      <w:marBottom w:val="0"/>
      <w:divBdr>
        <w:top w:val="none" w:sz="0" w:space="0" w:color="auto"/>
        <w:left w:val="none" w:sz="0" w:space="0" w:color="auto"/>
        <w:bottom w:val="none" w:sz="0" w:space="0" w:color="auto"/>
        <w:right w:val="none" w:sz="0" w:space="0" w:color="auto"/>
      </w:divBdr>
    </w:div>
    <w:div w:id="1036153222">
      <w:bodyDiv w:val="1"/>
      <w:marLeft w:val="0"/>
      <w:marRight w:val="0"/>
      <w:marTop w:val="0"/>
      <w:marBottom w:val="0"/>
      <w:divBdr>
        <w:top w:val="none" w:sz="0" w:space="0" w:color="auto"/>
        <w:left w:val="none" w:sz="0" w:space="0" w:color="auto"/>
        <w:bottom w:val="none" w:sz="0" w:space="0" w:color="auto"/>
        <w:right w:val="none" w:sz="0" w:space="0" w:color="auto"/>
      </w:divBdr>
    </w:div>
    <w:div w:id="1036853651">
      <w:bodyDiv w:val="1"/>
      <w:marLeft w:val="0"/>
      <w:marRight w:val="0"/>
      <w:marTop w:val="0"/>
      <w:marBottom w:val="0"/>
      <w:divBdr>
        <w:top w:val="none" w:sz="0" w:space="0" w:color="auto"/>
        <w:left w:val="none" w:sz="0" w:space="0" w:color="auto"/>
        <w:bottom w:val="none" w:sz="0" w:space="0" w:color="auto"/>
        <w:right w:val="none" w:sz="0" w:space="0" w:color="auto"/>
      </w:divBdr>
    </w:div>
    <w:div w:id="1039890025">
      <w:bodyDiv w:val="1"/>
      <w:marLeft w:val="0"/>
      <w:marRight w:val="0"/>
      <w:marTop w:val="0"/>
      <w:marBottom w:val="0"/>
      <w:divBdr>
        <w:top w:val="none" w:sz="0" w:space="0" w:color="auto"/>
        <w:left w:val="none" w:sz="0" w:space="0" w:color="auto"/>
        <w:bottom w:val="none" w:sz="0" w:space="0" w:color="auto"/>
        <w:right w:val="none" w:sz="0" w:space="0" w:color="auto"/>
      </w:divBdr>
    </w:div>
    <w:div w:id="1043595863">
      <w:bodyDiv w:val="1"/>
      <w:marLeft w:val="0"/>
      <w:marRight w:val="0"/>
      <w:marTop w:val="0"/>
      <w:marBottom w:val="0"/>
      <w:divBdr>
        <w:top w:val="none" w:sz="0" w:space="0" w:color="auto"/>
        <w:left w:val="none" w:sz="0" w:space="0" w:color="auto"/>
        <w:bottom w:val="none" w:sz="0" w:space="0" w:color="auto"/>
        <w:right w:val="none" w:sz="0" w:space="0" w:color="auto"/>
      </w:divBdr>
    </w:div>
    <w:div w:id="1045133957">
      <w:bodyDiv w:val="1"/>
      <w:marLeft w:val="0"/>
      <w:marRight w:val="0"/>
      <w:marTop w:val="0"/>
      <w:marBottom w:val="0"/>
      <w:divBdr>
        <w:top w:val="none" w:sz="0" w:space="0" w:color="auto"/>
        <w:left w:val="none" w:sz="0" w:space="0" w:color="auto"/>
        <w:bottom w:val="none" w:sz="0" w:space="0" w:color="auto"/>
        <w:right w:val="none" w:sz="0" w:space="0" w:color="auto"/>
      </w:divBdr>
    </w:div>
    <w:div w:id="1052660294">
      <w:bodyDiv w:val="1"/>
      <w:marLeft w:val="0"/>
      <w:marRight w:val="0"/>
      <w:marTop w:val="0"/>
      <w:marBottom w:val="0"/>
      <w:divBdr>
        <w:top w:val="none" w:sz="0" w:space="0" w:color="auto"/>
        <w:left w:val="none" w:sz="0" w:space="0" w:color="auto"/>
        <w:bottom w:val="none" w:sz="0" w:space="0" w:color="auto"/>
        <w:right w:val="none" w:sz="0" w:space="0" w:color="auto"/>
      </w:divBdr>
    </w:div>
    <w:div w:id="1061169496">
      <w:bodyDiv w:val="1"/>
      <w:marLeft w:val="0"/>
      <w:marRight w:val="0"/>
      <w:marTop w:val="0"/>
      <w:marBottom w:val="0"/>
      <w:divBdr>
        <w:top w:val="none" w:sz="0" w:space="0" w:color="auto"/>
        <w:left w:val="none" w:sz="0" w:space="0" w:color="auto"/>
        <w:bottom w:val="none" w:sz="0" w:space="0" w:color="auto"/>
        <w:right w:val="none" w:sz="0" w:space="0" w:color="auto"/>
      </w:divBdr>
    </w:div>
    <w:div w:id="1063017739">
      <w:bodyDiv w:val="1"/>
      <w:marLeft w:val="0"/>
      <w:marRight w:val="0"/>
      <w:marTop w:val="0"/>
      <w:marBottom w:val="0"/>
      <w:divBdr>
        <w:top w:val="none" w:sz="0" w:space="0" w:color="auto"/>
        <w:left w:val="none" w:sz="0" w:space="0" w:color="auto"/>
        <w:bottom w:val="none" w:sz="0" w:space="0" w:color="auto"/>
        <w:right w:val="none" w:sz="0" w:space="0" w:color="auto"/>
      </w:divBdr>
    </w:div>
    <w:div w:id="1065763534">
      <w:bodyDiv w:val="1"/>
      <w:marLeft w:val="0"/>
      <w:marRight w:val="0"/>
      <w:marTop w:val="0"/>
      <w:marBottom w:val="0"/>
      <w:divBdr>
        <w:top w:val="none" w:sz="0" w:space="0" w:color="auto"/>
        <w:left w:val="none" w:sz="0" w:space="0" w:color="auto"/>
        <w:bottom w:val="none" w:sz="0" w:space="0" w:color="auto"/>
        <w:right w:val="none" w:sz="0" w:space="0" w:color="auto"/>
      </w:divBdr>
    </w:div>
    <w:div w:id="1065765333">
      <w:bodyDiv w:val="1"/>
      <w:marLeft w:val="0"/>
      <w:marRight w:val="0"/>
      <w:marTop w:val="0"/>
      <w:marBottom w:val="0"/>
      <w:divBdr>
        <w:top w:val="none" w:sz="0" w:space="0" w:color="auto"/>
        <w:left w:val="none" w:sz="0" w:space="0" w:color="auto"/>
        <w:bottom w:val="none" w:sz="0" w:space="0" w:color="auto"/>
        <w:right w:val="none" w:sz="0" w:space="0" w:color="auto"/>
      </w:divBdr>
    </w:div>
    <w:div w:id="1072434810">
      <w:bodyDiv w:val="1"/>
      <w:marLeft w:val="0"/>
      <w:marRight w:val="0"/>
      <w:marTop w:val="0"/>
      <w:marBottom w:val="0"/>
      <w:divBdr>
        <w:top w:val="none" w:sz="0" w:space="0" w:color="auto"/>
        <w:left w:val="none" w:sz="0" w:space="0" w:color="auto"/>
        <w:bottom w:val="none" w:sz="0" w:space="0" w:color="auto"/>
        <w:right w:val="none" w:sz="0" w:space="0" w:color="auto"/>
      </w:divBdr>
    </w:div>
    <w:div w:id="1072970069">
      <w:bodyDiv w:val="1"/>
      <w:marLeft w:val="0"/>
      <w:marRight w:val="0"/>
      <w:marTop w:val="0"/>
      <w:marBottom w:val="0"/>
      <w:divBdr>
        <w:top w:val="none" w:sz="0" w:space="0" w:color="auto"/>
        <w:left w:val="none" w:sz="0" w:space="0" w:color="auto"/>
        <w:bottom w:val="none" w:sz="0" w:space="0" w:color="auto"/>
        <w:right w:val="none" w:sz="0" w:space="0" w:color="auto"/>
      </w:divBdr>
    </w:div>
    <w:div w:id="1073743760">
      <w:bodyDiv w:val="1"/>
      <w:marLeft w:val="0"/>
      <w:marRight w:val="0"/>
      <w:marTop w:val="0"/>
      <w:marBottom w:val="0"/>
      <w:divBdr>
        <w:top w:val="none" w:sz="0" w:space="0" w:color="auto"/>
        <w:left w:val="none" w:sz="0" w:space="0" w:color="auto"/>
        <w:bottom w:val="none" w:sz="0" w:space="0" w:color="auto"/>
        <w:right w:val="none" w:sz="0" w:space="0" w:color="auto"/>
      </w:divBdr>
    </w:div>
    <w:div w:id="1083801460">
      <w:bodyDiv w:val="1"/>
      <w:marLeft w:val="0"/>
      <w:marRight w:val="0"/>
      <w:marTop w:val="0"/>
      <w:marBottom w:val="0"/>
      <w:divBdr>
        <w:top w:val="none" w:sz="0" w:space="0" w:color="auto"/>
        <w:left w:val="none" w:sz="0" w:space="0" w:color="auto"/>
        <w:bottom w:val="none" w:sz="0" w:space="0" w:color="auto"/>
        <w:right w:val="none" w:sz="0" w:space="0" w:color="auto"/>
      </w:divBdr>
    </w:div>
    <w:div w:id="1093084229">
      <w:bodyDiv w:val="1"/>
      <w:marLeft w:val="0"/>
      <w:marRight w:val="0"/>
      <w:marTop w:val="0"/>
      <w:marBottom w:val="0"/>
      <w:divBdr>
        <w:top w:val="none" w:sz="0" w:space="0" w:color="auto"/>
        <w:left w:val="none" w:sz="0" w:space="0" w:color="auto"/>
        <w:bottom w:val="none" w:sz="0" w:space="0" w:color="auto"/>
        <w:right w:val="none" w:sz="0" w:space="0" w:color="auto"/>
      </w:divBdr>
    </w:div>
    <w:div w:id="1094981374">
      <w:bodyDiv w:val="1"/>
      <w:marLeft w:val="0"/>
      <w:marRight w:val="0"/>
      <w:marTop w:val="0"/>
      <w:marBottom w:val="0"/>
      <w:divBdr>
        <w:top w:val="none" w:sz="0" w:space="0" w:color="auto"/>
        <w:left w:val="none" w:sz="0" w:space="0" w:color="auto"/>
        <w:bottom w:val="none" w:sz="0" w:space="0" w:color="auto"/>
        <w:right w:val="none" w:sz="0" w:space="0" w:color="auto"/>
      </w:divBdr>
    </w:div>
    <w:div w:id="1096946869">
      <w:bodyDiv w:val="1"/>
      <w:marLeft w:val="0"/>
      <w:marRight w:val="0"/>
      <w:marTop w:val="0"/>
      <w:marBottom w:val="0"/>
      <w:divBdr>
        <w:top w:val="none" w:sz="0" w:space="0" w:color="auto"/>
        <w:left w:val="none" w:sz="0" w:space="0" w:color="auto"/>
        <w:bottom w:val="none" w:sz="0" w:space="0" w:color="auto"/>
        <w:right w:val="none" w:sz="0" w:space="0" w:color="auto"/>
      </w:divBdr>
    </w:div>
    <w:div w:id="1105225351">
      <w:bodyDiv w:val="1"/>
      <w:marLeft w:val="0"/>
      <w:marRight w:val="0"/>
      <w:marTop w:val="0"/>
      <w:marBottom w:val="0"/>
      <w:divBdr>
        <w:top w:val="none" w:sz="0" w:space="0" w:color="auto"/>
        <w:left w:val="none" w:sz="0" w:space="0" w:color="auto"/>
        <w:bottom w:val="none" w:sz="0" w:space="0" w:color="auto"/>
        <w:right w:val="none" w:sz="0" w:space="0" w:color="auto"/>
      </w:divBdr>
    </w:div>
    <w:div w:id="1112089889">
      <w:bodyDiv w:val="1"/>
      <w:marLeft w:val="0"/>
      <w:marRight w:val="0"/>
      <w:marTop w:val="0"/>
      <w:marBottom w:val="0"/>
      <w:divBdr>
        <w:top w:val="none" w:sz="0" w:space="0" w:color="auto"/>
        <w:left w:val="none" w:sz="0" w:space="0" w:color="auto"/>
        <w:bottom w:val="none" w:sz="0" w:space="0" w:color="auto"/>
        <w:right w:val="none" w:sz="0" w:space="0" w:color="auto"/>
      </w:divBdr>
    </w:div>
    <w:div w:id="1112899287">
      <w:bodyDiv w:val="1"/>
      <w:marLeft w:val="0"/>
      <w:marRight w:val="0"/>
      <w:marTop w:val="0"/>
      <w:marBottom w:val="0"/>
      <w:divBdr>
        <w:top w:val="none" w:sz="0" w:space="0" w:color="auto"/>
        <w:left w:val="none" w:sz="0" w:space="0" w:color="auto"/>
        <w:bottom w:val="none" w:sz="0" w:space="0" w:color="auto"/>
        <w:right w:val="none" w:sz="0" w:space="0" w:color="auto"/>
      </w:divBdr>
    </w:div>
    <w:div w:id="1115058527">
      <w:bodyDiv w:val="1"/>
      <w:marLeft w:val="0"/>
      <w:marRight w:val="0"/>
      <w:marTop w:val="0"/>
      <w:marBottom w:val="0"/>
      <w:divBdr>
        <w:top w:val="none" w:sz="0" w:space="0" w:color="auto"/>
        <w:left w:val="none" w:sz="0" w:space="0" w:color="auto"/>
        <w:bottom w:val="none" w:sz="0" w:space="0" w:color="auto"/>
        <w:right w:val="none" w:sz="0" w:space="0" w:color="auto"/>
      </w:divBdr>
    </w:div>
    <w:div w:id="1123617497">
      <w:bodyDiv w:val="1"/>
      <w:marLeft w:val="0"/>
      <w:marRight w:val="0"/>
      <w:marTop w:val="0"/>
      <w:marBottom w:val="0"/>
      <w:divBdr>
        <w:top w:val="none" w:sz="0" w:space="0" w:color="auto"/>
        <w:left w:val="none" w:sz="0" w:space="0" w:color="auto"/>
        <w:bottom w:val="none" w:sz="0" w:space="0" w:color="auto"/>
        <w:right w:val="none" w:sz="0" w:space="0" w:color="auto"/>
      </w:divBdr>
    </w:div>
    <w:div w:id="1130173531">
      <w:bodyDiv w:val="1"/>
      <w:marLeft w:val="0"/>
      <w:marRight w:val="0"/>
      <w:marTop w:val="0"/>
      <w:marBottom w:val="0"/>
      <w:divBdr>
        <w:top w:val="none" w:sz="0" w:space="0" w:color="auto"/>
        <w:left w:val="none" w:sz="0" w:space="0" w:color="auto"/>
        <w:bottom w:val="none" w:sz="0" w:space="0" w:color="auto"/>
        <w:right w:val="none" w:sz="0" w:space="0" w:color="auto"/>
      </w:divBdr>
    </w:div>
    <w:div w:id="1130200043">
      <w:bodyDiv w:val="1"/>
      <w:marLeft w:val="0"/>
      <w:marRight w:val="0"/>
      <w:marTop w:val="0"/>
      <w:marBottom w:val="0"/>
      <w:divBdr>
        <w:top w:val="none" w:sz="0" w:space="0" w:color="auto"/>
        <w:left w:val="none" w:sz="0" w:space="0" w:color="auto"/>
        <w:bottom w:val="none" w:sz="0" w:space="0" w:color="auto"/>
        <w:right w:val="none" w:sz="0" w:space="0" w:color="auto"/>
      </w:divBdr>
    </w:div>
    <w:div w:id="1143158526">
      <w:bodyDiv w:val="1"/>
      <w:marLeft w:val="0"/>
      <w:marRight w:val="0"/>
      <w:marTop w:val="0"/>
      <w:marBottom w:val="0"/>
      <w:divBdr>
        <w:top w:val="none" w:sz="0" w:space="0" w:color="auto"/>
        <w:left w:val="none" w:sz="0" w:space="0" w:color="auto"/>
        <w:bottom w:val="none" w:sz="0" w:space="0" w:color="auto"/>
        <w:right w:val="none" w:sz="0" w:space="0" w:color="auto"/>
      </w:divBdr>
    </w:div>
    <w:div w:id="1146512444">
      <w:bodyDiv w:val="1"/>
      <w:marLeft w:val="0"/>
      <w:marRight w:val="0"/>
      <w:marTop w:val="0"/>
      <w:marBottom w:val="0"/>
      <w:divBdr>
        <w:top w:val="none" w:sz="0" w:space="0" w:color="auto"/>
        <w:left w:val="none" w:sz="0" w:space="0" w:color="auto"/>
        <w:bottom w:val="none" w:sz="0" w:space="0" w:color="auto"/>
        <w:right w:val="none" w:sz="0" w:space="0" w:color="auto"/>
      </w:divBdr>
    </w:div>
    <w:div w:id="1151679774">
      <w:bodyDiv w:val="1"/>
      <w:marLeft w:val="0"/>
      <w:marRight w:val="0"/>
      <w:marTop w:val="0"/>
      <w:marBottom w:val="0"/>
      <w:divBdr>
        <w:top w:val="none" w:sz="0" w:space="0" w:color="auto"/>
        <w:left w:val="none" w:sz="0" w:space="0" w:color="auto"/>
        <w:bottom w:val="none" w:sz="0" w:space="0" w:color="auto"/>
        <w:right w:val="none" w:sz="0" w:space="0" w:color="auto"/>
      </w:divBdr>
    </w:div>
    <w:div w:id="1152018161">
      <w:bodyDiv w:val="1"/>
      <w:marLeft w:val="0"/>
      <w:marRight w:val="0"/>
      <w:marTop w:val="0"/>
      <w:marBottom w:val="0"/>
      <w:divBdr>
        <w:top w:val="none" w:sz="0" w:space="0" w:color="auto"/>
        <w:left w:val="none" w:sz="0" w:space="0" w:color="auto"/>
        <w:bottom w:val="none" w:sz="0" w:space="0" w:color="auto"/>
        <w:right w:val="none" w:sz="0" w:space="0" w:color="auto"/>
      </w:divBdr>
    </w:div>
    <w:div w:id="1154225431">
      <w:bodyDiv w:val="1"/>
      <w:marLeft w:val="0"/>
      <w:marRight w:val="0"/>
      <w:marTop w:val="0"/>
      <w:marBottom w:val="0"/>
      <w:divBdr>
        <w:top w:val="none" w:sz="0" w:space="0" w:color="auto"/>
        <w:left w:val="none" w:sz="0" w:space="0" w:color="auto"/>
        <w:bottom w:val="none" w:sz="0" w:space="0" w:color="auto"/>
        <w:right w:val="none" w:sz="0" w:space="0" w:color="auto"/>
      </w:divBdr>
    </w:div>
    <w:div w:id="1158376371">
      <w:bodyDiv w:val="1"/>
      <w:marLeft w:val="0"/>
      <w:marRight w:val="0"/>
      <w:marTop w:val="0"/>
      <w:marBottom w:val="0"/>
      <w:divBdr>
        <w:top w:val="none" w:sz="0" w:space="0" w:color="auto"/>
        <w:left w:val="none" w:sz="0" w:space="0" w:color="auto"/>
        <w:bottom w:val="none" w:sz="0" w:space="0" w:color="auto"/>
        <w:right w:val="none" w:sz="0" w:space="0" w:color="auto"/>
      </w:divBdr>
    </w:div>
    <w:div w:id="1161889626">
      <w:bodyDiv w:val="1"/>
      <w:marLeft w:val="0"/>
      <w:marRight w:val="0"/>
      <w:marTop w:val="0"/>
      <w:marBottom w:val="0"/>
      <w:divBdr>
        <w:top w:val="none" w:sz="0" w:space="0" w:color="auto"/>
        <w:left w:val="none" w:sz="0" w:space="0" w:color="auto"/>
        <w:bottom w:val="none" w:sz="0" w:space="0" w:color="auto"/>
        <w:right w:val="none" w:sz="0" w:space="0" w:color="auto"/>
      </w:divBdr>
    </w:div>
    <w:div w:id="1162815465">
      <w:bodyDiv w:val="1"/>
      <w:marLeft w:val="0"/>
      <w:marRight w:val="0"/>
      <w:marTop w:val="0"/>
      <w:marBottom w:val="0"/>
      <w:divBdr>
        <w:top w:val="none" w:sz="0" w:space="0" w:color="auto"/>
        <w:left w:val="none" w:sz="0" w:space="0" w:color="auto"/>
        <w:bottom w:val="none" w:sz="0" w:space="0" w:color="auto"/>
        <w:right w:val="none" w:sz="0" w:space="0" w:color="auto"/>
      </w:divBdr>
    </w:div>
    <w:div w:id="1172448507">
      <w:bodyDiv w:val="1"/>
      <w:marLeft w:val="0"/>
      <w:marRight w:val="0"/>
      <w:marTop w:val="0"/>
      <w:marBottom w:val="0"/>
      <w:divBdr>
        <w:top w:val="none" w:sz="0" w:space="0" w:color="auto"/>
        <w:left w:val="none" w:sz="0" w:space="0" w:color="auto"/>
        <w:bottom w:val="none" w:sz="0" w:space="0" w:color="auto"/>
        <w:right w:val="none" w:sz="0" w:space="0" w:color="auto"/>
      </w:divBdr>
    </w:div>
    <w:div w:id="1179856663">
      <w:bodyDiv w:val="1"/>
      <w:marLeft w:val="0"/>
      <w:marRight w:val="0"/>
      <w:marTop w:val="0"/>
      <w:marBottom w:val="0"/>
      <w:divBdr>
        <w:top w:val="none" w:sz="0" w:space="0" w:color="auto"/>
        <w:left w:val="none" w:sz="0" w:space="0" w:color="auto"/>
        <w:bottom w:val="none" w:sz="0" w:space="0" w:color="auto"/>
        <w:right w:val="none" w:sz="0" w:space="0" w:color="auto"/>
      </w:divBdr>
    </w:div>
    <w:div w:id="1184392783">
      <w:bodyDiv w:val="1"/>
      <w:marLeft w:val="0"/>
      <w:marRight w:val="0"/>
      <w:marTop w:val="0"/>
      <w:marBottom w:val="0"/>
      <w:divBdr>
        <w:top w:val="none" w:sz="0" w:space="0" w:color="auto"/>
        <w:left w:val="none" w:sz="0" w:space="0" w:color="auto"/>
        <w:bottom w:val="none" w:sz="0" w:space="0" w:color="auto"/>
        <w:right w:val="none" w:sz="0" w:space="0" w:color="auto"/>
      </w:divBdr>
    </w:div>
    <w:div w:id="1186358545">
      <w:bodyDiv w:val="1"/>
      <w:marLeft w:val="0"/>
      <w:marRight w:val="0"/>
      <w:marTop w:val="0"/>
      <w:marBottom w:val="0"/>
      <w:divBdr>
        <w:top w:val="none" w:sz="0" w:space="0" w:color="auto"/>
        <w:left w:val="none" w:sz="0" w:space="0" w:color="auto"/>
        <w:bottom w:val="none" w:sz="0" w:space="0" w:color="auto"/>
        <w:right w:val="none" w:sz="0" w:space="0" w:color="auto"/>
      </w:divBdr>
    </w:div>
    <w:div w:id="1192917565">
      <w:bodyDiv w:val="1"/>
      <w:marLeft w:val="0"/>
      <w:marRight w:val="0"/>
      <w:marTop w:val="0"/>
      <w:marBottom w:val="0"/>
      <w:divBdr>
        <w:top w:val="none" w:sz="0" w:space="0" w:color="auto"/>
        <w:left w:val="none" w:sz="0" w:space="0" w:color="auto"/>
        <w:bottom w:val="none" w:sz="0" w:space="0" w:color="auto"/>
        <w:right w:val="none" w:sz="0" w:space="0" w:color="auto"/>
      </w:divBdr>
    </w:div>
    <w:div w:id="1195728014">
      <w:bodyDiv w:val="1"/>
      <w:marLeft w:val="0"/>
      <w:marRight w:val="0"/>
      <w:marTop w:val="0"/>
      <w:marBottom w:val="0"/>
      <w:divBdr>
        <w:top w:val="none" w:sz="0" w:space="0" w:color="auto"/>
        <w:left w:val="none" w:sz="0" w:space="0" w:color="auto"/>
        <w:bottom w:val="none" w:sz="0" w:space="0" w:color="auto"/>
        <w:right w:val="none" w:sz="0" w:space="0" w:color="auto"/>
      </w:divBdr>
    </w:div>
    <w:div w:id="1196116172">
      <w:bodyDiv w:val="1"/>
      <w:marLeft w:val="0"/>
      <w:marRight w:val="0"/>
      <w:marTop w:val="0"/>
      <w:marBottom w:val="0"/>
      <w:divBdr>
        <w:top w:val="none" w:sz="0" w:space="0" w:color="auto"/>
        <w:left w:val="none" w:sz="0" w:space="0" w:color="auto"/>
        <w:bottom w:val="none" w:sz="0" w:space="0" w:color="auto"/>
        <w:right w:val="none" w:sz="0" w:space="0" w:color="auto"/>
      </w:divBdr>
    </w:div>
    <w:div w:id="1197549317">
      <w:bodyDiv w:val="1"/>
      <w:marLeft w:val="0"/>
      <w:marRight w:val="0"/>
      <w:marTop w:val="0"/>
      <w:marBottom w:val="0"/>
      <w:divBdr>
        <w:top w:val="none" w:sz="0" w:space="0" w:color="auto"/>
        <w:left w:val="none" w:sz="0" w:space="0" w:color="auto"/>
        <w:bottom w:val="none" w:sz="0" w:space="0" w:color="auto"/>
        <w:right w:val="none" w:sz="0" w:space="0" w:color="auto"/>
      </w:divBdr>
    </w:div>
    <w:div w:id="1198156993">
      <w:bodyDiv w:val="1"/>
      <w:marLeft w:val="0"/>
      <w:marRight w:val="0"/>
      <w:marTop w:val="0"/>
      <w:marBottom w:val="0"/>
      <w:divBdr>
        <w:top w:val="none" w:sz="0" w:space="0" w:color="auto"/>
        <w:left w:val="none" w:sz="0" w:space="0" w:color="auto"/>
        <w:bottom w:val="none" w:sz="0" w:space="0" w:color="auto"/>
        <w:right w:val="none" w:sz="0" w:space="0" w:color="auto"/>
      </w:divBdr>
    </w:div>
    <w:div w:id="1200822200">
      <w:bodyDiv w:val="1"/>
      <w:marLeft w:val="0"/>
      <w:marRight w:val="0"/>
      <w:marTop w:val="0"/>
      <w:marBottom w:val="0"/>
      <w:divBdr>
        <w:top w:val="none" w:sz="0" w:space="0" w:color="auto"/>
        <w:left w:val="none" w:sz="0" w:space="0" w:color="auto"/>
        <w:bottom w:val="none" w:sz="0" w:space="0" w:color="auto"/>
        <w:right w:val="none" w:sz="0" w:space="0" w:color="auto"/>
      </w:divBdr>
    </w:div>
    <w:div w:id="1202326104">
      <w:bodyDiv w:val="1"/>
      <w:marLeft w:val="0"/>
      <w:marRight w:val="0"/>
      <w:marTop w:val="0"/>
      <w:marBottom w:val="0"/>
      <w:divBdr>
        <w:top w:val="none" w:sz="0" w:space="0" w:color="auto"/>
        <w:left w:val="none" w:sz="0" w:space="0" w:color="auto"/>
        <w:bottom w:val="none" w:sz="0" w:space="0" w:color="auto"/>
        <w:right w:val="none" w:sz="0" w:space="0" w:color="auto"/>
      </w:divBdr>
    </w:div>
    <w:div w:id="1208183409">
      <w:bodyDiv w:val="1"/>
      <w:marLeft w:val="0"/>
      <w:marRight w:val="0"/>
      <w:marTop w:val="0"/>
      <w:marBottom w:val="0"/>
      <w:divBdr>
        <w:top w:val="none" w:sz="0" w:space="0" w:color="auto"/>
        <w:left w:val="none" w:sz="0" w:space="0" w:color="auto"/>
        <w:bottom w:val="none" w:sz="0" w:space="0" w:color="auto"/>
        <w:right w:val="none" w:sz="0" w:space="0" w:color="auto"/>
      </w:divBdr>
    </w:div>
    <w:div w:id="1224561496">
      <w:bodyDiv w:val="1"/>
      <w:marLeft w:val="0"/>
      <w:marRight w:val="0"/>
      <w:marTop w:val="0"/>
      <w:marBottom w:val="0"/>
      <w:divBdr>
        <w:top w:val="none" w:sz="0" w:space="0" w:color="auto"/>
        <w:left w:val="none" w:sz="0" w:space="0" w:color="auto"/>
        <w:bottom w:val="none" w:sz="0" w:space="0" w:color="auto"/>
        <w:right w:val="none" w:sz="0" w:space="0" w:color="auto"/>
      </w:divBdr>
    </w:div>
    <w:div w:id="1228109162">
      <w:bodyDiv w:val="1"/>
      <w:marLeft w:val="0"/>
      <w:marRight w:val="0"/>
      <w:marTop w:val="0"/>
      <w:marBottom w:val="0"/>
      <w:divBdr>
        <w:top w:val="none" w:sz="0" w:space="0" w:color="auto"/>
        <w:left w:val="none" w:sz="0" w:space="0" w:color="auto"/>
        <w:bottom w:val="none" w:sz="0" w:space="0" w:color="auto"/>
        <w:right w:val="none" w:sz="0" w:space="0" w:color="auto"/>
      </w:divBdr>
    </w:div>
    <w:div w:id="1232736229">
      <w:bodyDiv w:val="1"/>
      <w:marLeft w:val="0"/>
      <w:marRight w:val="0"/>
      <w:marTop w:val="0"/>
      <w:marBottom w:val="0"/>
      <w:divBdr>
        <w:top w:val="none" w:sz="0" w:space="0" w:color="auto"/>
        <w:left w:val="none" w:sz="0" w:space="0" w:color="auto"/>
        <w:bottom w:val="none" w:sz="0" w:space="0" w:color="auto"/>
        <w:right w:val="none" w:sz="0" w:space="0" w:color="auto"/>
      </w:divBdr>
    </w:div>
    <w:div w:id="1234581052">
      <w:bodyDiv w:val="1"/>
      <w:marLeft w:val="0"/>
      <w:marRight w:val="0"/>
      <w:marTop w:val="0"/>
      <w:marBottom w:val="0"/>
      <w:divBdr>
        <w:top w:val="none" w:sz="0" w:space="0" w:color="auto"/>
        <w:left w:val="none" w:sz="0" w:space="0" w:color="auto"/>
        <w:bottom w:val="none" w:sz="0" w:space="0" w:color="auto"/>
        <w:right w:val="none" w:sz="0" w:space="0" w:color="auto"/>
      </w:divBdr>
    </w:div>
    <w:div w:id="1238327582">
      <w:bodyDiv w:val="1"/>
      <w:marLeft w:val="0"/>
      <w:marRight w:val="0"/>
      <w:marTop w:val="0"/>
      <w:marBottom w:val="0"/>
      <w:divBdr>
        <w:top w:val="none" w:sz="0" w:space="0" w:color="auto"/>
        <w:left w:val="none" w:sz="0" w:space="0" w:color="auto"/>
        <w:bottom w:val="none" w:sz="0" w:space="0" w:color="auto"/>
        <w:right w:val="none" w:sz="0" w:space="0" w:color="auto"/>
      </w:divBdr>
    </w:div>
    <w:div w:id="1241673852">
      <w:bodyDiv w:val="1"/>
      <w:marLeft w:val="0"/>
      <w:marRight w:val="0"/>
      <w:marTop w:val="0"/>
      <w:marBottom w:val="0"/>
      <w:divBdr>
        <w:top w:val="none" w:sz="0" w:space="0" w:color="auto"/>
        <w:left w:val="none" w:sz="0" w:space="0" w:color="auto"/>
        <w:bottom w:val="none" w:sz="0" w:space="0" w:color="auto"/>
        <w:right w:val="none" w:sz="0" w:space="0" w:color="auto"/>
      </w:divBdr>
    </w:div>
    <w:div w:id="1243415015">
      <w:bodyDiv w:val="1"/>
      <w:marLeft w:val="0"/>
      <w:marRight w:val="0"/>
      <w:marTop w:val="0"/>
      <w:marBottom w:val="0"/>
      <w:divBdr>
        <w:top w:val="none" w:sz="0" w:space="0" w:color="auto"/>
        <w:left w:val="none" w:sz="0" w:space="0" w:color="auto"/>
        <w:bottom w:val="none" w:sz="0" w:space="0" w:color="auto"/>
        <w:right w:val="none" w:sz="0" w:space="0" w:color="auto"/>
      </w:divBdr>
    </w:div>
    <w:div w:id="1246065358">
      <w:bodyDiv w:val="1"/>
      <w:marLeft w:val="0"/>
      <w:marRight w:val="0"/>
      <w:marTop w:val="0"/>
      <w:marBottom w:val="0"/>
      <w:divBdr>
        <w:top w:val="none" w:sz="0" w:space="0" w:color="auto"/>
        <w:left w:val="none" w:sz="0" w:space="0" w:color="auto"/>
        <w:bottom w:val="none" w:sz="0" w:space="0" w:color="auto"/>
        <w:right w:val="none" w:sz="0" w:space="0" w:color="auto"/>
      </w:divBdr>
    </w:div>
    <w:div w:id="1248922927">
      <w:bodyDiv w:val="1"/>
      <w:marLeft w:val="0"/>
      <w:marRight w:val="0"/>
      <w:marTop w:val="0"/>
      <w:marBottom w:val="0"/>
      <w:divBdr>
        <w:top w:val="none" w:sz="0" w:space="0" w:color="auto"/>
        <w:left w:val="none" w:sz="0" w:space="0" w:color="auto"/>
        <w:bottom w:val="none" w:sz="0" w:space="0" w:color="auto"/>
        <w:right w:val="none" w:sz="0" w:space="0" w:color="auto"/>
      </w:divBdr>
    </w:div>
    <w:div w:id="1249997404">
      <w:bodyDiv w:val="1"/>
      <w:marLeft w:val="0"/>
      <w:marRight w:val="0"/>
      <w:marTop w:val="0"/>
      <w:marBottom w:val="0"/>
      <w:divBdr>
        <w:top w:val="none" w:sz="0" w:space="0" w:color="auto"/>
        <w:left w:val="none" w:sz="0" w:space="0" w:color="auto"/>
        <w:bottom w:val="none" w:sz="0" w:space="0" w:color="auto"/>
        <w:right w:val="none" w:sz="0" w:space="0" w:color="auto"/>
      </w:divBdr>
    </w:div>
    <w:div w:id="1256208432">
      <w:bodyDiv w:val="1"/>
      <w:marLeft w:val="0"/>
      <w:marRight w:val="0"/>
      <w:marTop w:val="0"/>
      <w:marBottom w:val="0"/>
      <w:divBdr>
        <w:top w:val="none" w:sz="0" w:space="0" w:color="auto"/>
        <w:left w:val="none" w:sz="0" w:space="0" w:color="auto"/>
        <w:bottom w:val="none" w:sz="0" w:space="0" w:color="auto"/>
        <w:right w:val="none" w:sz="0" w:space="0" w:color="auto"/>
      </w:divBdr>
    </w:div>
    <w:div w:id="1258251198">
      <w:bodyDiv w:val="1"/>
      <w:marLeft w:val="0"/>
      <w:marRight w:val="0"/>
      <w:marTop w:val="0"/>
      <w:marBottom w:val="0"/>
      <w:divBdr>
        <w:top w:val="none" w:sz="0" w:space="0" w:color="auto"/>
        <w:left w:val="none" w:sz="0" w:space="0" w:color="auto"/>
        <w:bottom w:val="none" w:sz="0" w:space="0" w:color="auto"/>
        <w:right w:val="none" w:sz="0" w:space="0" w:color="auto"/>
      </w:divBdr>
    </w:div>
    <w:div w:id="1259170308">
      <w:bodyDiv w:val="1"/>
      <w:marLeft w:val="0"/>
      <w:marRight w:val="0"/>
      <w:marTop w:val="0"/>
      <w:marBottom w:val="0"/>
      <w:divBdr>
        <w:top w:val="none" w:sz="0" w:space="0" w:color="auto"/>
        <w:left w:val="none" w:sz="0" w:space="0" w:color="auto"/>
        <w:bottom w:val="none" w:sz="0" w:space="0" w:color="auto"/>
        <w:right w:val="none" w:sz="0" w:space="0" w:color="auto"/>
      </w:divBdr>
    </w:div>
    <w:div w:id="1263148043">
      <w:bodyDiv w:val="1"/>
      <w:marLeft w:val="0"/>
      <w:marRight w:val="0"/>
      <w:marTop w:val="0"/>
      <w:marBottom w:val="0"/>
      <w:divBdr>
        <w:top w:val="none" w:sz="0" w:space="0" w:color="auto"/>
        <w:left w:val="none" w:sz="0" w:space="0" w:color="auto"/>
        <w:bottom w:val="none" w:sz="0" w:space="0" w:color="auto"/>
        <w:right w:val="none" w:sz="0" w:space="0" w:color="auto"/>
      </w:divBdr>
    </w:div>
    <w:div w:id="1267494865">
      <w:bodyDiv w:val="1"/>
      <w:marLeft w:val="0"/>
      <w:marRight w:val="0"/>
      <w:marTop w:val="0"/>
      <w:marBottom w:val="0"/>
      <w:divBdr>
        <w:top w:val="none" w:sz="0" w:space="0" w:color="auto"/>
        <w:left w:val="none" w:sz="0" w:space="0" w:color="auto"/>
        <w:bottom w:val="none" w:sz="0" w:space="0" w:color="auto"/>
        <w:right w:val="none" w:sz="0" w:space="0" w:color="auto"/>
      </w:divBdr>
    </w:div>
    <w:div w:id="1271812695">
      <w:bodyDiv w:val="1"/>
      <w:marLeft w:val="0"/>
      <w:marRight w:val="0"/>
      <w:marTop w:val="0"/>
      <w:marBottom w:val="0"/>
      <w:divBdr>
        <w:top w:val="none" w:sz="0" w:space="0" w:color="auto"/>
        <w:left w:val="none" w:sz="0" w:space="0" w:color="auto"/>
        <w:bottom w:val="none" w:sz="0" w:space="0" w:color="auto"/>
        <w:right w:val="none" w:sz="0" w:space="0" w:color="auto"/>
      </w:divBdr>
    </w:div>
    <w:div w:id="1283221730">
      <w:bodyDiv w:val="1"/>
      <w:marLeft w:val="0"/>
      <w:marRight w:val="0"/>
      <w:marTop w:val="0"/>
      <w:marBottom w:val="0"/>
      <w:divBdr>
        <w:top w:val="none" w:sz="0" w:space="0" w:color="auto"/>
        <w:left w:val="none" w:sz="0" w:space="0" w:color="auto"/>
        <w:bottom w:val="none" w:sz="0" w:space="0" w:color="auto"/>
        <w:right w:val="none" w:sz="0" w:space="0" w:color="auto"/>
      </w:divBdr>
    </w:div>
    <w:div w:id="1286931062">
      <w:bodyDiv w:val="1"/>
      <w:marLeft w:val="0"/>
      <w:marRight w:val="0"/>
      <w:marTop w:val="0"/>
      <w:marBottom w:val="0"/>
      <w:divBdr>
        <w:top w:val="none" w:sz="0" w:space="0" w:color="auto"/>
        <w:left w:val="none" w:sz="0" w:space="0" w:color="auto"/>
        <w:bottom w:val="none" w:sz="0" w:space="0" w:color="auto"/>
        <w:right w:val="none" w:sz="0" w:space="0" w:color="auto"/>
      </w:divBdr>
    </w:div>
    <w:div w:id="1296181405">
      <w:bodyDiv w:val="1"/>
      <w:marLeft w:val="0"/>
      <w:marRight w:val="0"/>
      <w:marTop w:val="0"/>
      <w:marBottom w:val="0"/>
      <w:divBdr>
        <w:top w:val="none" w:sz="0" w:space="0" w:color="auto"/>
        <w:left w:val="none" w:sz="0" w:space="0" w:color="auto"/>
        <w:bottom w:val="none" w:sz="0" w:space="0" w:color="auto"/>
        <w:right w:val="none" w:sz="0" w:space="0" w:color="auto"/>
      </w:divBdr>
    </w:div>
    <w:div w:id="1309165384">
      <w:bodyDiv w:val="1"/>
      <w:marLeft w:val="0"/>
      <w:marRight w:val="0"/>
      <w:marTop w:val="0"/>
      <w:marBottom w:val="0"/>
      <w:divBdr>
        <w:top w:val="none" w:sz="0" w:space="0" w:color="auto"/>
        <w:left w:val="none" w:sz="0" w:space="0" w:color="auto"/>
        <w:bottom w:val="none" w:sz="0" w:space="0" w:color="auto"/>
        <w:right w:val="none" w:sz="0" w:space="0" w:color="auto"/>
      </w:divBdr>
    </w:div>
    <w:div w:id="1312951815">
      <w:bodyDiv w:val="1"/>
      <w:marLeft w:val="0"/>
      <w:marRight w:val="0"/>
      <w:marTop w:val="0"/>
      <w:marBottom w:val="0"/>
      <w:divBdr>
        <w:top w:val="none" w:sz="0" w:space="0" w:color="auto"/>
        <w:left w:val="none" w:sz="0" w:space="0" w:color="auto"/>
        <w:bottom w:val="none" w:sz="0" w:space="0" w:color="auto"/>
        <w:right w:val="none" w:sz="0" w:space="0" w:color="auto"/>
      </w:divBdr>
    </w:div>
    <w:div w:id="1325476006">
      <w:bodyDiv w:val="1"/>
      <w:marLeft w:val="0"/>
      <w:marRight w:val="0"/>
      <w:marTop w:val="0"/>
      <w:marBottom w:val="0"/>
      <w:divBdr>
        <w:top w:val="none" w:sz="0" w:space="0" w:color="auto"/>
        <w:left w:val="none" w:sz="0" w:space="0" w:color="auto"/>
        <w:bottom w:val="none" w:sz="0" w:space="0" w:color="auto"/>
        <w:right w:val="none" w:sz="0" w:space="0" w:color="auto"/>
      </w:divBdr>
    </w:div>
    <w:div w:id="1332221153">
      <w:bodyDiv w:val="1"/>
      <w:marLeft w:val="0"/>
      <w:marRight w:val="0"/>
      <w:marTop w:val="0"/>
      <w:marBottom w:val="0"/>
      <w:divBdr>
        <w:top w:val="none" w:sz="0" w:space="0" w:color="auto"/>
        <w:left w:val="none" w:sz="0" w:space="0" w:color="auto"/>
        <w:bottom w:val="none" w:sz="0" w:space="0" w:color="auto"/>
        <w:right w:val="none" w:sz="0" w:space="0" w:color="auto"/>
      </w:divBdr>
    </w:div>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345088629">
      <w:bodyDiv w:val="1"/>
      <w:marLeft w:val="0"/>
      <w:marRight w:val="0"/>
      <w:marTop w:val="0"/>
      <w:marBottom w:val="0"/>
      <w:divBdr>
        <w:top w:val="none" w:sz="0" w:space="0" w:color="auto"/>
        <w:left w:val="none" w:sz="0" w:space="0" w:color="auto"/>
        <w:bottom w:val="none" w:sz="0" w:space="0" w:color="auto"/>
        <w:right w:val="none" w:sz="0" w:space="0" w:color="auto"/>
      </w:divBdr>
    </w:div>
    <w:div w:id="1367366510">
      <w:bodyDiv w:val="1"/>
      <w:marLeft w:val="0"/>
      <w:marRight w:val="0"/>
      <w:marTop w:val="0"/>
      <w:marBottom w:val="0"/>
      <w:divBdr>
        <w:top w:val="none" w:sz="0" w:space="0" w:color="auto"/>
        <w:left w:val="none" w:sz="0" w:space="0" w:color="auto"/>
        <w:bottom w:val="none" w:sz="0" w:space="0" w:color="auto"/>
        <w:right w:val="none" w:sz="0" w:space="0" w:color="auto"/>
      </w:divBdr>
    </w:div>
    <w:div w:id="1372343106">
      <w:bodyDiv w:val="1"/>
      <w:marLeft w:val="0"/>
      <w:marRight w:val="0"/>
      <w:marTop w:val="0"/>
      <w:marBottom w:val="0"/>
      <w:divBdr>
        <w:top w:val="none" w:sz="0" w:space="0" w:color="auto"/>
        <w:left w:val="none" w:sz="0" w:space="0" w:color="auto"/>
        <w:bottom w:val="none" w:sz="0" w:space="0" w:color="auto"/>
        <w:right w:val="none" w:sz="0" w:space="0" w:color="auto"/>
      </w:divBdr>
    </w:div>
    <w:div w:id="1372918717">
      <w:bodyDiv w:val="1"/>
      <w:marLeft w:val="0"/>
      <w:marRight w:val="0"/>
      <w:marTop w:val="0"/>
      <w:marBottom w:val="0"/>
      <w:divBdr>
        <w:top w:val="none" w:sz="0" w:space="0" w:color="auto"/>
        <w:left w:val="none" w:sz="0" w:space="0" w:color="auto"/>
        <w:bottom w:val="none" w:sz="0" w:space="0" w:color="auto"/>
        <w:right w:val="none" w:sz="0" w:space="0" w:color="auto"/>
      </w:divBdr>
    </w:div>
    <w:div w:id="1378238842">
      <w:bodyDiv w:val="1"/>
      <w:marLeft w:val="0"/>
      <w:marRight w:val="0"/>
      <w:marTop w:val="0"/>
      <w:marBottom w:val="0"/>
      <w:divBdr>
        <w:top w:val="none" w:sz="0" w:space="0" w:color="auto"/>
        <w:left w:val="none" w:sz="0" w:space="0" w:color="auto"/>
        <w:bottom w:val="none" w:sz="0" w:space="0" w:color="auto"/>
        <w:right w:val="none" w:sz="0" w:space="0" w:color="auto"/>
      </w:divBdr>
    </w:div>
    <w:div w:id="1389761496">
      <w:bodyDiv w:val="1"/>
      <w:marLeft w:val="0"/>
      <w:marRight w:val="0"/>
      <w:marTop w:val="0"/>
      <w:marBottom w:val="0"/>
      <w:divBdr>
        <w:top w:val="none" w:sz="0" w:space="0" w:color="auto"/>
        <w:left w:val="none" w:sz="0" w:space="0" w:color="auto"/>
        <w:bottom w:val="none" w:sz="0" w:space="0" w:color="auto"/>
        <w:right w:val="none" w:sz="0" w:space="0" w:color="auto"/>
      </w:divBdr>
    </w:div>
    <w:div w:id="1391533972">
      <w:bodyDiv w:val="1"/>
      <w:marLeft w:val="0"/>
      <w:marRight w:val="0"/>
      <w:marTop w:val="0"/>
      <w:marBottom w:val="0"/>
      <w:divBdr>
        <w:top w:val="none" w:sz="0" w:space="0" w:color="auto"/>
        <w:left w:val="none" w:sz="0" w:space="0" w:color="auto"/>
        <w:bottom w:val="none" w:sz="0" w:space="0" w:color="auto"/>
        <w:right w:val="none" w:sz="0" w:space="0" w:color="auto"/>
      </w:divBdr>
    </w:div>
    <w:div w:id="1395084246">
      <w:bodyDiv w:val="1"/>
      <w:marLeft w:val="0"/>
      <w:marRight w:val="0"/>
      <w:marTop w:val="0"/>
      <w:marBottom w:val="0"/>
      <w:divBdr>
        <w:top w:val="none" w:sz="0" w:space="0" w:color="auto"/>
        <w:left w:val="none" w:sz="0" w:space="0" w:color="auto"/>
        <w:bottom w:val="none" w:sz="0" w:space="0" w:color="auto"/>
        <w:right w:val="none" w:sz="0" w:space="0" w:color="auto"/>
      </w:divBdr>
    </w:div>
    <w:div w:id="1395618978">
      <w:bodyDiv w:val="1"/>
      <w:marLeft w:val="0"/>
      <w:marRight w:val="0"/>
      <w:marTop w:val="0"/>
      <w:marBottom w:val="0"/>
      <w:divBdr>
        <w:top w:val="none" w:sz="0" w:space="0" w:color="auto"/>
        <w:left w:val="none" w:sz="0" w:space="0" w:color="auto"/>
        <w:bottom w:val="none" w:sz="0" w:space="0" w:color="auto"/>
        <w:right w:val="none" w:sz="0" w:space="0" w:color="auto"/>
      </w:divBdr>
    </w:div>
    <w:div w:id="1399865085">
      <w:bodyDiv w:val="1"/>
      <w:marLeft w:val="0"/>
      <w:marRight w:val="0"/>
      <w:marTop w:val="0"/>
      <w:marBottom w:val="0"/>
      <w:divBdr>
        <w:top w:val="none" w:sz="0" w:space="0" w:color="auto"/>
        <w:left w:val="none" w:sz="0" w:space="0" w:color="auto"/>
        <w:bottom w:val="none" w:sz="0" w:space="0" w:color="auto"/>
        <w:right w:val="none" w:sz="0" w:space="0" w:color="auto"/>
      </w:divBdr>
    </w:div>
    <w:div w:id="1401052788">
      <w:bodyDiv w:val="1"/>
      <w:marLeft w:val="0"/>
      <w:marRight w:val="0"/>
      <w:marTop w:val="0"/>
      <w:marBottom w:val="0"/>
      <w:divBdr>
        <w:top w:val="none" w:sz="0" w:space="0" w:color="auto"/>
        <w:left w:val="none" w:sz="0" w:space="0" w:color="auto"/>
        <w:bottom w:val="none" w:sz="0" w:space="0" w:color="auto"/>
        <w:right w:val="none" w:sz="0" w:space="0" w:color="auto"/>
      </w:divBdr>
    </w:div>
    <w:div w:id="1403986050">
      <w:bodyDiv w:val="1"/>
      <w:marLeft w:val="0"/>
      <w:marRight w:val="0"/>
      <w:marTop w:val="0"/>
      <w:marBottom w:val="0"/>
      <w:divBdr>
        <w:top w:val="none" w:sz="0" w:space="0" w:color="auto"/>
        <w:left w:val="none" w:sz="0" w:space="0" w:color="auto"/>
        <w:bottom w:val="none" w:sz="0" w:space="0" w:color="auto"/>
        <w:right w:val="none" w:sz="0" w:space="0" w:color="auto"/>
      </w:divBdr>
    </w:div>
    <w:div w:id="1404791994">
      <w:bodyDiv w:val="1"/>
      <w:marLeft w:val="0"/>
      <w:marRight w:val="0"/>
      <w:marTop w:val="0"/>
      <w:marBottom w:val="0"/>
      <w:divBdr>
        <w:top w:val="none" w:sz="0" w:space="0" w:color="auto"/>
        <w:left w:val="none" w:sz="0" w:space="0" w:color="auto"/>
        <w:bottom w:val="none" w:sz="0" w:space="0" w:color="auto"/>
        <w:right w:val="none" w:sz="0" w:space="0" w:color="auto"/>
      </w:divBdr>
    </w:div>
    <w:div w:id="1421945439">
      <w:bodyDiv w:val="1"/>
      <w:marLeft w:val="0"/>
      <w:marRight w:val="0"/>
      <w:marTop w:val="0"/>
      <w:marBottom w:val="0"/>
      <w:divBdr>
        <w:top w:val="none" w:sz="0" w:space="0" w:color="auto"/>
        <w:left w:val="none" w:sz="0" w:space="0" w:color="auto"/>
        <w:bottom w:val="none" w:sz="0" w:space="0" w:color="auto"/>
        <w:right w:val="none" w:sz="0" w:space="0" w:color="auto"/>
      </w:divBdr>
    </w:div>
    <w:div w:id="1426456807">
      <w:bodyDiv w:val="1"/>
      <w:marLeft w:val="0"/>
      <w:marRight w:val="0"/>
      <w:marTop w:val="0"/>
      <w:marBottom w:val="0"/>
      <w:divBdr>
        <w:top w:val="none" w:sz="0" w:space="0" w:color="auto"/>
        <w:left w:val="none" w:sz="0" w:space="0" w:color="auto"/>
        <w:bottom w:val="none" w:sz="0" w:space="0" w:color="auto"/>
        <w:right w:val="none" w:sz="0" w:space="0" w:color="auto"/>
      </w:divBdr>
    </w:div>
    <w:div w:id="1427459627">
      <w:bodyDiv w:val="1"/>
      <w:marLeft w:val="0"/>
      <w:marRight w:val="0"/>
      <w:marTop w:val="0"/>
      <w:marBottom w:val="0"/>
      <w:divBdr>
        <w:top w:val="none" w:sz="0" w:space="0" w:color="auto"/>
        <w:left w:val="none" w:sz="0" w:space="0" w:color="auto"/>
        <w:bottom w:val="none" w:sz="0" w:space="0" w:color="auto"/>
        <w:right w:val="none" w:sz="0" w:space="0" w:color="auto"/>
      </w:divBdr>
    </w:div>
    <w:div w:id="1439368843">
      <w:bodyDiv w:val="1"/>
      <w:marLeft w:val="0"/>
      <w:marRight w:val="0"/>
      <w:marTop w:val="0"/>
      <w:marBottom w:val="0"/>
      <w:divBdr>
        <w:top w:val="none" w:sz="0" w:space="0" w:color="auto"/>
        <w:left w:val="none" w:sz="0" w:space="0" w:color="auto"/>
        <w:bottom w:val="none" w:sz="0" w:space="0" w:color="auto"/>
        <w:right w:val="none" w:sz="0" w:space="0" w:color="auto"/>
      </w:divBdr>
    </w:div>
    <w:div w:id="1444688063">
      <w:bodyDiv w:val="1"/>
      <w:marLeft w:val="0"/>
      <w:marRight w:val="0"/>
      <w:marTop w:val="0"/>
      <w:marBottom w:val="0"/>
      <w:divBdr>
        <w:top w:val="none" w:sz="0" w:space="0" w:color="auto"/>
        <w:left w:val="none" w:sz="0" w:space="0" w:color="auto"/>
        <w:bottom w:val="none" w:sz="0" w:space="0" w:color="auto"/>
        <w:right w:val="none" w:sz="0" w:space="0" w:color="auto"/>
      </w:divBdr>
    </w:div>
    <w:div w:id="1446659733">
      <w:bodyDiv w:val="1"/>
      <w:marLeft w:val="0"/>
      <w:marRight w:val="0"/>
      <w:marTop w:val="0"/>
      <w:marBottom w:val="0"/>
      <w:divBdr>
        <w:top w:val="none" w:sz="0" w:space="0" w:color="auto"/>
        <w:left w:val="none" w:sz="0" w:space="0" w:color="auto"/>
        <w:bottom w:val="none" w:sz="0" w:space="0" w:color="auto"/>
        <w:right w:val="none" w:sz="0" w:space="0" w:color="auto"/>
      </w:divBdr>
    </w:div>
    <w:div w:id="1450466737">
      <w:bodyDiv w:val="1"/>
      <w:marLeft w:val="0"/>
      <w:marRight w:val="0"/>
      <w:marTop w:val="0"/>
      <w:marBottom w:val="0"/>
      <w:divBdr>
        <w:top w:val="none" w:sz="0" w:space="0" w:color="auto"/>
        <w:left w:val="none" w:sz="0" w:space="0" w:color="auto"/>
        <w:bottom w:val="none" w:sz="0" w:space="0" w:color="auto"/>
        <w:right w:val="none" w:sz="0" w:space="0" w:color="auto"/>
      </w:divBdr>
    </w:div>
    <w:div w:id="1459647605">
      <w:bodyDiv w:val="1"/>
      <w:marLeft w:val="0"/>
      <w:marRight w:val="0"/>
      <w:marTop w:val="0"/>
      <w:marBottom w:val="0"/>
      <w:divBdr>
        <w:top w:val="none" w:sz="0" w:space="0" w:color="auto"/>
        <w:left w:val="none" w:sz="0" w:space="0" w:color="auto"/>
        <w:bottom w:val="none" w:sz="0" w:space="0" w:color="auto"/>
        <w:right w:val="none" w:sz="0" w:space="0" w:color="auto"/>
      </w:divBdr>
    </w:div>
    <w:div w:id="1461920880">
      <w:bodyDiv w:val="1"/>
      <w:marLeft w:val="0"/>
      <w:marRight w:val="0"/>
      <w:marTop w:val="0"/>
      <w:marBottom w:val="0"/>
      <w:divBdr>
        <w:top w:val="none" w:sz="0" w:space="0" w:color="auto"/>
        <w:left w:val="none" w:sz="0" w:space="0" w:color="auto"/>
        <w:bottom w:val="none" w:sz="0" w:space="0" w:color="auto"/>
        <w:right w:val="none" w:sz="0" w:space="0" w:color="auto"/>
      </w:divBdr>
    </w:div>
    <w:div w:id="1472282706">
      <w:bodyDiv w:val="1"/>
      <w:marLeft w:val="0"/>
      <w:marRight w:val="0"/>
      <w:marTop w:val="0"/>
      <w:marBottom w:val="0"/>
      <w:divBdr>
        <w:top w:val="none" w:sz="0" w:space="0" w:color="auto"/>
        <w:left w:val="none" w:sz="0" w:space="0" w:color="auto"/>
        <w:bottom w:val="none" w:sz="0" w:space="0" w:color="auto"/>
        <w:right w:val="none" w:sz="0" w:space="0" w:color="auto"/>
      </w:divBdr>
    </w:div>
    <w:div w:id="1472556228">
      <w:bodyDiv w:val="1"/>
      <w:marLeft w:val="0"/>
      <w:marRight w:val="0"/>
      <w:marTop w:val="0"/>
      <w:marBottom w:val="0"/>
      <w:divBdr>
        <w:top w:val="none" w:sz="0" w:space="0" w:color="auto"/>
        <w:left w:val="none" w:sz="0" w:space="0" w:color="auto"/>
        <w:bottom w:val="none" w:sz="0" w:space="0" w:color="auto"/>
        <w:right w:val="none" w:sz="0" w:space="0" w:color="auto"/>
      </w:divBdr>
    </w:div>
    <w:div w:id="1478231219">
      <w:bodyDiv w:val="1"/>
      <w:marLeft w:val="0"/>
      <w:marRight w:val="0"/>
      <w:marTop w:val="0"/>
      <w:marBottom w:val="0"/>
      <w:divBdr>
        <w:top w:val="none" w:sz="0" w:space="0" w:color="auto"/>
        <w:left w:val="none" w:sz="0" w:space="0" w:color="auto"/>
        <w:bottom w:val="none" w:sz="0" w:space="0" w:color="auto"/>
        <w:right w:val="none" w:sz="0" w:space="0" w:color="auto"/>
      </w:divBdr>
    </w:div>
    <w:div w:id="1478721360">
      <w:bodyDiv w:val="1"/>
      <w:marLeft w:val="0"/>
      <w:marRight w:val="0"/>
      <w:marTop w:val="0"/>
      <w:marBottom w:val="0"/>
      <w:divBdr>
        <w:top w:val="none" w:sz="0" w:space="0" w:color="auto"/>
        <w:left w:val="none" w:sz="0" w:space="0" w:color="auto"/>
        <w:bottom w:val="none" w:sz="0" w:space="0" w:color="auto"/>
        <w:right w:val="none" w:sz="0" w:space="0" w:color="auto"/>
      </w:divBdr>
    </w:div>
    <w:div w:id="1488281241">
      <w:bodyDiv w:val="1"/>
      <w:marLeft w:val="0"/>
      <w:marRight w:val="0"/>
      <w:marTop w:val="0"/>
      <w:marBottom w:val="0"/>
      <w:divBdr>
        <w:top w:val="none" w:sz="0" w:space="0" w:color="auto"/>
        <w:left w:val="none" w:sz="0" w:space="0" w:color="auto"/>
        <w:bottom w:val="none" w:sz="0" w:space="0" w:color="auto"/>
        <w:right w:val="none" w:sz="0" w:space="0" w:color="auto"/>
      </w:divBdr>
    </w:div>
    <w:div w:id="1490249330">
      <w:bodyDiv w:val="1"/>
      <w:marLeft w:val="0"/>
      <w:marRight w:val="0"/>
      <w:marTop w:val="0"/>
      <w:marBottom w:val="0"/>
      <w:divBdr>
        <w:top w:val="none" w:sz="0" w:space="0" w:color="auto"/>
        <w:left w:val="none" w:sz="0" w:space="0" w:color="auto"/>
        <w:bottom w:val="none" w:sz="0" w:space="0" w:color="auto"/>
        <w:right w:val="none" w:sz="0" w:space="0" w:color="auto"/>
      </w:divBdr>
    </w:div>
    <w:div w:id="1492258301">
      <w:bodyDiv w:val="1"/>
      <w:marLeft w:val="0"/>
      <w:marRight w:val="0"/>
      <w:marTop w:val="0"/>
      <w:marBottom w:val="0"/>
      <w:divBdr>
        <w:top w:val="none" w:sz="0" w:space="0" w:color="auto"/>
        <w:left w:val="none" w:sz="0" w:space="0" w:color="auto"/>
        <w:bottom w:val="none" w:sz="0" w:space="0" w:color="auto"/>
        <w:right w:val="none" w:sz="0" w:space="0" w:color="auto"/>
      </w:divBdr>
    </w:div>
    <w:div w:id="1496649780">
      <w:bodyDiv w:val="1"/>
      <w:marLeft w:val="0"/>
      <w:marRight w:val="0"/>
      <w:marTop w:val="0"/>
      <w:marBottom w:val="0"/>
      <w:divBdr>
        <w:top w:val="none" w:sz="0" w:space="0" w:color="auto"/>
        <w:left w:val="none" w:sz="0" w:space="0" w:color="auto"/>
        <w:bottom w:val="none" w:sz="0" w:space="0" w:color="auto"/>
        <w:right w:val="none" w:sz="0" w:space="0" w:color="auto"/>
      </w:divBdr>
    </w:div>
    <w:div w:id="1498231333">
      <w:bodyDiv w:val="1"/>
      <w:marLeft w:val="0"/>
      <w:marRight w:val="0"/>
      <w:marTop w:val="0"/>
      <w:marBottom w:val="0"/>
      <w:divBdr>
        <w:top w:val="none" w:sz="0" w:space="0" w:color="auto"/>
        <w:left w:val="none" w:sz="0" w:space="0" w:color="auto"/>
        <w:bottom w:val="none" w:sz="0" w:space="0" w:color="auto"/>
        <w:right w:val="none" w:sz="0" w:space="0" w:color="auto"/>
      </w:divBdr>
    </w:div>
    <w:div w:id="1502696958">
      <w:bodyDiv w:val="1"/>
      <w:marLeft w:val="0"/>
      <w:marRight w:val="0"/>
      <w:marTop w:val="0"/>
      <w:marBottom w:val="0"/>
      <w:divBdr>
        <w:top w:val="none" w:sz="0" w:space="0" w:color="auto"/>
        <w:left w:val="none" w:sz="0" w:space="0" w:color="auto"/>
        <w:bottom w:val="none" w:sz="0" w:space="0" w:color="auto"/>
        <w:right w:val="none" w:sz="0" w:space="0" w:color="auto"/>
      </w:divBdr>
    </w:div>
    <w:div w:id="1513835587">
      <w:bodyDiv w:val="1"/>
      <w:marLeft w:val="0"/>
      <w:marRight w:val="0"/>
      <w:marTop w:val="0"/>
      <w:marBottom w:val="0"/>
      <w:divBdr>
        <w:top w:val="none" w:sz="0" w:space="0" w:color="auto"/>
        <w:left w:val="none" w:sz="0" w:space="0" w:color="auto"/>
        <w:bottom w:val="none" w:sz="0" w:space="0" w:color="auto"/>
        <w:right w:val="none" w:sz="0" w:space="0" w:color="auto"/>
      </w:divBdr>
    </w:div>
    <w:div w:id="1518229311">
      <w:bodyDiv w:val="1"/>
      <w:marLeft w:val="0"/>
      <w:marRight w:val="0"/>
      <w:marTop w:val="0"/>
      <w:marBottom w:val="0"/>
      <w:divBdr>
        <w:top w:val="none" w:sz="0" w:space="0" w:color="auto"/>
        <w:left w:val="none" w:sz="0" w:space="0" w:color="auto"/>
        <w:bottom w:val="none" w:sz="0" w:space="0" w:color="auto"/>
        <w:right w:val="none" w:sz="0" w:space="0" w:color="auto"/>
      </w:divBdr>
    </w:div>
    <w:div w:id="1523282677">
      <w:bodyDiv w:val="1"/>
      <w:marLeft w:val="0"/>
      <w:marRight w:val="0"/>
      <w:marTop w:val="0"/>
      <w:marBottom w:val="0"/>
      <w:divBdr>
        <w:top w:val="none" w:sz="0" w:space="0" w:color="auto"/>
        <w:left w:val="none" w:sz="0" w:space="0" w:color="auto"/>
        <w:bottom w:val="none" w:sz="0" w:space="0" w:color="auto"/>
        <w:right w:val="none" w:sz="0" w:space="0" w:color="auto"/>
      </w:divBdr>
    </w:div>
    <w:div w:id="1528369853">
      <w:bodyDiv w:val="1"/>
      <w:marLeft w:val="0"/>
      <w:marRight w:val="0"/>
      <w:marTop w:val="0"/>
      <w:marBottom w:val="0"/>
      <w:divBdr>
        <w:top w:val="none" w:sz="0" w:space="0" w:color="auto"/>
        <w:left w:val="none" w:sz="0" w:space="0" w:color="auto"/>
        <w:bottom w:val="none" w:sz="0" w:space="0" w:color="auto"/>
        <w:right w:val="none" w:sz="0" w:space="0" w:color="auto"/>
      </w:divBdr>
    </w:div>
    <w:div w:id="1528980220">
      <w:bodyDiv w:val="1"/>
      <w:marLeft w:val="0"/>
      <w:marRight w:val="0"/>
      <w:marTop w:val="0"/>
      <w:marBottom w:val="0"/>
      <w:divBdr>
        <w:top w:val="none" w:sz="0" w:space="0" w:color="auto"/>
        <w:left w:val="none" w:sz="0" w:space="0" w:color="auto"/>
        <w:bottom w:val="none" w:sz="0" w:space="0" w:color="auto"/>
        <w:right w:val="none" w:sz="0" w:space="0" w:color="auto"/>
      </w:divBdr>
    </w:div>
    <w:div w:id="1534074481">
      <w:bodyDiv w:val="1"/>
      <w:marLeft w:val="0"/>
      <w:marRight w:val="0"/>
      <w:marTop w:val="0"/>
      <w:marBottom w:val="0"/>
      <w:divBdr>
        <w:top w:val="none" w:sz="0" w:space="0" w:color="auto"/>
        <w:left w:val="none" w:sz="0" w:space="0" w:color="auto"/>
        <w:bottom w:val="none" w:sz="0" w:space="0" w:color="auto"/>
        <w:right w:val="none" w:sz="0" w:space="0" w:color="auto"/>
      </w:divBdr>
    </w:div>
    <w:div w:id="1534342062">
      <w:bodyDiv w:val="1"/>
      <w:marLeft w:val="0"/>
      <w:marRight w:val="0"/>
      <w:marTop w:val="0"/>
      <w:marBottom w:val="0"/>
      <w:divBdr>
        <w:top w:val="none" w:sz="0" w:space="0" w:color="auto"/>
        <w:left w:val="none" w:sz="0" w:space="0" w:color="auto"/>
        <w:bottom w:val="none" w:sz="0" w:space="0" w:color="auto"/>
        <w:right w:val="none" w:sz="0" w:space="0" w:color="auto"/>
      </w:divBdr>
    </w:div>
    <w:div w:id="1542087532">
      <w:bodyDiv w:val="1"/>
      <w:marLeft w:val="0"/>
      <w:marRight w:val="0"/>
      <w:marTop w:val="0"/>
      <w:marBottom w:val="0"/>
      <w:divBdr>
        <w:top w:val="none" w:sz="0" w:space="0" w:color="auto"/>
        <w:left w:val="none" w:sz="0" w:space="0" w:color="auto"/>
        <w:bottom w:val="none" w:sz="0" w:space="0" w:color="auto"/>
        <w:right w:val="none" w:sz="0" w:space="0" w:color="auto"/>
      </w:divBdr>
    </w:div>
    <w:div w:id="1553346730">
      <w:bodyDiv w:val="1"/>
      <w:marLeft w:val="0"/>
      <w:marRight w:val="0"/>
      <w:marTop w:val="0"/>
      <w:marBottom w:val="0"/>
      <w:divBdr>
        <w:top w:val="none" w:sz="0" w:space="0" w:color="auto"/>
        <w:left w:val="none" w:sz="0" w:space="0" w:color="auto"/>
        <w:bottom w:val="none" w:sz="0" w:space="0" w:color="auto"/>
        <w:right w:val="none" w:sz="0" w:space="0" w:color="auto"/>
      </w:divBdr>
    </w:div>
    <w:div w:id="1559895680">
      <w:bodyDiv w:val="1"/>
      <w:marLeft w:val="0"/>
      <w:marRight w:val="0"/>
      <w:marTop w:val="0"/>
      <w:marBottom w:val="0"/>
      <w:divBdr>
        <w:top w:val="none" w:sz="0" w:space="0" w:color="auto"/>
        <w:left w:val="none" w:sz="0" w:space="0" w:color="auto"/>
        <w:bottom w:val="none" w:sz="0" w:space="0" w:color="auto"/>
        <w:right w:val="none" w:sz="0" w:space="0" w:color="auto"/>
      </w:divBdr>
    </w:div>
    <w:div w:id="1573390725">
      <w:bodyDiv w:val="1"/>
      <w:marLeft w:val="0"/>
      <w:marRight w:val="0"/>
      <w:marTop w:val="0"/>
      <w:marBottom w:val="0"/>
      <w:divBdr>
        <w:top w:val="none" w:sz="0" w:space="0" w:color="auto"/>
        <w:left w:val="none" w:sz="0" w:space="0" w:color="auto"/>
        <w:bottom w:val="none" w:sz="0" w:space="0" w:color="auto"/>
        <w:right w:val="none" w:sz="0" w:space="0" w:color="auto"/>
      </w:divBdr>
    </w:div>
    <w:div w:id="1578708429">
      <w:bodyDiv w:val="1"/>
      <w:marLeft w:val="0"/>
      <w:marRight w:val="0"/>
      <w:marTop w:val="0"/>
      <w:marBottom w:val="0"/>
      <w:divBdr>
        <w:top w:val="none" w:sz="0" w:space="0" w:color="auto"/>
        <w:left w:val="none" w:sz="0" w:space="0" w:color="auto"/>
        <w:bottom w:val="none" w:sz="0" w:space="0" w:color="auto"/>
        <w:right w:val="none" w:sz="0" w:space="0" w:color="auto"/>
      </w:divBdr>
    </w:div>
    <w:div w:id="1585912753">
      <w:bodyDiv w:val="1"/>
      <w:marLeft w:val="0"/>
      <w:marRight w:val="0"/>
      <w:marTop w:val="0"/>
      <w:marBottom w:val="0"/>
      <w:divBdr>
        <w:top w:val="none" w:sz="0" w:space="0" w:color="auto"/>
        <w:left w:val="none" w:sz="0" w:space="0" w:color="auto"/>
        <w:bottom w:val="none" w:sz="0" w:space="0" w:color="auto"/>
        <w:right w:val="none" w:sz="0" w:space="0" w:color="auto"/>
      </w:divBdr>
    </w:div>
    <w:div w:id="1586257004">
      <w:bodyDiv w:val="1"/>
      <w:marLeft w:val="0"/>
      <w:marRight w:val="0"/>
      <w:marTop w:val="0"/>
      <w:marBottom w:val="0"/>
      <w:divBdr>
        <w:top w:val="none" w:sz="0" w:space="0" w:color="auto"/>
        <w:left w:val="none" w:sz="0" w:space="0" w:color="auto"/>
        <w:bottom w:val="none" w:sz="0" w:space="0" w:color="auto"/>
        <w:right w:val="none" w:sz="0" w:space="0" w:color="auto"/>
      </w:divBdr>
    </w:div>
    <w:div w:id="1589269697">
      <w:bodyDiv w:val="1"/>
      <w:marLeft w:val="0"/>
      <w:marRight w:val="0"/>
      <w:marTop w:val="0"/>
      <w:marBottom w:val="0"/>
      <w:divBdr>
        <w:top w:val="none" w:sz="0" w:space="0" w:color="auto"/>
        <w:left w:val="none" w:sz="0" w:space="0" w:color="auto"/>
        <w:bottom w:val="none" w:sz="0" w:space="0" w:color="auto"/>
        <w:right w:val="none" w:sz="0" w:space="0" w:color="auto"/>
      </w:divBdr>
    </w:div>
    <w:div w:id="1589777948">
      <w:bodyDiv w:val="1"/>
      <w:marLeft w:val="0"/>
      <w:marRight w:val="0"/>
      <w:marTop w:val="0"/>
      <w:marBottom w:val="0"/>
      <w:divBdr>
        <w:top w:val="none" w:sz="0" w:space="0" w:color="auto"/>
        <w:left w:val="none" w:sz="0" w:space="0" w:color="auto"/>
        <w:bottom w:val="none" w:sz="0" w:space="0" w:color="auto"/>
        <w:right w:val="none" w:sz="0" w:space="0" w:color="auto"/>
      </w:divBdr>
    </w:div>
    <w:div w:id="1603955805">
      <w:bodyDiv w:val="1"/>
      <w:marLeft w:val="0"/>
      <w:marRight w:val="0"/>
      <w:marTop w:val="0"/>
      <w:marBottom w:val="0"/>
      <w:divBdr>
        <w:top w:val="none" w:sz="0" w:space="0" w:color="auto"/>
        <w:left w:val="none" w:sz="0" w:space="0" w:color="auto"/>
        <w:bottom w:val="none" w:sz="0" w:space="0" w:color="auto"/>
        <w:right w:val="none" w:sz="0" w:space="0" w:color="auto"/>
      </w:divBdr>
    </w:div>
    <w:div w:id="1606616435">
      <w:bodyDiv w:val="1"/>
      <w:marLeft w:val="0"/>
      <w:marRight w:val="0"/>
      <w:marTop w:val="0"/>
      <w:marBottom w:val="0"/>
      <w:divBdr>
        <w:top w:val="none" w:sz="0" w:space="0" w:color="auto"/>
        <w:left w:val="none" w:sz="0" w:space="0" w:color="auto"/>
        <w:bottom w:val="none" w:sz="0" w:space="0" w:color="auto"/>
        <w:right w:val="none" w:sz="0" w:space="0" w:color="auto"/>
      </w:divBdr>
    </w:div>
    <w:div w:id="1610356826">
      <w:bodyDiv w:val="1"/>
      <w:marLeft w:val="0"/>
      <w:marRight w:val="0"/>
      <w:marTop w:val="0"/>
      <w:marBottom w:val="0"/>
      <w:divBdr>
        <w:top w:val="none" w:sz="0" w:space="0" w:color="auto"/>
        <w:left w:val="none" w:sz="0" w:space="0" w:color="auto"/>
        <w:bottom w:val="none" w:sz="0" w:space="0" w:color="auto"/>
        <w:right w:val="none" w:sz="0" w:space="0" w:color="auto"/>
      </w:divBdr>
    </w:div>
    <w:div w:id="1622491494">
      <w:bodyDiv w:val="1"/>
      <w:marLeft w:val="0"/>
      <w:marRight w:val="0"/>
      <w:marTop w:val="0"/>
      <w:marBottom w:val="0"/>
      <w:divBdr>
        <w:top w:val="none" w:sz="0" w:space="0" w:color="auto"/>
        <w:left w:val="none" w:sz="0" w:space="0" w:color="auto"/>
        <w:bottom w:val="none" w:sz="0" w:space="0" w:color="auto"/>
        <w:right w:val="none" w:sz="0" w:space="0" w:color="auto"/>
      </w:divBdr>
    </w:div>
    <w:div w:id="1630435945">
      <w:bodyDiv w:val="1"/>
      <w:marLeft w:val="0"/>
      <w:marRight w:val="0"/>
      <w:marTop w:val="0"/>
      <w:marBottom w:val="0"/>
      <w:divBdr>
        <w:top w:val="none" w:sz="0" w:space="0" w:color="auto"/>
        <w:left w:val="none" w:sz="0" w:space="0" w:color="auto"/>
        <w:bottom w:val="none" w:sz="0" w:space="0" w:color="auto"/>
        <w:right w:val="none" w:sz="0" w:space="0" w:color="auto"/>
      </w:divBdr>
    </w:div>
    <w:div w:id="1631548188">
      <w:bodyDiv w:val="1"/>
      <w:marLeft w:val="0"/>
      <w:marRight w:val="0"/>
      <w:marTop w:val="0"/>
      <w:marBottom w:val="0"/>
      <w:divBdr>
        <w:top w:val="none" w:sz="0" w:space="0" w:color="auto"/>
        <w:left w:val="none" w:sz="0" w:space="0" w:color="auto"/>
        <w:bottom w:val="none" w:sz="0" w:space="0" w:color="auto"/>
        <w:right w:val="none" w:sz="0" w:space="0" w:color="auto"/>
      </w:divBdr>
    </w:div>
    <w:div w:id="1638995272">
      <w:bodyDiv w:val="1"/>
      <w:marLeft w:val="0"/>
      <w:marRight w:val="0"/>
      <w:marTop w:val="0"/>
      <w:marBottom w:val="0"/>
      <w:divBdr>
        <w:top w:val="none" w:sz="0" w:space="0" w:color="auto"/>
        <w:left w:val="none" w:sz="0" w:space="0" w:color="auto"/>
        <w:bottom w:val="none" w:sz="0" w:space="0" w:color="auto"/>
        <w:right w:val="none" w:sz="0" w:space="0" w:color="auto"/>
      </w:divBdr>
    </w:div>
    <w:div w:id="1639336077">
      <w:bodyDiv w:val="1"/>
      <w:marLeft w:val="0"/>
      <w:marRight w:val="0"/>
      <w:marTop w:val="0"/>
      <w:marBottom w:val="0"/>
      <w:divBdr>
        <w:top w:val="none" w:sz="0" w:space="0" w:color="auto"/>
        <w:left w:val="none" w:sz="0" w:space="0" w:color="auto"/>
        <w:bottom w:val="none" w:sz="0" w:space="0" w:color="auto"/>
        <w:right w:val="none" w:sz="0" w:space="0" w:color="auto"/>
      </w:divBdr>
    </w:div>
    <w:div w:id="1639410968">
      <w:bodyDiv w:val="1"/>
      <w:marLeft w:val="0"/>
      <w:marRight w:val="0"/>
      <w:marTop w:val="0"/>
      <w:marBottom w:val="0"/>
      <w:divBdr>
        <w:top w:val="none" w:sz="0" w:space="0" w:color="auto"/>
        <w:left w:val="none" w:sz="0" w:space="0" w:color="auto"/>
        <w:bottom w:val="none" w:sz="0" w:space="0" w:color="auto"/>
        <w:right w:val="none" w:sz="0" w:space="0" w:color="auto"/>
      </w:divBdr>
    </w:div>
    <w:div w:id="1642226501">
      <w:bodyDiv w:val="1"/>
      <w:marLeft w:val="0"/>
      <w:marRight w:val="0"/>
      <w:marTop w:val="0"/>
      <w:marBottom w:val="0"/>
      <w:divBdr>
        <w:top w:val="none" w:sz="0" w:space="0" w:color="auto"/>
        <w:left w:val="none" w:sz="0" w:space="0" w:color="auto"/>
        <w:bottom w:val="none" w:sz="0" w:space="0" w:color="auto"/>
        <w:right w:val="none" w:sz="0" w:space="0" w:color="auto"/>
      </w:divBdr>
    </w:div>
    <w:div w:id="1647852259">
      <w:bodyDiv w:val="1"/>
      <w:marLeft w:val="0"/>
      <w:marRight w:val="0"/>
      <w:marTop w:val="0"/>
      <w:marBottom w:val="0"/>
      <w:divBdr>
        <w:top w:val="none" w:sz="0" w:space="0" w:color="auto"/>
        <w:left w:val="none" w:sz="0" w:space="0" w:color="auto"/>
        <w:bottom w:val="none" w:sz="0" w:space="0" w:color="auto"/>
        <w:right w:val="none" w:sz="0" w:space="0" w:color="auto"/>
      </w:divBdr>
    </w:div>
    <w:div w:id="1648243122">
      <w:bodyDiv w:val="1"/>
      <w:marLeft w:val="0"/>
      <w:marRight w:val="0"/>
      <w:marTop w:val="0"/>
      <w:marBottom w:val="0"/>
      <w:divBdr>
        <w:top w:val="none" w:sz="0" w:space="0" w:color="auto"/>
        <w:left w:val="none" w:sz="0" w:space="0" w:color="auto"/>
        <w:bottom w:val="none" w:sz="0" w:space="0" w:color="auto"/>
        <w:right w:val="none" w:sz="0" w:space="0" w:color="auto"/>
      </w:divBdr>
    </w:div>
    <w:div w:id="1655452281">
      <w:bodyDiv w:val="1"/>
      <w:marLeft w:val="0"/>
      <w:marRight w:val="0"/>
      <w:marTop w:val="0"/>
      <w:marBottom w:val="0"/>
      <w:divBdr>
        <w:top w:val="none" w:sz="0" w:space="0" w:color="auto"/>
        <w:left w:val="none" w:sz="0" w:space="0" w:color="auto"/>
        <w:bottom w:val="none" w:sz="0" w:space="0" w:color="auto"/>
        <w:right w:val="none" w:sz="0" w:space="0" w:color="auto"/>
      </w:divBdr>
    </w:div>
    <w:div w:id="1655640511">
      <w:bodyDiv w:val="1"/>
      <w:marLeft w:val="0"/>
      <w:marRight w:val="0"/>
      <w:marTop w:val="0"/>
      <w:marBottom w:val="0"/>
      <w:divBdr>
        <w:top w:val="none" w:sz="0" w:space="0" w:color="auto"/>
        <w:left w:val="none" w:sz="0" w:space="0" w:color="auto"/>
        <w:bottom w:val="none" w:sz="0" w:space="0" w:color="auto"/>
        <w:right w:val="none" w:sz="0" w:space="0" w:color="auto"/>
      </w:divBdr>
    </w:div>
    <w:div w:id="1666127348">
      <w:bodyDiv w:val="1"/>
      <w:marLeft w:val="0"/>
      <w:marRight w:val="0"/>
      <w:marTop w:val="0"/>
      <w:marBottom w:val="0"/>
      <w:divBdr>
        <w:top w:val="none" w:sz="0" w:space="0" w:color="auto"/>
        <w:left w:val="none" w:sz="0" w:space="0" w:color="auto"/>
        <w:bottom w:val="none" w:sz="0" w:space="0" w:color="auto"/>
        <w:right w:val="none" w:sz="0" w:space="0" w:color="auto"/>
      </w:divBdr>
    </w:div>
    <w:div w:id="1666741151">
      <w:bodyDiv w:val="1"/>
      <w:marLeft w:val="0"/>
      <w:marRight w:val="0"/>
      <w:marTop w:val="0"/>
      <w:marBottom w:val="0"/>
      <w:divBdr>
        <w:top w:val="none" w:sz="0" w:space="0" w:color="auto"/>
        <w:left w:val="none" w:sz="0" w:space="0" w:color="auto"/>
        <w:bottom w:val="none" w:sz="0" w:space="0" w:color="auto"/>
        <w:right w:val="none" w:sz="0" w:space="0" w:color="auto"/>
      </w:divBdr>
    </w:div>
    <w:div w:id="1669940816">
      <w:bodyDiv w:val="1"/>
      <w:marLeft w:val="0"/>
      <w:marRight w:val="0"/>
      <w:marTop w:val="0"/>
      <w:marBottom w:val="0"/>
      <w:divBdr>
        <w:top w:val="none" w:sz="0" w:space="0" w:color="auto"/>
        <w:left w:val="none" w:sz="0" w:space="0" w:color="auto"/>
        <w:bottom w:val="none" w:sz="0" w:space="0" w:color="auto"/>
        <w:right w:val="none" w:sz="0" w:space="0" w:color="auto"/>
      </w:divBdr>
    </w:div>
    <w:div w:id="1671712870">
      <w:bodyDiv w:val="1"/>
      <w:marLeft w:val="0"/>
      <w:marRight w:val="0"/>
      <w:marTop w:val="0"/>
      <w:marBottom w:val="0"/>
      <w:divBdr>
        <w:top w:val="none" w:sz="0" w:space="0" w:color="auto"/>
        <w:left w:val="none" w:sz="0" w:space="0" w:color="auto"/>
        <w:bottom w:val="none" w:sz="0" w:space="0" w:color="auto"/>
        <w:right w:val="none" w:sz="0" w:space="0" w:color="auto"/>
      </w:divBdr>
    </w:div>
    <w:div w:id="1675261369">
      <w:bodyDiv w:val="1"/>
      <w:marLeft w:val="0"/>
      <w:marRight w:val="0"/>
      <w:marTop w:val="0"/>
      <w:marBottom w:val="0"/>
      <w:divBdr>
        <w:top w:val="none" w:sz="0" w:space="0" w:color="auto"/>
        <w:left w:val="none" w:sz="0" w:space="0" w:color="auto"/>
        <w:bottom w:val="none" w:sz="0" w:space="0" w:color="auto"/>
        <w:right w:val="none" w:sz="0" w:space="0" w:color="auto"/>
      </w:divBdr>
    </w:div>
    <w:div w:id="1675454759">
      <w:bodyDiv w:val="1"/>
      <w:marLeft w:val="0"/>
      <w:marRight w:val="0"/>
      <w:marTop w:val="0"/>
      <w:marBottom w:val="0"/>
      <w:divBdr>
        <w:top w:val="none" w:sz="0" w:space="0" w:color="auto"/>
        <w:left w:val="none" w:sz="0" w:space="0" w:color="auto"/>
        <w:bottom w:val="none" w:sz="0" w:space="0" w:color="auto"/>
        <w:right w:val="none" w:sz="0" w:space="0" w:color="auto"/>
      </w:divBdr>
    </w:div>
    <w:div w:id="1676103753">
      <w:bodyDiv w:val="1"/>
      <w:marLeft w:val="0"/>
      <w:marRight w:val="0"/>
      <w:marTop w:val="0"/>
      <w:marBottom w:val="0"/>
      <w:divBdr>
        <w:top w:val="none" w:sz="0" w:space="0" w:color="auto"/>
        <w:left w:val="none" w:sz="0" w:space="0" w:color="auto"/>
        <w:bottom w:val="none" w:sz="0" w:space="0" w:color="auto"/>
        <w:right w:val="none" w:sz="0" w:space="0" w:color="auto"/>
      </w:divBdr>
    </w:div>
    <w:div w:id="1677921809">
      <w:bodyDiv w:val="1"/>
      <w:marLeft w:val="0"/>
      <w:marRight w:val="0"/>
      <w:marTop w:val="0"/>
      <w:marBottom w:val="0"/>
      <w:divBdr>
        <w:top w:val="none" w:sz="0" w:space="0" w:color="auto"/>
        <w:left w:val="none" w:sz="0" w:space="0" w:color="auto"/>
        <w:bottom w:val="none" w:sz="0" w:space="0" w:color="auto"/>
        <w:right w:val="none" w:sz="0" w:space="0" w:color="auto"/>
      </w:divBdr>
    </w:div>
    <w:div w:id="1690719887">
      <w:bodyDiv w:val="1"/>
      <w:marLeft w:val="0"/>
      <w:marRight w:val="0"/>
      <w:marTop w:val="0"/>
      <w:marBottom w:val="0"/>
      <w:divBdr>
        <w:top w:val="none" w:sz="0" w:space="0" w:color="auto"/>
        <w:left w:val="none" w:sz="0" w:space="0" w:color="auto"/>
        <w:bottom w:val="none" w:sz="0" w:space="0" w:color="auto"/>
        <w:right w:val="none" w:sz="0" w:space="0" w:color="auto"/>
      </w:divBdr>
    </w:div>
    <w:div w:id="1702365423">
      <w:bodyDiv w:val="1"/>
      <w:marLeft w:val="0"/>
      <w:marRight w:val="0"/>
      <w:marTop w:val="0"/>
      <w:marBottom w:val="0"/>
      <w:divBdr>
        <w:top w:val="none" w:sz="0" w:space="0" w:color="auto"/>
        <w:left w:val="none" w:sz="0" w:space="0" w:color="auto"/>
        <w:bottom w:val="none" w:sz="0" w:space="0" w:color="auto"/>
        <w:right w:val="none" w:sz="0" w:space="0" w:color="auto"/>
      </w:divBdr>
    </w:div>
    <w:div w:id="1707682835">
      <w:bodyDiv w:val="1"/>
      <w:marLeft w:val="0"/>
      <w:marRight w:val="0"/>
      <w:marTop w:val="0"/>
      <w:marBottom w:val="0"/>
      <w:divBdr>
        <w:top w:val="none" w:sz="0" w:space="0" w:color="auto"/>
        <w:left w:val="none" w:sz="0" w:space="0" w:color="auto"/>
        <w:bottom w:val="none" w:sz="0" w:space="0" w:color="auto"/>
        <w:right w:val="none" w:sz="0" w:space="0" w:color="auto"/>
      </w:divBdr>
    </w:div>
    <w:div w:id="1710953905">
      <w:bodyDiv w:val="1"/>
      <w:marLeft w:val="0"/>
      <w:marRight w:val="0"/>
      <w:marTop w:val="0"/>
      <w:marBottom w:val="0"/>
      <w:divBdr>
        <w:top w:val="none" w:sz="0" w:space="0" w:color="auto"/>
        <w:left w:val="none" w:sz="0" w:space="0" w:color="auto"/>
        <w:bottom w:val="none" w:sz="0" w:space="0" w:color="auto"/>
        <w:right w:val="none" w:sz="0" w:space="0" w:color="auto"/>
      </w:divBdr>
    </w:div>
    <w:div w:id="1711295224">
      <w:bodyDiv w:val="1"/>
      <w:marLeft w:val="0"/>
      <w:marRight w:val="0"/>
      <w:marTop w:val="0"/>
      <w:marBottom w:val="0"/>
      <w:divBdr>
        <w:top w:val="none" w:sz="0" w:space="0" w:color="auto"/>
        <w:left w:val="none" w:sz="0" w:space="0" w:color="auto"/>
        <w:bottom w:val="none" w:sz="0" w:space="0" w:color="auto"/>
        <w:right w:val="none" w:sz="0" w:space="0" w:color="auto"/>
      </w:divBdr>
    </w:div>
    <w:div w:id="1712609013">
      <w:bodyDiv w:val="1"/>
      <w:marLeft w:val="0"/>
      <w:marRight w:val="0"/>
      <w:marTop w:val="0"/>
      <w:marBottom w:val="0"/>
      <w:divBdr>
        <w:top w:val="none" w:sz="0" w:space="0" w:color="auto"/>
        <w:left w:val="none" w:sz="0" w:space="0" w:color="auto"/>
        <w:bottom w:val="none" w:sz="0" w:space="0" w:color="auto"/>
        <w:right w:val="none" w:sz="0" w:space="0" w:color="auto"/>
      </w:divBdr>
    </w:div>
    <w:div w:id="1714882418">
      <w:bodyDiv w:val="1"/>
      <w:marLeft w:val="0"/>
      <w:marRight w:val="0"/>
      <w:marTop w:val="0"/>
      <w:marBottom w:val="0"/>
      <w:divBdr>
        <w:top w:val="none" w:sz="0" w:space="0" w:color="auto"/>
        <w:left w:val="none" w:sz="0" w:space="0" w:color="auto"/>
        <w:bottom w:val="none" w:sz="0" w:space="0" w:color="auto"/>
        <w:right w:val="none" w:sz="0" w:space="0" w:color="auto"/>
      </w:divBdr>
    </w:div>
    <w:div w:id="1730879053">
      <w:bodyDiv w:val="1"/>
      <w:marLeft w:val="0"/>
      <w:marRight w:val="0"/>
      <w:marTop w:val="0"/>
      <w:marBottom w:val="0"/>
      <w:divBdr>
        <w:top w:val="none" w:sz="0" w:space="0" w:color="auto"/>
        <w:left w:val="none" w:sz="0" w:space="0" w:color="auto"/>
        <w:bottom w:val="none" w:sz="0" w:space="0" w:color="auto"/>
        <w:right w:val="none" w:sz="0" w:space="0" w:color="auto"/>
      </w:divBdr>
    </w:div>
    <w:div w:id="1739592702">
      <w:bodyDiv w:val="1"/>
      <w:marLeft w:val="0"/>
      <w:marRight w:val="0"/>
      <w:marTop w:val="0"/>
      <w:marBottom w:val="0"/>
      <w:divBdr>
        <w:top w:val="none" w:sz="0" w:space="0" w:color="auto"/>
        <w:left w:val="none" w:sz="0" w:space="0" w:color="auto"/>
        <w:bottom w:val="none" w:sz="0" w:space="0" w:color="auto"/>
        <w:right w:val="none" w:sz="0" w:space="0" w:color="auto"/>
      </w:divBdr>
    </w:div>
    <w:div w:id="1740665308">
      <w:bodyDiv w:val="1"/>
      <w:marLeft w:val="0"/>
      <w:marRight w:val="0"/>
      <w:marTop w:val="0"/>
      <w:marBottom w:val="0"/>
      <w:divBdr>
        <w:top w:val="none" w:sz="0" w:space="0" w:color="auto"/>
        <w:left w:val="none" w:sz="0" w:space="0" w:color="auto"/>
        <w:bottom w:val="none" w:sz="0" w:space="0" w:color="auto"/>
        <w:right w:val="none" w:sz="0" w:space="0" w:color="auto"/>
      </w:divBdr>
    </w:div>
    <w:div w:id="1744141645">
      <w:bodyDiv w:val="1"/>
      <w:marLeft w:val="0"/>
      <w:marRight w:val="0"/>
      <w:marTop w:val="0"/>
      <w:marBottom w:val="0"/>
      <w:divBdr>
        <w:top w:val="none" w:sz="0" w:space="0" w:color="auto"/>
        <w:left w:val="none" w:sz="0" w:space="0" w:color="auto"/>
        <w:bottom w:val="none" w:sz="0" w:space="0" w:color="auto"/>
        <w:right w:val="none" w:sz="0" w:space="0" w:color="auto"/>
      </w:divBdr>
    </w:div>
    <w:div w:id="1748264045">
      <w:bodyDiv w:val="1"/>
      <w:marLeft w:val="0"/>
      <w:marRight w:val="0"/>
      <w:marTop w:val="0"/>
      <w:marBottom w:val="0"/>
      <w:divBdr>
        <w:top w:val="none" w:sz="0" w:space="0" w:color="auto"/>
        <w:left w:val="none" w:sz="0" w:space="0" w:color="auto"/>
        <w:bottom w:val="none" w:sz="0" w:space="0" w:color="auto"/>
        <w:right w:val="none" w:sz="0" w:space="0" w:color="auto"/>
      </w:divBdr>
    </w:div>
    <w:div w:id="1760757203">
      <w:bodyDiv w:val="1"/>
      <w:marLeft w:val="0"/>
      <w:marRight w:val="0"/>
      <w:marTop w:val="0"/>
      <w:marBottom w:val="0"/>
      <w:divBdr>
        <w:top w:val="none" w:sz="0" w:space="0" w:color="auto"/>
        <w:left w:val="none" w:sz="0" w:space="0" w:color="auto"/>
        <w:bottom w:val="none" w:sz="0" w:space="0" w:color="auto"/>
        <w:right w:val="none" w:sz="0" w:space="0" w:color="auto"/>
      </w:divBdr>
    </w:div>
    <w:div w:id="1770150738">
      <w:bodyDiv w:val="1"/>
      <w:marLeft w:val="0"/>
      <w:marRight w:val="0"/>
      <w:marTop w:val="0"/>
      <w:marBottom w:val="0"/>
      <w:divBdr>
        <w:top w:val="none" w:sz="0" w:space="0" w:color="auto"/>
        <w:left w:val="none" w:sz="0" w:space="0" w:color="auto"/>
        <w:bottom w:val="none" w:sz="0" w:space="0" w:color="auto"/>
        <w:right w:val="none" w:sz="0" w:space="0" w:color="auto"/>
      </w:divBdr>
    </w:div>
    <w:div w:id="1775317448">
      <w:bodyDiv w:val="1"/>
      <w:marLeft w:val="0"/>
      <w:marRight w:val="0"/>
      <w:marTop w:val="0"/>
      <w:marBottom w:val="0"/>
      <w:divBdr>
        <w:top w:val="none" w:sz="0" w:space="0" w:color="auto"/>
        <w:left w:val="none" w:sz="0" w:space="0" w:color="auto"/>
        <w:bottom w:val="none" w:sz="0" w:space="0" w:color="auto"/>
        <w:right w:val="none" w:sz="0" w:space="0" w:color="auto"/>
      </w:divBdr>
    </w:div>
    <w:div w:id="1775394389">
      <w:bodyDiv w:val="1"/>
      <w:marLeft w:val="0"/>
      <w:marRight w:val="0"/>
      <w:marTop w:val="0"/>
      <w:marBottom w:val="0"/>
      <w:divBdr>
        <w:top w:val="none" w:sz="0" w:space="0" w:color="auto"/>
        <w:left w:val="none" w:sz="0" w:space="0" w:color="auto"/>
        <w:bottom w:val="none" w:sz="0" w:space="0" w:color="auto"/>
        <w:right w:val="none" w:sz="0" w:space="0" w:color="auto"/>
      </w:divBdr>
    </w:div>
    <w:div w:id="1784033873">
      <w:bodyDiv w:val="1"/>
      <w:marLeft w:val="0"/>
      <w:marRight w:val="0"/>
      <w:marTop w:val="0"/>
      <w:marBottom w:val="0"/>
      <w:divBdr>
        <w:top w:val="none" w:sz="0" w:space="0" w:color="auto"/>
        <w:left w:val="none" w:sz="0" w:space="0" w:color="auto"/>
        <w:bottom w:val="none" w:sz="0" w:space="0" w:color="auto"/>
        <w:right w:val="none" w:sz="0" w:space="0" w:color="auto"/>
      </w:divBdr>
    </w:div>
    <w:div w:id="1784492505">
      <w:bodyDiv w:val="1"/>
      <w:marLeft w:val="0"/>
      <w:marRight w:val="0"/>
      <w:marTop w:val="0"/>
      <w:marBottom w:val="0"/>
      <w:divBdr>
        <w:top w:val="none" w:sz="0" w:space="0" w:color="auto"/>
        <w:left w:val="none" w:sz="0" w:space="0" w:color="auto"/>
        <w:bottom w:val="none" w:sz="0" w:space="0" w:color="auto"/>
        <w:right w:val="none" w:sz="0" w:space="0" w:color="auto"/>
      </w:divBdr>
    </w:div>
    <w:div w:id="1790126046">
      <w:bodyDiv w:val="1"/>
      <w:marLeft w:val="0"/>
      <w:marRight w:val="0"/>
      <w:marTop w:val="0"/>
      <w:marBottom w:val="0"/>
      <w:divBdr>
        <w:top w:val="none" w:sz="0" w:space="0" w:color="auto"/>
        <w:left w:val="none" w:sz="0" w:space="0" w:color="auto"/>
        <w:bottom w:val="none" w:sz="0" w:space="0" w:color="auto"/>
        <w:right w:val="none" w:sz="0" w:space="0" w:color="auto"/>
      </w:divBdr>
    </w:div>
    <w:div w:id="1791895158">
      <w:bodyDiv w:val="1"/>
      <w:marLeft w:val="0"/>
      <w:marRight w:val="0"/>
      <w:marTop w:val="0"/>
      <w:marBottom w:val="0"/>
      <w:divBdr>
        <w:top w:val="none" w:sz="0" w:space="0" w:color="auto"/>
        <w:left w:val="none" w:sz="0" w:space="0" w:color="auto"/>
        <w:bottom w:val="none" w:sz="0" w:space="0" w:color="auto"/>
        <w:right w:val="none" w:sz="0" w:space="0" w:color="auto"/>
      </w:divBdr>
    </w:div>
    <w:div w:id="1793744685">
      <w:bodyDiv w:val="1"/>
      <w:marLeft w:val="0"/>
      <w:marRight w:val="0"/>
      <w:marTop w:val="0"/>
      <w:marBottom w:val="0"/>
      <w:divBdr>
        <w:top w:val="none" w:sz="0" w:space="0" w:color="auto"/>
        <w:left w:val="none" w:sz="0" w:space="0" w:color="auto"/>
        <w:bottom w:val="none" w:sz="0" w:space="0" w:color="auto"/>
        <w:right w:val="none" w:sz="0" w:space="0" w:color="auto"/>
      </w:divBdr>
    </w:div>
    <w:div w:id="1798598585">
      <w:bodyDiv w:val="1"/>
      <w:marLeft w:val="0"/>
      <w:marRight w:val="0"/>
      <w:marTop w:val="0"/>
      <w:marBottom w:val="0"/>
      <w:divBdr>
        <w:top w:val="none" w:sz="0" w:space="0" w:color="auto"/>
        <w:left w:val="none" w:sz="0" w:space="0" w:color="auto"/>
        <w:bottom w:val="none" w:sz="0" w:space="0" w:color="auto"/>
        <w:right w:val="none" w:sz="0" w:space="0" w:color="auto"/>
      </w:divBdr>
    </w:div>
    <w:div w:id="1798986136">
      <w:bodyDiv w:val="1"/>
      <w:marLeft w:val="0"/>
      <w:marRight w:val="0"/>
      <w:marTop w:val="0"/>
      <w:marBottom w:val="0"/>
      <w:divBdr>
        <w:top w:val="none" w:sz="0" w:space="0" w:color="auto"/>
        <w:left w:val="none" w:sz="0" w:space="0" w:color="auto"/>
        <w:bottom w:val="none" w:sz="0" w:space="0" w:color="auto"/>
        <w:right w:val="none" w:sz="0" w:space="0" w:color="auto"/>
      </w:divBdr>
    </w:div>
    <w:div w:id="1799565651">
      <w:bodyDiv w:val="1"/>
      <w:marLeft w:val="0"/>
      <w:marRight w:val="0"/>
      <w:marTop w:val="0"/>
      <w:marBottom w:val="0"/>
      <w:divBdr>
        <w:top w:val="none" w:sz="0" w:space="0" w:color="auto"/>
        <w:left w:val="none" w:sz="0" w:space="0" w:color="auto"/>
        <w:bottom w:val="none" w:sz="0" w:space="0" w:color="auto"/>
        <w:right w:val="none" w:sz="0" w:space="0" w:color="auto"/>
      </w:divBdr>
    </w:div>
    <w:div w:id="1803302373">
      <w:bodyDiv w:val="1"/>
      <w:marLeft w:val="0"/>
      <w:marRight w:val="0"/>
      <w:marTop w:val="0"/>
      <w:marBottom w:val="0"/>
      <w:divBdr>
        <w:top w:val="none" w:sz="0" w:space="0" w:color="auto"/>
        <w:left w:val="none" w:sz="0" w:space="0" w:color="auto"/>
        <w:bottom w:val="none" w:sz="0" w:space="0" w:color="auto"/>
        <w:right w:val="none" w:sz="0" w:space="0" w:color="auto"/>
      </w:divBdr>
    </w:div>
    <w:div w:id="1804421304">
      <w:bodyDiv w:val="1"/>
      <w:marLeft w:val="0"/>
      <w:marRight w:val="0"/>
      <w:marTop w:val="0"/>
      <w:marBottom w:val="0"/>
      <w:divBdr>
        <w:top w:val="none" w:sz="0" w:space="0" w:color="auto"/>
        <w:left w:val="none" w:sz="0" w:space="0" w:color="auto"/>
        <w:bottom w:val="none" w:sz="0" w:space="0" w:color="auto"/>
        <w:right w:val="none" w:sz="0" w:space="0" w:color="auto"/>
      </w:divBdr>
    </w:div>
    <w:div w:id="1811821230">
      <w:bodyDiv w:val="1"/>
      <w:marLeft w:val="0"/>
      <w:marRight w:val="0"/>
      <w:marTop w:val="0"/>
      <w:marBottom w:val="0"/>
      <w:divBdr>
        <w:top w:val="none" w:sz="0" w:space="0" w:color="auto"/>
        <w:left w:val="none" w:sz="0" w:space="0" w:color="auto"/>
        <w:bottom w:val="none" w:sz="0" w:space="0" w:color="auto"/>
        <w:right w:val="none" w:sz="0" w:space="0" w:color="auto"/>
      </w:divBdr>
    </w:div>
    <w:div w:id="1816137905">
      <w:bodyDiv w:val="1"/>
      <w:marLeft w:val="0"/>
      <w:marRight w:val="0"/>
      <w:marTop w:val="0"/>
      <w:marBottom w:val="0"/>
      <w:divBdr>
        <w:top w:val="none" w:sz="0" w:space="0" w:color="auto"/>
        <w:left w:val="none" w:sz="0" w:space="0" w:color="auto"/>
        <w:bottom w:val="none" w:sz="0" w:space="0" w:color="auto"/>
        <w:right w:val="none" w:sz="0" w:space="0" w:color="auto"/>
      </w:divBdr>
    </w:div>
    <w:div w:id="1817645568">
      <w:bodyDiv w:val="1"/>
      <w:marLeft w:val="0"/>
      <w:marRight w:val="0"/>
      <w:marTop w:val="0"/>
      <w:marBottom w:val="0"/>
      <w:divBdr>
        <w:top w:val="none" w:sz="0" w:space="0" w:color="auto"/>
        <w:left w:val="none" w:sz="0" w:space="0" w:color="auto"/>
        <w:bottom w:val="none" w:sz="0" w:space="0" w:color="auto"/>
        <w:right w:val="none" w:sz="0" w:space="0" w:color="auto"/>
      </w:divBdr>
    </w:div>
    <w:div w:id="1821194145">
      <w:bodyDiv w:val="1"/>
      <w:marLeft w:val="0"/>
      <w:marRight w:val="0"/>
      <w:marTop w:val="0"/>
      <w:marBottom w:val="0"/>
      <w:divBdr>
        <w:top w:val="none" w:sz="0" w:space="0" w:color="auto"/>
        <w:left w:val="none" w:sz="0" w:space="0" w:color="auto"/>
        <w:bottom w:val="none" w:sz="0" w:space="0" w:color="auto"/>
        <w:right w:val="none" w:sz="0" w:space="0" w:color="auto"/>
      </w:divBdr>
    </w:div>
    <w:div w:id="1830901407">
      <w:bodyDiv w:val="1"/>
      <w:marLeft w:val="0"/>
      <w:marRight w:val="0"/>
      <w:marTop w:val="0"/>
      <w:marBottom w:val="0"/>
      <w:divBdr>
        <w:top w:val="none" w:sz="0" w:space="0" w:color="auto"/>
        <w:left w:val="none" w:sz="0" w:space="0" w:color="auto"/>
        <w:bottom w:val="none" w:sz="0" w:space="0" w:color="auto"/>
        <w:right w:val="none" w:sz="0" w:space="0" w:color="auto"/>
      </w:divBdr>
    </w:div>
    <w:div w:id="1832866397">
      <w:bodyDiv w:val="1"/>
      <w:marLeft w:val="0"/>
      <w:marRight w:val="0"/>
      <w:marTop w:val="0"/>
      <w:marBottom w:val="0"/>
      <w:divBdr>
        <w:top w:val="none" w:sz="0" w:space="0" w:color="auto"/>
        <w:left w:val="none" w:sz="0" w:space="0" w:color="auto"/>
        <w:bottom w:val="none" w:sz="0" w:space="0" w:color="auto"/>
        <w:right w:val="none" w:sz="0" w:space="0" w:color="auto"/>
      </w:divBdr>
    </w:div>
    <w:div w:id="1853256481">
      <w:bodyDiv w:val="1"/>
      <w:marLeft w:val="0"/>
      <w:marRight w:val="0"/>
      <w:marTop w:val="0"/>
      <w:marBottom w:val="0"/>
      <w:divBdr>
        <w:top w:val="none" w:sz="0" w:space="0" w:color="auto"/>
        <w:left w:val="none" w:sz="0" w:space="0" w:color="auto"/>
        <w:bottom w:val="none" w:sz="0" w:space="0" w:color="auto"/>
        <w:right w:val="none" w:sz="0" w:space="0" w:color="auto"/>
      </w:divBdr>
    </w:div>
    <w:div w:id="1863396401">
      <w:bodyDiv w:val="1"/>
      <w:marLeft w:val="0"/>
      <w:marRight w:val="0"/>
      <w:marTop w:val="0"/>
      <w:marBottom w:val="0"/>
      <w:divBdr>
        <w:top w:val="none" w:sz="0" w:space="0" w:color="auto"/>
        <w:left w:val="none" w:sz="0" w:space="0" w:color="auto"/>
        <w:bottom w:val="none" w:sz="0" w:space="0" w:color="auto"/>
        <w:right w:val="none" w:sz="0" w:space="0" w:color="auto"/>
      </w:divBdr>
    </w:div>
    <w:div w:id="1864635872">
      <w:bodyDiv w:val="1"/>
      <w:marLeft w:val="0"/>
      <w:marRight w:val="0"/>
      <w:marTop w:val="0"/>
      <w:marBottom w:val="0"/>
      <w:divBdr>
        <w:top w:val="none" w:sz="0" w:space="0" w:color="auto"/>
        <w:left w:val="none" w:sz="0" w:space="0" w:color="auto"/>
        <w:bottom w:val="none" w:sz="0" w:space="0" w:color="auto"/>
        <w:right w:val="none" w:sz="0" w:space="0" w:color="auto"/>
      </w:divBdr>
    </w:div>
    <w:div w:id="1867601938">
      <w:bodyDiv w:val="1"/>
      <w:marLeft w:val="0"/>
      <w:marRight w:val="0"/>
      <w:marTop w:val="0"/>
      <w:marBottom w:val="0"/>
      <w:divBdr>
        <w:top w:val="none" w:sz="0" w:space="0" w:color="auto"/>
        <w:left w:val="none" w:sz="0" w:space="0" w:color="auto"/>
        <w:bottom w:val="none" w:sz="0" w:space="0" w:color="auto"/>
        <w:right w:val="none" w:sz="0" w:space="0" w:color="auto"/>
      </w:divBdr>
    </w:div>
    <w:div w:id="1895579699">
      <w:bodyDiv w:val="1"/>
      <w:marLeft w:val="0"/>
      <w:marRight w:val="0"/>
      <w:marTop w:val="0"/>
      <w:marBottom w:val="0"/>
      <w:divBdr>
        <w:top w:val="none" w:sz="0" w:space="0" w:color="auto"/>
        <w:left w:val="none" w:sz="0" w:space="0" w:color="auto"/>
        <w:bottom w:val="none" w:sz="0" w:space="0" w:color="auto"/>
        <w:right w:val="none" w:sz="0" w:space="0" w:color="auto"/>
      </w:divBdr>
    </w:div>
    <w:div w:id="1895962885">
      <w:bodyDiv w:val="1"/>
      <w:marLeft w:val="0"/>
      <w:marRight w:val="0"/>
      <w:marTop w:val="0"/>
      <w:marBottom w:val="0"/>
      <w:divBdr>
        <w:top w:val="none" w:sz="0" w:space="0" w:color="auto"/>
        <w:left w:val="none" w:sz="0" w:space="0" w:color="auto"/>
        <w:bottom w:val="none" w:sz="0" w:space="0" w:color="auto"/>
        <w:right w:val="none" w:sz="0" w:space="0" w:color="auto"/>
      </w:divBdr>
    </w:div>
    <w:div w:id="1896967738">
      <w:bodyDiv w:val="1"/>
      <w:marLeft w:val="0"/>
      <w:marRight w:val="0"/>
      <w:marTop w:val="0"/>
      <w:marBottom w:val="0"/>
      <w:divBdr>
        <w:top w:val="none" w:sz="0" w:space="0" w:color="auto"/>
        <w:left w:val="none" w:sz="0" w:space="0" w:color="auto"/>
        <w:bottom w:val="none" w:sz="0" w:space="0" w:color="auto"/>
        <w:right w:val="none" w:sz="0" w:space="0" w:color="auto"/>
      </w:divBdr>
    </w:div>
    <w:div w:id="1897349423">
      <w:bodyDiv w:val="1"/>
      <w:marLeft w:val="0"/>
      <w:marRight w:val="0"/>
      <w:marTop w:val="0"/>
      <w:marBottom w:val="0"/>
      <w:divBdr>
        <w:top w:val="none" w:sz="0" w:space="0" w:color="auto"/>
        <w:left w:val="none" w:sz="0" w:space="0" w:color="auto"/>
        <w:bottom w:val="none" w:sz="0" w:space="0" w:color="auto"/>
        <w:right w:val="none" w:sz="0" w:space="0" w:color="auto"/>
      </w:divBdr>
    </w:div>
    <w:div w:id="1898658978">
      <w:bodyDiv w:val="1"/>
      <w:marLeft w:val="0"/>
      <w:marRight w:val="0"/>
      <w:marTop w:val="0"/>
      <w:marBottom w:val="0"/>
      <w:divBdr>
        <w:top w:val="none" w:sz="0" w:space="0" w:color="auto"/>
        <w:left w:val="none" w:sz="0" w:space="0" w:color="auto"/>
        <w:bottom w:val="none" w:sz="0" w:space="0" w:color="auto"/>
        <w:right w:val="none" w:sz="0" w:space="0" w:color="auto"/>
      </w:divBdr>
    </w:div>
    <w:div w:id="1899511755">
      <w:bodyDiv w:val="1"/>
      <w:marLeft w:val="0"/>
      <w:marRight w:val="0"/>
      <w:marTop w:val="0"/>
      <w:marBottom w:val="0"/>
      <w:divBdr>
        <w:top w:val="none" w:sz="0" w:space="0" w:color="auto"/>
        <w:left w:val="none" w:sz="0" w:space="0" w:color="auto"/>
        <w:bottom w:val="none" w:sz="0" w:space="0" w:color="auto"/>
        <w:right w:val="none" w:sz="0" w:space="0" w:color="auto"/>
      </w:divBdr>
    </w:div>
    <w:div w:id="1903635260">
      <w:bodyDiv w:val="1"/>
      <w:marLeft w:val="0"/>
      <w:marRight w:val="0"/>
      <w:marTop w:val="0"/>
      <w:marBottom w:val="0"/>
      <w:divBdr>
        <w:top w:val="none" w:sz="0" w:space="0" w:color="auto"/>
        <w:left w:val="none" w:sz="0" w:space="0" w:color="auto"/>
        <w:bottom w:val="none" w:sz="0" w:space="0" w:color="auto"/>
        <w:right w:val="none" w:sz="0" w:space="0" w:color="auto"/>
      </w:divBdr>
    </w:div>
    <w:div w:id="1905484434">
      <w:bodyDiv w:val="1"/>
      <w:marLeft w:val="0"/>
      <w:marRight w:val="0"/>
      <w:marTop w:val="0"/>
      <w:marBottom w:val="0"/>
      <w:divBdr>
        <w:top w:val="none" w:sz="0" w:space="0" w:color="auto"/>
        <w:left w:val="none" w:sz="0" w:space="0" w:color="auto"/>
        <w:bottom w:val="none" w:sz="0" w:space="0" w:color="auto"/>
        <w:right w:val="none" w:sz="0" w:space="0" w:color="auto"/>
      </w:divBdr>
    </w:div>
    <w:div w:id="1909724387">
      <w:bodyDiv w:val="1"/>
      <w:marLeft w:val="0"/>
      <w:marRight w:val="0"/>
      <w:marTop w:val="0"/>
      <w:marBottom w:val="0"/>
      <w:divBdr>
        <w:top w:val="none" w:sz="0" w:space="0" w:color="auto"/>
        <w:left w:val="none" w:sz="0" w:space="0" w:color="auto"/>
        <w:bottom w:val="none" w:sz="0" w:space="0" w:color="auto"/>
        <w:right w:val="none" w:sz="0" w:space="0" w:color="auto"/>
      </w:divBdr>
    </w:div>
    <w:div w:id="1917200424">
      <w:bodyDiv w:val="1"/>
      <w:marLeft w:val="0"/>
      <w:marRight w:val="0"/>
      <w:marTop w:val="0"/>
      <w:marBottom w:val="0"/>
      <w:divBdr>
        <w:top w:val="none" w:sz="0" w:space="0" w:color="auto"/>
        <w:left w:val="none" w:sz="0" w:space="0" w:color="auto"/>
        <w:bottom w:val="none" w:sz="0" w:space="0" w:color="auto"/>
        <w:right w:val="none" w:sz="0" w:space="0" w:color="auto"/>
      </w:divBdr>
    </w:div>
    <w:div w:id="1924138861">
      <w:bodyDiv w:val="1"/>
      <w:marLeft w:val="0"/>
      <w:marRight w:val="0"/>
      <w:marTop w:val="0"/>
      <w:marBottom w:val="0"/>
      <w:divBdr>
        <w:top w:val="none" w:sz="0" w:space="0" w:color="auto"/>
        <w:left w:val="none" w:sz="0" w:space="0" w:color="auto"/>
        <w:bottom w:val="none" w:sz="0" w:space="0" w:color="auto"/>
        <w:right w:val="none" w:sz="0" w:space="0" w:color="auto"/>
      </w:divBdr>
    </w:div>
    <w:div w:id="1924488179">
      <w:bodyDiv w:val="1"/>
      <w:marLeft w:val="0"/>
      <w:marRight w:val="0"/>
      <w:marTop w:val="0"/>
      <w:marBottom w:val="0"/>
      <w:divBdr>
        <w:top w:val="none" w:sz="0" w:space="0" w:color="auto"/>
        <w:left w:val="none" w:sz="0" w:space="0" w:color="auto"/>
        <w:bottom w:val="none" w:sz="0" w:space="0" w:color="auto"/>
        <w:right w:val="none" w:sz="0" w:space="0" w:color="auto"/>
      </w:divBdr>
    </w:div>
    <w:div w:id="1925608019">
      <w:bodyDiv w:val="1"/>
      <w:marLeft w:val="0"/>
      <w:marRight w:val="0"/>
      <w:marTop w:val="0"/>
      <w:marBottom w:val="0"/>
      <w:divBdr>
        <w:top w:val="none" w:sz="0" w:space="0" w:color="auto"/>
        <w:left w:val="none" w:sz="0" w:space="0" w:color="auto"/>
        <w:bottom w:val="none" w:sz="0" w:space="0" w:color="auto"/>
        <w:right w:val="none" w:sz="0" w:space="0" w:color="auto"/>
      </w:divBdr>
    </w:div>
    <w:div w:id="1928659778">
      <w:bodyDiv w:val="1"/>
      <w:marLeft w:val="0"/>
      <w:marRight w:val="0"/>
      <w:marTop w:val="0"/>
      <w:marBottom w:val="0"/>
      <w:divBdr>
        <w:top w:val="none" w:sz="0" w:space="0" w:color="auto"/>
        <w:left w:val="none" w:sz="0" w:space="0" w:color="auto"/>
        <w:bottom w:val="none" w:sz="0" w:space="0" w:color="auto"/>
        <w:right w:val="none" w:sz="0" w:space="0" w:color="auto"/>
      </w:divBdr>
    </w:div>
    <w:div w:id="1942057682">
      <w:bodyDiv w:val="1"/>
      <w:marLeft w:val="0"/>
      <w:marRight w:val="0"/>
      <w:marTop w:val="0"/>
      <w:marBottom w:val="0"/>
      <w:divBdr>
        <w:top w:val="none" w:sz="0" w:space="0" w:color="auto"/>
        <w:left w:val="none" w:sz="0" w:space="0" w:color="auto"/>
        <w:bottom w:val="none" w:sz="0" w:space="0" w:color="auto"/>
        <w:right w:val="none" w:sz="0" w:space="0" w:color="auto"/>
      </w:divBdr>
    </w:div>
    <w:div w:id="1946040761">
      <w:bodyDiv w:val="1"/>
      <w:marLeft w:val="0"/>
      <w:marRight w:val="0"/>
      <w:marTop w:val="0"/>
      <w:marBottom w:val="0"/>
      <w:divBdr>
        <w:top w:val="none" w:sz="0" w:space="0" w:color="auto"/>
        <w:left w:val="none" w:sz="0" w:space="0" w:color="auto"/>
        <w:bottom w:val="none" w:sz="0" w:space="0" w:color="auto"/>
        <w:right w:val="none" w:sz="0" w:space="0" w:color="auto"/>
      </w:divBdr>
    </w:div>
    <w:div w:id="1948613054">
      <w:bodyDiv w:val="1"/>
      <w:marLeft w:val="0"/>
      <w:marRight w:val="0"/>
      <w:marTop w:val="0"/>
      <w:marBottom w:val="0"/>
      <w:divBdr>
        <w:top w:val="none" w:sz="0" w:space="0" w:color="auto"/>
        <w:left w:val="none" w:sz="0" w:space="0" w:color="auto"/>
        <w:bottom w:val="none" w:sz="0" w:space="0" w:color="auto"/>
        <w:right w:val="none" w:sz="0" w:space="0" w:color="auto"/>
      </w:divBdr>
    </w:div>
    <w:div w:id="1959414151">
      <w:bodyDiv w:val="1"/>
      <w:marLeft w:val="0"/>
      <w:marRight w:val="0"/>
      <w:marTop w:val="0"/>
      <w:marBottom w:val="0"/>
      <w:divBdr>
        <w:top w:val="none" w:sz="0" w:space="0" w:color="auto"/>
        <w:left w:val="none" w:sz="0" w:space="0" w:color="auto"/>
        <w:bottom w:val="none" w:sz="0" w:space="0" w:color="auto"/>
        <w:right w:val="none" w:sz="0" w:space="0" w:color="auto"/>
      </w:divBdr>
    </w:div>
    <w:div w:id="1962228989">
      <w:bodyDiv w:val="1"/>
      <w:marLeft w:val="0"/>
      <w:marRight w:val="0"/>
      <w:marTop w:val="0"/>
      <w:marBottom w:val="0"/>
      <w:divBdr>
        <w:top w:val="none" w:sz="0" w:space="0" w:color="auto"/>
        <w:left w:val="none" w:sz="0" w:space="0" w:color="auto"/>
        <w:bottom w:val="none" w:sz="0" w:space="0" w:color="auto"/>
        <w:right w:val="none" w:sz="0" w:space="0" w:color="auto"/>
      </w:divBdr>
    </w:div>
    <w:div w:id="1966503289">
      <w:bodyDiv w:val="1"/>
      <w:marLeft w:val="0"/>
      <w:marRight w:val="0"/>
      <w:marTop w:val="0"/>
      <w:marBottom w:val="0"/>
      <w:divBdr>
        <w:top w:val="none" w:sz="0" w:space="0" w:color="auto"/>
        <w:left w:val="none" w:sz="0" w:space="0" w:color="auto"/>
        <w:bottom w:val="none" w:sz="0" w:space="0" w:color="auto"/>
        <w:right w:val="none" w:sz="0" w:space="0" w:color="auto"/>
      </w:divBdr>
    </w:div>
    <w:div w:id="1966539681">
      <w:bodyDiv w:val="1"/>
      <w:marLeft w:val="0"/>
      <w:marRight w:val="0"/>
      <w:marTop w:val="0"/>
      <w:marBottom w:val="0"/>
      <w:divBdr>
        <w:top w:val="none" w:sz="0" w:space="0" w:color="auto"/>
        <w:left w:val="none" w:sz="0" w:space="0" w:color="auto"/>
        <w:bottom w:val="none" w:sz="0" w:space="0" w:color="auto"/>
        <w:right w:val="none" w:sz="0" w:space="0" w:color="auto"/>
      </w:divBdr>
    </w:div>
    <w:div w:id="1969967743">
      <w:bodyDiv w:val="1"/>
      <w:marLeft w:val="0"/>
      <w:marRight w:val="0"/>
      <w:marTop w:val="0"/>
      <w:marBottom w:val="0"/>
      <w:divBdr>
        <w:top w:val="none" w:sz="0" w:space="0" w:color="auto"/>
        <w:left w:val="none" w:sz="0" w:space="0" w:color="auto"/>
        <w:bottom w:val="none" w:sz="0" w:space="0" w:color="auto"/>
        <w:right w:val="none" w:sz="0" w:space="0" w:color="auto"/>
      </w:divBdr>
    </w:div>
    <w:div w:id="1989551873">
      <w:bodyDiv w:val="1"/>
      <w:marLeft w:val="0"/>
      <w:marRight w:val="0"/>
      <w:marTop w:val="0"/>
      <w:marBottom w:val="0"/>
      <w:divBdr>
        <w:top w:val="none" w:sz="0" w:space="0" w:color="auto"/>
        <w:left w:val="none" w:sz="0" w:space="0" w:color="auto"/>
        <w:bottom w:val="none" w:sz="0" w:space="0" w:color="auto"/>
        <w:right w:val="none" w:sz="0" w:space="0" w:color="auto"/>
      </w:divBdr>
    </w:div>
    <w:div w:id="1991136593">
      <w:bodyDiv w:val="1"/>
      <w:marLeft w:val="0"/>
      <w:marRight w:val="0"/>
      <w:marTop w:val="0"/>
      <w:marBottom w:val="0"/>
      <w:divBdr>
        <w:top w:val="none" w:sz="0" w:space="0" w:color="auto"/>
        <w:left w:val="none" w:sz="0" w:space="0" w:color="auto"/>
        <w:bottom w:val="none" w:sz="0" w:space="0" w:color="auto"/>
        <w:right w:val="none" w:sz="0" w:space="0" w:color="auto"/>
      </w:divBdr>
    </w:div>
    <w:div w:id="1994141085">
      <w:bodyDiv w:val="1"/>
      <w:marLeft w:val="0"/>
      <w:marRight w:val="0"/>
      <w:marTop w:val="0"/>
      <w:marBottom w:val="0"/>
      <w:divBdr>
        <w:top w:val="none" w:sz="0" w:space="0" w:color="auto"/>
        <w:left w:val="none" w:sz="0" w:space="0" w:color="auto"/>
        <w:bottom w:val="none" w:sz="0" w:space="0" w:color="auto"/>
        <w:right w:val="none" w:sz="0" w:space="0" w:color="auto"/>
      </w:divBdr>
    </w:div>
    <w:div w:id="1998682092">
      <w:bodyDiv w:val="1"/>
      <w:marLeft w:val="0"/>
      <w:marRight w:val="0"/>
      <w:marTop w:val="0"/>
      <w:marBottom w:val="0"/>
      <w:divBdr>
        <w:top w:val="none" w:sz="0" w:space="0" w:color="auto"/>
        <w:left w:val="none" w:sz="0" w:space="0" w:color="auto"/>
        <w:bottom w:val="none" w:sz="0" w:space="0" w:color="auto"/>
        <w:right w:val="none" w:sz="0" w:space="0" w:color="auto"/>
      </w:divBdr>
    </w:div>
    <w:div w:id="1998800004">
      <w:bodyDiv w:val="1"/>
      <w:marLeft w:val="0"/>
      <w:marRight w:val="0"/>
      <w:marTop w:val="0"/>
      <w:marBottom w:val="0"/>
      <w:divBdr>
        <w:top w:val="none" w:sz="0" w:space="0" w:color="auto"/>
        <w:left w:val="none" w:sz="0" w:space="0" w:color="auto"/>
        <w:bottom w:val="none" w:sz="0" w:space="0" w:color="auto"/>
        <w:right w:val="none" w:sz="0" w:space="0" w:color="auto"/>
      </w:divBdr>
    </w:div>
    <w:div w:id="2000033643">
      <w:bodyDiv w:val="1"/>
      <w:marLeft w:val="0"/>
      <w:marRight w:val="0"/>
      <w:marTop w:val="0"/>
      <w:marBottom w:val="0"/>
      <w:divBdr>
        <w:top w:val="none" w:sz="0" w:space="0" w:color="auto"/>
        <w:left w:val="none" w:sz="0" w:space="0" w:color="auto"/>
        <w:bottom w:val="none" w:sz="0" w:space="0" w:color="auto"/>
        <w:right w:val="none" w:sz="0" w:space="0" w:color="auto"/>
      </w:divBdr>
    </w:div>
    <w:div w:id="2001888045">
      <w:bodyDiv w:val="1"/>
      <w:marLeft w:val="0"/>
      <w:marRight w:val="0"/>
      <w:marTop w:val="0"/>
      <w:marBottom w:val="0"/>
      <w:divBdr>
        <w:top w:val="none" w:sz="0" w:space="0" w:color="auto"/>
        <w:left w:val="none" w:sz="0" w:space="0" w:color="auto"/>
        <w:bottom w:val="none" w:sz="0" w:space="0" w:color="auto"/>
        <w:right w:val="none" w:sz="0" w:space="0" w:color="auto"/>
      </w:divBdr>
    </w:div>
    <w:div w:id="2011056431">
      <w:bodyDiv w:val="1"/>
      <w:marLeft w:val="0"/>
      <w:marRight w:val="0"/>
      <w:marTop w:val="0"/>
      <w:marBottom w:val="0"/>
      <w:divBdr>
        <w:top w:val="none" w:sz="0" w:space="0" w:color="auto"/>
        <w:left w:val="none" w:sz="0" w:space="0" w:color="auto"/>
        <w:bottom w:val="none" w:sz="0" w:space="0" w:color="auto"/>
        <w:right w:val="none" w:sz="0" w:space="0" w:color="auto"/>
      </w:divBdr>
    </w:div>
    <w:div w:id="2019261843">
      <w:bodyDiv w:val="1"/>
      <w:marLeft w:val="0"/>
      <w:marRight w:val="0"/>
      <w:marTop w:val="0"/>
      <w:marBottom w:val="0"/>
      <w:divBdr>
        <w:top w:val="none" w:sz="0" w:space="0" w:color="auto"/>
        <w:left w:val="none" w:sz="0" w:space="0" w:color="auto"/>
        <w:bottom w:val="none" w:sz="0" w:space="0" w:color="auto"/>
        <w:right w:val="none" w:sz="0" w:space="0" w:color="auto"/>
      </w:divBdr>
    </w:div>
    <w:div w:id="2032487644">
      <w:bodyDiv w:val="1"/>
      <w:marLeft w:val="0"/>
      <w:marRight w:val="0"/>
      <w:marTop w:val="0"/>
      <w:marBottom w:val="0"/>
      <w:divBdr>
        <w:top w:val="none" w:sz="0" w:space="0" w:color="auto"/>
        <w:left w:val="none" w:sz="0" w:space="0" w:color="auto"/>
        <w:bottom w:val="none" w:sz="0" w:space="0" w:color="auto"/>
        <w:right w:val="none" w:sz="0" w:space="0" w:color="auto"/>
      </w:divBdr>
    </w:div>
    <w:div w:id="2043244037">
      <w:bodyDiv w:val="1"/>
      <w:marLeft w:val="0"/>
      <w:marRight w:val="0"/>
      <w:marTop w:val="0"/>
      <w:marBottom w:val="0"/>
      <w:divBdr>
        <w:top w:val="none" w:sz="0" w:space="0" w:color="auto"/>
        <w:left w:val="none" w:sz="0" w:space="0" w:color="auto"/>
        <w:bottom w:val="none" w:sz="0" w:space="0" w:color="auto"/>
        <w:right w:val="none" w:sz="0" w:space="0" w:color="auto"/>
      </w:divBdr>
    </w:div>
    <w:div w:id="2047021259">
      <w:bodyDiv w:val="1"/>
      <w:marLeft w:val="0"/>
      <w:marRight w:val="0"/>
      <w:marTop w:val="0"/>
      <w:marBottom w:val="0"/>
      <w:divBdr>
        <w:top w:val="none" w:sz="0" w:space="0" w:color="auto"/>
        <w:left w:val="none" w:sz="0" w:space="0" w:color="auto"/>
        <w:bottom w:val="none" w:sz="0" w:space="0" w:color="auto"/>
        <w:right w:val="none" w:sz="0" w:space="0" w:color="auto"/>
      </w:divBdr>
    </w:div>
    <w:div w:id="2053189317">
      <w:bodyDiv w:val="1"/>
      <w:marLeft w:val="0"/>
      <w:marRight w:val="0"/>
      <w:marTop w:val="0"/>
      <w:marBottom w:val="0"/>
      <w:divBdr>
        <w:top w:val="none" w:sz="0" w:space="0" w:color="auto"/>
        <w:left w:val="none" w:sz="0" w:space="0" w:color="auto"/>
        <w:bottom w:val="none" w:sz="0" w:space="0" w:color="auto"/>
        <w:right w:val="none" w:sz="0" w:space="0" w:color="auto"/>
      </w:divBdr>
    </w:div>
    <w:div w:id="2060087308">
      <w:bodyDiv w:val="1"/>
      <w:marLeft w:val="0"/>
      <w:marRight w:val="0"/>
      <w:marTop w:val="0"/>
      <w:marBottom w:val="0"/>
      <w:divBdr>
        <w:top w:val="none" w:sz="0" w:space="0" w:color="auto"/>
        <w:left w:val="none" w:sz="0" w:space="0" w:color="auto"/>
        <w:bottom w:val="none" w:sz="0" w:space="0" w:color="auto"/>
        <w:right w:val="none" w:sz="0" w:space="0" w:color="auto"/>
      </w:divBdr>
    </w:div>
    <w:div w:id="2073190666">
      <w:bodyDiv w:val="1"/>
      <w:marLeft w:val="0"/>
      <w:marRight w:val="0"/>
      <w:marTop w:val="0"/>
      <w:marBottom w:val="0"/>
      <w:divBdr>
        <w:top w:val="none" w:sz="0" w:space="0" w:color="auto"/>
        <w:left w:val="none" w:sz="0" w:space="0" w:color="auto"/>
        <w:bottom w:val="none" w:sz="0" w:space="0" w:color="auto"/>
        <w:right w:val="none" w:sz="0" w:space="0" w:color="auto"/>
      </w:divBdr>
    </w:div>
    <w:div w:id="2073699307">
      <w:bodyDiv w:val="1"/>
      <w:marLeft w:val="0"/>
      <w:marRight w:val="0"/>
      <w:marTop w:val="0"/>
      <w:marBottom w:val="0"/>
      <w:divBdr>
        <w:top w:val="none" w:sz="0" w:space="0" w:color="auto"/>
        <w:left w:val="none" w:sz="0" w:space="0" w:color="auto"/>
        <w:bottom w:val="none" w:sz="0" w:space="0" w:color="auto"/>
        <w:right w:val="none" w:sz="0" w:space="0" w:color="auto"/>
      </w:divBdr>
    </w:div>
    <w:div w:id="2075394864">
      <w:bodyDiv w:val="1"/>
      <w:marLeft w:val="0"/>
      <w:marRight w:val="0"/>
      <w:marTop w:val="0"/>
      <w:marBottom w:val="0"/>
      <w:divBdr>
        <w:top w:val="none" w:sz="0" w:space="0" w:color="auto"/>
        <w:left w:val="none" w:sz="0" w:space="0" w:color="auto"/>
        <w:bottom w:val="none" w:sz="0" w:space="0" w:color="auto"/>
        <w:right w:val="none" w:sz="0" w:space="0" w:color="auto"/>
      </w:divBdr>
    </w:div>
    <w:div w:id="2077703333">
      <w:bodyDiv w:val="1"/>
      <w:marLeft w:val="0"/>
      <w:marRight w:val="0"/>
      <w:marTop w:val="0"/>
      <w:marBottom w:val="0"/>
      <w:divBdr>
        <w:top w:val="none" w:sz="0" w:space="0" w:color="auto"/>
        <w:left w:val="none" w:sz="0" w:space="0" w:color="auto"/>
        <w:bottom w:val="none" w:sz="0" w:space="0" w:color="auto"/>
        <w:right w:val="none" w:sz="0" w:space="0" w:color="auto"/>
      </w:divBdr>
    </w:div>
    <w:div w:id="2079862843">
      <w:bodyDiv w:val="1"/>
      <w:marLeft w:val="0"/>
      <w:marRight w:val="0"/>
      <w:marTop w:val="0"/>
      <w:marBottom w:val="0"/>
      <w:divBdr>
        <w:top w:val="none" w:sz="0" w:space="0" w:color="auto"/>
        <w:left w:val="none" w:sz="0" w:space="0" w:color="auto"/>
        <w:bottom w:val="none" w:sz="0" w:space="0" w:color="auto"/>
        <w:right w:val="none" w:sz="0" w:space="0" w:color="auto"/>
      </w:divBdr>
    </w:div>
    <w:div w:id="2080008856">
      <w:bodyDiv w:val="1"/>
      <w:marLeft w:val="0"/>
      <w:marRight w:val="0"/>
      <w:marTop w:val="0"/>
      <w:marBottom w:val="0"/>
      <w:divBdr>
        <w:top w:val="none" w:sz="0" w:space="0" w:color="auto"/>
        <w:left w:val="none" w:sz="0" w:space="0" w:color="auto"/>
        <w:bottom w:val="none" w:sz="0" w:space="0" w:color="auto"/>
        <w:right w:val="none" w:sz="0" w:space="0" w:color="auto"/>
      </w:divBdr>
    </w:div>
    <w:div w:id="2080320999">
      <w:bodyDiv w:val="1"/>
      <w:marLeft w:val="0"/>
      <w:marRight w:val="0"/>
      <w:marTop w:val="0"/>
      <w:marBottom w:val="0"/>
      <w:divBdr>
        <w:top w:val="none" w:sz="0" w:space="0" w:color="auto"/>
        <w:left w:val="none" w:sz="0" w:space="0" w:color="auto"/>
        <w:bottom w:val="none" w:sz="0" w:space="0" w:color="auto"/>
        <w:right w:val="none" w:sz="0" w:space="0" w:color="auto"/>
      </w:divBdr>
    </w:div>
    <w:div w:id="2084140869">
      <w:bodyDiv w:val="1"/>
      <w:marLeft w:val="0"/>
      <w:marRight w:val="0"/>
      <w:marTop w:val="0"/>
      <w:marBottom w:val="0"/>
      <w:divBdr>
        <w:top w:val="none" w:sz="0" w:space="0" w:color="auto"/>
        <w:left w:val="none" w:sz="0" w:space="0" w:color="auto"/>
        <w:bottom w:val="none" w:sz="0" w:space="0" w:color="auto"/>
        <w:right w:val="none" w:sz="0" w:space="0" w:color="auto"/>
      </w:divBdr>
    </w:div>
    <w:div w:id="2084788267">
      <w:bodyDiv w:val="1"/>
      <w:marLeft w:val="0"/>
      <w:marRight w:val="0"/>
      <w:marTop w:val="0"/>
      <w:marBottom w:val="0"/>
      <w:divBdr>
        <w:top w:val="none" w:sz="0" w:space="0" w:color="auto"/>
        <w:left w:val="none" w:sz="0" w:space="0" w:color="auto"/>
        <w:bottom w:val="none" w:sz="0" w:space="0" w:color="auto"/>
        <w:right w:val="none" w:sz="0" w:space="0" w:color="auto"/>
      </w:divBdr>
    </w:div>
    <w:div w:id="2089888514">
      <w:bodyDiv w:val="1"/>
      <w:marLeft w:val="0"/>
      <w:marRight w:val="0"/>
      <w:marTop w:val="0"/>
      <w:marBottom w:val="0"/>
      <w:divBdr>
        <w:top w:val="none" w:sz="0" w:space="0" w:color="auto"/>
        <w:left w:val="none" w:sz="0" w:space="0" w:color="auto"/>
        <w:bottom w:val="none" w:sz="0" w:space="0" w:color="auto"/>
        <w:right w:val="none" w:sz="0" w:space="0" w:color="auto"/>
      </w:divBdr>
    </w:div>
    <w:div w:id="2094085661">
      <w:bodyDiv w:val="1"/>
      <w:marLeft w:val="0"/>
      <w:marRight w:val="0"/>
      <w:marTop w:val="0"/>
      <w:marBottom w:val="0"/>
      <w:divBdr>
        <w:top w:val="none" w:sz="0" w:space="0" w:color="auto"/>
        <w:left w:val="none" w:sz="0" w:space="0" w:color="auto"/>
        <w:bottom w:val="none" w:sz="0" w:space="0" w:color="auto"/>
        <w:right w:val="none" w:sz="0" w:space="0" w:color="auto"/>
      </w:divBdr>
    </w:div>
    <w:div w:id="2112119481">
      <w:bodyDiv w:val="1"/>
      <w:marLeft w:val="0"/>
      <w:marRight w:val="0"/>
      <w:marTop w:val="0"/>
      <w:marBottom w:val="0"/>
      <w:divBdr>
        <w:top w:val="none" w:sz="0" w:space="0" w:color="auto"/>
        <w:left w:val="none" w:sz="0" w:space="0" w:color="auto"/>
        <w:bottom w:val="none" w:sz="0" w:space="0" w:color="auto"/>
        <w:right w:val="none" w:sz="0" w:space="0" w:color="auto"/>
      </w:divBdr>
    </w:div>
    <w:div w:id="2112314521">
      <w:bodyDiv w:val="1"/>
      <w:marLeft w:val="0"/>
      <w:marRight w:val="0"/>
      <w:marTop w:val="0"/>
      <w:marBottom w:val="0"/>
      <w:divBdr>
        <w:top w:val="none" w:sz="0" w:space="0" w:color="auto"/>
        <w:left w:val="none" w:sz="0" w:space="0" w:color="auto"/>
        <w:bottom w:val="none" w:sz="0" w:space="0" w:color="auto"/>
        <w:right w:val="none" w:sz="0" w:space="0" w:color="auto"/>
      </w:divBdr>
    </w:div>
    <w:div w:id="2116904622">
      <w:bodyDiv w:val="1"/>
      <w:marLeft w:val="0"/>
      <w:marRight w:val="0"/>
      <w:marTop w:val="0"/>
      <w:marBottom w:val="0"/>
      <w:divBdr>
        <w:top w:val="none" w:sz="0" w:space="0" w:color="auto"/>
        <w:left w:val="none" w:sz="0" w:space="0" w:color="auto"/>
        <w:bottom w:val="none" w:sz="0" w:space="0" w:color="auto"/>
        <w:right w:val="none" w:sz="0" w:space="0" w:color="auto"/>
      </w:divBdr>
    </w:div>
    <w:div w:id="2119368891">
      <w:bodyDiv w:val="1"/>
      <w:marLeft w:val="0"/>
      <w:marRight w:val="0"/>
      <w:marTop w:val="0"/>
      <w:marBottom w:val="0"/>
      <w:divBdr>
        <w:top w:val="none" w:sz="0" w:space="0" w:color="auto"/>
        <w:left w:val="none" w:sz="0" w:space="0" w:color="auto"/>
        <w:bottom w:val="none" w:sz="0" w:space="0" w:color="auto"/>
        <w:right w:val="none" w:sz="0" w:space="0" w:color="auto"/>
      </w:divBdr>
    </w:div>
    <w:div w:id="2119374300">
      <w:bodyDiv w:val="1"/>
      <w:marLeft w:val="0"/>
      <w:marRight w:val="0"/>
      <w:marTop w:val="0"/>
      <w:marBottom w:val="0"/>
      <w:divBdr>
        <w:top w:val="none" w:sz="0" w:space="0" w:color="auto"/>
        <w:left w:val="none" w:sz="0" w:space="0" w:color="auto"/>
        <w:bottom w:val="none" w:sz="0" w:space="0" w:color="auto"/>
        <w:right w:val="none" w:sz="0" w:space="0" w:color="auto"/>
      </w:divBdr>
    </w:div>
    <w:div w:id="2121026382">
      <w:bodyDiv w:val="1"/>
      <w:marLeft w:val="0"/>
      <w:marRight w:val="0"/>
      <w:marTop w:val="0"/>
      <w:marBottom w:val="0"/>
      <w:divBdr>
        <w:top w:val="none" w:sz="0" w:space="0" w:color="auto"/>
        <w:left w:val="none" w:sz="0" w:space="0" w:color="auto"/>
        <w:bottom w:val="none" w:sz="0" w:space="0" w:color="auto"/>
        <w:right w:val="none" w:sz="0" w:space="0" w:color="auto"/>
      </w:divBdr>
    </w:div>
    <w:div w:id="2122872607">
      <w:bodyDiv w:val="1"/>
      <w:marLeft w:val="0"/>
      <w:marRight w:val="0"/>
      <w:marTop w:val="0"/>
      <w:marBottom w:val="0"/>
      <w:divBdr>
        <w:top w:val="none" w:sz="0" w:space="0" w:color="auto"/>
        <w:left w:val="none" w:sz="0" w:space="0" w:color="auto"/>
        <w:bottom w:val="none" w:sz="0" w:space="0" w:color="auto"/>
        <w:right w:val="none" w:sz="0" w:space="0" w:color="auto"/>
      </w:divBdr>
    </w:div>
    <w:div w:id="2123643698">
      <w:bodyDiv w:val="1"/>
      <w:marLeft w:val="0"/>
      <w:marRight w:val="0"/>
      <w:marTop w:val="0"/>
      <w:marBottom w:val="0"/>
      <w:divBdr>
        <w:top w:val="none" w:sz="0" w:space="0" w:color="auto"/>
        <w:left w:val="none" w:sz="0" w:space="0" w:color="auto"/>
        <w:bottom w:val="none" w:sz="0" w:space="0" w:color="auto"/>
        <w:right w:val="none" w:sz="0" w:space="0" w:color="auto"/>
      </w:divBdr>
    </w:div>
    <w:div w:id="2146386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jpg"/><Relationship Id="rId19" Type="http://schemas.openxmlformats.org/officeDocument/2006/relationships/image" Target="media/image10.png"/><Relationship Id="rId31"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1575;&#1604;&#1605;&#1588;&#1585;&#1608;&#1593;\StudentReport.dotx" TargetMode="External"/></Relationships>
</file>

<file path=word/theme/theme1.xml><?xml version="1.0" encoding="utf-8"?>
<a:theme xmlns:a="http://schemas.openxmlformats.org/drawingml/2006/main" name="Student Report">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IEEE2006OfficeOnline.xsl" StyleName="IEEE" Version="2006">
  <b:Source>
    <b:Tag>Lou26</b:Tag>
    <b:SourceType>InternetSite</b:SourceType>
    <b:Guid>{BC9D067D-CE52-4C1D-84EC-2A9E15F35B29}</b:Guid>
    <b:Title>OASIS Brains Data</b:Title>
    <b:Author>
      <b:Author>
        <b:NameList>
          <b:Person>
            <b:Last>Washington University in St. Louis</b:Last>
          </b:Person>
        </b:NameList>
      </b:Author>
    </b:Author>
    <b:InternetSiteTitle>Open Access Series of Imaging Studies (OASIS)</b:InternetSiteTitle>
    <b:URL>[https://sites.wustl.edu/oasisbrains/]</b:URL>
    <b:YearAccessed>2026</b:YearAccessed>
    <b:LCID>en-US</b:LCID>
    <b:RefOrder>1</b:RefOrder>
  </b:Source>
  <b:Source>
    <b:Tag>1</b:Tag>
    <b:SourceType>JournalArticle</b:SourceType>
    <b:Guid>{7B853905-1739-4047-89AB-933D50ECEACE}</b:Guid>
    <b:Author>
      <b:Author>
        <b:NameList>
          <b:Person>
            <b:Last>Chui</b:Last>
            <b:Middle>Tai </b:Middle>
            <b:First>Kwok </b:First>
          </b:Person>
          <b:Person>
            <b:Last> Alhalabi</b:Last>
            <b:First>Wadee </b:First>
          </b:Person>
          <b:Person>
            <b:Last>Alzahrani</b:Last>
            <b:First>Fatma Salih</b:First>
          </b:Person>
          <b:Person>
            <b:Last>Gupta</b:Last>
            <b:First>Brij B.</b:First>
          </b:Person>
        </b:NameList>
      </b:Author>
    </b:Author>
    <b:Title>An MRI Scans-Based Alzheimer's Disease Detection via Convolutional Neural Network and Transfer Learning</b:Title>
    <b:Year>2022</b:Year>
    <b:Pages>1531</b:Pages>
    <b:JournalName>Diagnostics</b:JournalName>
    <b:DOI>https://doi.org/10.3390/diagnostics12071531</b:DOI>
    <b:LCID>en-US</b:LCID>
    <b:Volume>12</b:Volume>
    <b:Issue>7</b:Issue>
    <b:RefOrder>2</b:RefOrder>
  </b:Source>
  <b:Source>
    <b:Tag>2</b:Tag>
    <b:SourceType>JournalArticle</b:SourceType>
    <b:Guid>{EFD26E2E-7880-4660-93A7-842EAAF13CBD}</b:Guid>
    <b:Author>
      <b:Author>
        <b:NameList>
          <b:Person>
            <b:Last>Mohammed</b:Last>
            <b:First>Badiea</b:First>
            <b:Middle>Abdulkarem</b:Middle>
          </b:Person>
          <b:Person>
            <b:Last>Senan</b:Last>
            <b:First>Ebrahim</b:First>
            <b:Middle>Mohammed</b:Middle>
          </b:Person>
          <b:Person>
            <b:Last>Rassem</b:Last>
            <b:First>Taha</b:First>
            <b:Middle>H.</b:Middle>
          </b:Person>
          <b:Person>
            <b:Last>Makbol</b:Last>
            <b:First>Nashwan</b:First>
            <b:Middle>Majali</b:Middle>
          </b:Person>
          <b:Person>
            <b:Last>Alanazi</b:Last>
            <b:First>Adnan</b:First>
            <b:Middle>Ahmed</b:Middle>
          </b:Person>
          <b:Person>
            <b:Last>Al-Mekhlafi</b:Last>
            <b:First>Zaid</b:First>
            <b:Middle>G.</b:Middle>
          </b:Person>
          <b:Person>
            <b:Last>Almurayziq</b:Last>
            <b:First>Taqwa</b:First>
            <b:Middle>S.</b:Middle>
          </b:Person>
          <b:Person>
            <b:Last>Ghaleb</b:Last>
            <b:First>Fuad</b:First>
            <b:Middle>A</b:Middle>
          </b:Person>
        </b:NameList>
      </b:Author>
    </b:Author>
    <b:Title>Multi-Method Analysis of Medical Records and MRI Images for Early Diagnosis of Dementia and Alzheimer's Disease Based on Deep Learning and Hybrid Methods</b:Title>
    <b:JournalName>Electronics</b:JournalName>
    <b:Year>2021</b:Year>
    <b:Pages>2860</b:Pages>
    <b:DOI>https://doi.org/10.3390/electronics10222860</b:DOI>
    <b:LCID>en-US</b:LCID>
    <b:Volume>10</b:Volume>
    <b:Issue>22</b:Issue>
    <b:RefOrder>3</b:RefOrder>
  </b:Source>
  <b:Source>
    <b:Tag>Jyo17</b:Tag>
    <b:SourceType>JournalArticle</b:SourceType>
    <b:Guid>{6555C4E4-618C-4641-88BF-5D9E41CDA322}</b:Guid>
    <b:Title>A Novel Deep Learning Based Multi-class Classification Method for Alzheimer's Disease Detection Using Brain MRI Data</b:Title>
    <b:Year>2017</b:Year>
    <b:Author>
      <b:Author>
        <b:NameList>
          <b:Person>
            <b:Last>Karim</b:Last>
            <b:First>Md.</b:First>
            <b:Middle>Rezaul</b:Middle>
          </b:Person>
          <b:Person>
            <b:Last>Jyoti</b:Last>
            <b:First>Y.</b:First>
            <b:Middle>Z.</b:Middle>
          </b:Person>
          <b:Person>
            <b:Last>Islam</b:Last>
            <b:First>Md.</b:First>
            <b:Middle>Anisul</b:Middle>
          </b:Person>
        </b:NameList>
      </b:Author>
    </b:Author>
    <b:JournalName>Brain Informatics - BI 2017</b:JournalName>
    <b:DOI>https://doi.org/10.1007/978-3-319-70772-3_20https://doi.org/10.1007/978-3-319-70772-3_20</b:DOI>
    <b:LCID>en-US</b:LCID>
    <b:RefOrder>4</b:RefOrder>
  </b:Source>
  <b:Source>
    <b:Tag>Emt20</b:Tag>
    <b:SourceType>ConferenceProceedings</b:SourceType>
    <b:Guid>{74137EA9-3F3A-4731-A7AF-E9235E088970}</b:Guid>
    <b:Author>
      <b:Author>
        <b:NameList>
          <b:Person>
            <b:Last>Hussain</b:Last>
            <b:First>Emtiaz</b:First>
          </b:Person>
          <b:Person>
            <b:Last>Hasan</b:Last>
            <b:First>Mahmudul</b:First>
          </b:Person>
          <b:Person>
            <b:Last>Hassan</b:Last>
            <b:First>Syed</b:First>
            <b:Middle>Zafrul</b:Middle>
          </b:Person>
          <b:Person>
            <b:Last>Azmi</b:Last>
            <b:First>Tanzina</b:First>
            <b:Middle>Hassan</b:Middle>
          </b:Person>
          <b:Person>
            <b:Last>Rahman</b:Last>
            <b:First>Md</b:First>
            <b:Middle>Anisur</b:Middle>
          </b:Person>
          <b:Person>
            <b:Last>Parvez</b:Last>
            <b:First>Mohammad</b:First>
            <b:Middle>Zavid</b:Middle>
          </b:Person>
        </b:NameList>
      </b:Author>
    </b:Author>
    <b:Title>Deep Learning Based Binary Classification for Alzheimer's Disease Detection using Brain MRI Images</b:Title>
    <b:Year>2020</b:Year>
    <b:ConferenceName>IEEE (IEEE Xplore)</b:ConferenceName>
    <b:Publisher>IEEE</b:Publisher>
    <b:URL>https://ieeexplore.ieee.org/abstract/document/9248213</b:URL>
    <b:DOI>978-1-7281-5169-4/20</b:DOI>
    <b:LCID>en-US</b:LCID>
    <b:RefOrder>5</b:RefOrder>
  </b:Source>
  <b:Source>
    <b:Tag>Sye23</b:Tag>
    <b:SourceType>ConferenceProceedings</b:SourceType>
    <b:Guid>{ADF17B71-EFA5-40C4-8157-F9848BEDC459}</b:Guid>
    <b:Author>
      <b:Author>
        <b:NameList>
          <b:Person>
            <b:Last>Bukhari</b:Last>
            <b:First>Syed</b:First>
            <b:Middle>Muhammad Salman</b:Middle>
          </b:Person>
          <b:Person>
            <b:Last>Zafar</b:Last>
            <b:First>Muhammad</b:First>
            <b:Middle>Hamza</b:Middle>
          </b:Person>
          <b:Person>
            <b:Last>Moosavi</b:Last>
            <b:First>Syed</b:First>
            <b:Middle>Kumayl Raza</b:Middle>
          </b:Person>
          <b:Person>
            <b:Last>Khan</b:Last>
            <b:First>Noman</b:First>
            <b:Middle>Mujeeb</b:Middle>
          </b:Person>
          <b:Person>
            <b:Last>Sanfilippo</b:Last>
            <b:First>Filippo</b:First>
          </b:Person>
        </b:NameList>
      </b:Author>
    </b:Author>
    <b:Title>Enhancing Alzheimer's Disease Detection and Classification through Federated Learning-Optimized Deep Convolutional Neural Networks on MRI Data</b:Title>
    <b:JournalName>Intelligent SystemsConference</b:JournalName>
    <b:Year>2023</b:Year>
    <b:ConferenceName>Intelligent Systems Conference</b:ConferenceName>
    <b:URL>https://link.springer.com/chapter/10.1007/978-3-031-66428-1_44</b:URL>
    <b:LCID>en-US</b:LCID>
    <b:RefOrder>6</b:RefOrder>
  </b:Source>
  <b:Source>
    <b:Tag>LiR24</b:Tag>
    <b:SourceType>ConferenceProceedings</b:SourceType>
    <b:Guid>{8D8E857B-FB6D-45E3-B147-657A13D696E5}</b:Guid>
    <b:Title>Modular Monolith: Is This the Trend in Software Architecture?</b:Title>
    <b:Year>2024</b:Year>
    <b:Pages>6</b:Pages>
    <b:Author>
      <b:Author>
        <b:NameList>
          <b:Person>
            <b:Last>Larsson</b:Last>
            <b:First>Stefan</b:First>
          </b:Person>
          <b:Person>
            <b:Last>Li</b:Last>
            <b:First>Xiaozhou</b:First>
          </b:Person>
        </b:NameList>
      </b:Author>
    </b:Author>
    <b:City>Lisbon, Portugal</b:City>
    <b:DOI>https://doi.org/10.1145/3643657.3643911</b:DOI>
    <b:LCID>en-US</b:LCID>
    <b:RefOrder>7</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30D04CC-1DA0-4DF3-9FDE-2AB66079FB1C}">
  <ds:schemaRefs>
    <ds:schemaRef ds:uri="http://schemas.microsoft.com/sharepoint/v3/contenttype/forms"/>
  </ds:schemaRefs>
</ds:datastoreItem>
</file>

<file path=customXml/itemProps3.xml><?xml version="1.0" encoding="utf-8"?>
<ds:datastoreItem xmlns:ds="http://schemas.openxmlformats.org/officeDocument/2006/customXml" ds:itemID="{E66ABA01-C644-4A61-81F0-9954EE2936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StudentReport.dotx</Template>
  <TotalTime>9309</TotalTime>
  <Pages>54</Pages>
  <Words>8812</Words>
  <Characters>50232</Characters>
  <Application>Microsoft Office Word</Application>
  <DocSecurity>0</DocSecurity>
  <Lines>418</Lines>
  <Paragraphs>117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تشخيص مرض الزهايمر باستخدام تقنيات التعلم العميق والذكاء الاصطناعي</vt:lpstr>
      <vt:lpstr/>
    </vt:vector>
  </TitlesOfParts>
  <Company/>
  <LinksUpToDate>false</LinksUpToDate>
  <CharactersWithSpaces>58927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تشخيص مرض الزهايمر باستخدام تقنيات التعلم العميق والذكاء الاصطناعي</dc:title>
  <dc:subject>الدراسة المرجعية لمشروع السنة الرابعة</dc:subject>
  <dc:creator>Alissar Othman</dc:creator>
  <cp:keywords/>
  <cp:lastModifiedBy>Alesar Othman</cp:lastModifiedBy>
  <cp:revision>129</cp:revision>
  <dcterms:created xsi:type="dcterms:W3CDTF">2026-05-26T11:39:00Z</dcterms:created>
  <dcterms:modified xsi:type="dcterms:W3CDTF">2026-10-13T13:32:00Z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TC028350589991</vt:lpwstr>
  </property>
  <property fmtid="{D5CDD505-2E9C-101B-9397-08002B2CF9AE}" pid="3" name="GrammarlyDocumentId">
    <vt:lpwstr>5d0c42697c0128018f1c028e7c3a826418ea5c325c644df7fe937e56b02e6efa</vt:lpwstr>
  </property>
</Properties>
</file>