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F6D48" w14:textId="381A7245" w:rsidR="009E0342" w:rsidRPr="000430DF" w:rsidRDefault="009E0342" w:rsidP="009E0342">
      <w:pPr>
        <w:pStyle w:val="NoSpacing"/>
        <w:rPr>
          <w:rFonts w:ascii="Traditional Arabic" w:hAnsi="Traditional Arabic" w:cs="Traditional Arabic"/>
          <w:b/>
          <w:bCs/>
          <w:sz w:val="24"/>
          <w:szCs w:val="24"/>
        </w:rPr>
      </w:pPr>
      <w:r w:rsidRPr="000430DF">
        <w:rPr>
          <w:rFonts w:ascii="Traditional Arabic" w:hAnsi="Traditional Arabic" w:cs="Traditional Arabic" w:hint="cs"/>
          <w:b/>
          <w:bCs/>
          <w:noProof/>
          <w:sz w:val="24"/>
          <w:szCs w:val="24"/>
          <w:rtl/>
          <w:lang w:val="ar-SY" w:bidi="ar-SY"/>
        </w:rPr>
        <w:drawing>
          <wp:anchor distT="0" distB="0" distL="114300" distR="114300" simplePos="0" relativeHeight="251659264" behindDoc="0" locked="0" layoutInCell="1" allowOverlap="1" wp14:anchorId="6A9C7DAF" wp14:editId="108E952E">
            <wp:simplePos x="0" y="0"/>
            <wp:positionH relativeFrom="column">
              <wp:posOffset>-245110</wp:posOffset>
            </wp:positionH>
            <wp:positionV relativeFrom="paragraph">
              <wp:posOffset>0</wp:posOffset>
            </wp:positionV>
            <wp:extent cx="1205230" cy="1092200"/>
            <wp:effectExtent l="0" t="0" r="0" b="0"/>
            <wp:wrapSquare wrapText="bothSides"/>
            <wp:docPr id="46069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51726" name="Picture 1212351726"/>
                    <pic:cNvPicPr/>
                  </pic:nvPicPr>
                  <pic:blipFill>
                    <a:blip r:embed="rId10"/>
                    <a:stretch>
                      <a:fillRect/>
                    </a:stretch>
                  </pic:blipFill>
                  <pic:spPr>
                    <a:xfrm>
                      <a:off x="0" y="0"/>
                      <a:ext cx="1205230" cy="1092200"/>
                    </a:xfrm>
                    <a:prstGeom prst="rect">
                      <a:avLst/>
                    </a:prstGeom>
                  </pic:spPr>
                </pic:pic>
              </a:graphicData>
            </a:graphic>
            <wp14:sizeRelH relativeFrom="margin">
              <wp14:pctWidth>0</wp14:pctWidth>
            </wp14:sizeRelH>
            <wp14:sizeRelV relativeFrom="margin">
              <wp14:pctHeight>0</wp14:pctHeight>
            </wp14:sizeRelV>
          </wp:anchor>
        </w:drawing>
      </w:r>
      <w:r w:rsidRPr="000430DF">
        <w:rPr>
          <w:rFonts w:ascii="Traditional Arabic" w:hAnsi="Traditional Arabic" w:cs="Traditional Arabic" w:hint="cs"/>
          <w:b/>
          <w:bCs/>
          <w:sz w:val="24"/>
          <w:szCs w:val="24"/>
          <w:rtl/>
        </w:rPr>
        <w:t>الجمهـوريـة العربيــة الســـورية</w:t>
      </w:r>
    </w:p>
    <w:p w14:paraId="2DF04E01" w14:textId="77777777" w:rsidR="009E0342" w:rsidRPr="000430DF" w:rsidRDefault="009E0342" w:rsidP="009E0342">
      <w:pPr>
        <w:pStyle w:val="NoSpacing"/>
        <w:rPr>
          <w:rFonts w:ascii="Traditional Arabic" w:hAnsi="Traditional Arabic" w:cs="Traditional Arabic"/>
          <w:b/>
          <w:bCs/>
          <w:sz w:val="24"/>
          <w:szCs w:val="24"/>
          <w:lang w:bidi="ar-SY"/>
        </w:rPr>
      </w:pPr>
      <w:r w:rsidRPr="000430DF">
        <w:rPr>
          <w:rFonts w:ascii="Traditional Arabic" w:hAnsi="Traditional Arabic" w:cs="Traditional Arabic" w:hint="cs"/>
          <w:b/>
          <w:bCs/>
          <w:sz w:val="24"/>
          <w:szCs w:val="24"/>
          <w:rtl/>
        </w:rPr>
        <w:t>المعهد العالي للعلوم التطبيقية والتكنولوجيا</w:t>
      </w:r>
    </w:p>
    <w:p w14:paraId="76ED5719" w14:textId="77777777" w:rsidR="009E0342" w:rsidRPr="000430DF" w:rsidRDefault="009E0342" w:rsidP="009E0342">
      <w:pPr>
        <w:pStyle w:val="NoSpacing"/>
        <w:rPr>
          <w:rFonts w:ascii="Traditional Arabic" w:hAnsi="Traditional Arabic" w:cs="Traditional Arabic"/>
          <w:b/>
          <w:bCs/>
          <w:sz w:val="24"/>
          <w:szCs w:val="24"/>
          <w:rtl/>
        </w:rPr>
      </w:pPr>
      <w:r w:rsidRPr="000430DF">
        <w:rPr>
          <w:rFonts w:ascii="Traditional Arabic" w:hAnsi="Traditional Arabic" w:cs="Traditional Arabic" w:hint="cs"/>
          <w:b/>
          <w:bCs/>
          <w:sz w:val="24"/>
          <w:szCs w:val="24"/>
          <w:rtl/>
        </w:rPr>
        <w:t>اختصاص البرمجيات والذكاء الاصطناعي</w:t>
      </w:r>
    </w:p>
    <w:p w14:paraId="0A335904" w14:textId="77777777" w:rsidR="009E0342" w:rsidRPr="005A0635" w:rsidRDefault="009E0342" w:rsidP="009E0342">
      <w:pPr>
        <w:pStyle w:val="NoSpacing"/>
        <w:rPr>
          <w:rFonts w:ascii="Traditional Arabic" w:hAnsi="Traditional Arabic" w:cs="Traditional Arabic"/>
          <w:b/>
          <w:bCs/>
          <w:sz w:val="24"/>
          <w:szCs w:val="24"/>
          <w:rtl/>
          <w:cs/>
        </w:rPr>
      </w:pPr>
      <w:r w:rsidRPr="005A0635">
        <w:rPr>
          <w:rFonts w:ascii="Traditional Arabic" w:hAnsi="Traditional Arabic" w:cs="Traditional Arabic" w:hint="cs"/>
          <w:b/>
          <w:bCs/>
          <w:sz w:val="24"/>
          <w:szCs w:val="24"/>
          <w:rtl/>
        </w:rPr>
        <w:t xml:space="preserve">العام الدراسي </w:t>
      </w:r>
      <w:r w:rsidRPr="005A0635">
        <w:rPr>
          <w:rFonts w:ascii="Traditional Arabic" w:hAnsi="Traditional Arabic" w:cs="Traditional Arabic"/>
          <w:b/>
          <w:bCs/>
          <w:sz w:val="24"/>
          <w:szCs w:val="24"/>
        </w:rPr>
        <w:t>2025/2026</w:t>
      </w:r>
    </w:p>
    <w:p w14:paraId="6EEA968A" w14:textId="77777777" w:rsidR="009E0342" w:rsidRDefault="009E0342" w:rsidP="009E0342">
      <w:pPr>
        <w:rPr>
          <w:rtl/>
        </w:rPr>
      </w:pPr>
    </w:p>
    <w:p w14:paraId="389E0CCB" w14:textId="77777777" w:rsidR="009E0342" w:rsidRDefault="009E0342" w:rsidP="009E0342">
      <w:pPr>
        <w:rPr>
          <w:rtl/>
        </w:rPr>
      </w:pPr>
    </w:p>
    <w:p w14:paraId="225D8783" w14:textId="77777777" w:rsidR="009E0342" w:rsidRDefault="009E0342" w:rsidP="009E0342">
      <w:pPr>
        <w:rPr>
          <w:rtl/>
        </w:rPr>
      </w:pPr>
    </w:p>
    <w:p w14:paraId="7924762B" w14:textId="77777777" w:rsidR="009E0342" w:rsidRDefault="009E0342" w:rsidP="009E0342">
      <w:pPr>
        <w:rPr>
          <w:rtl/>
        </w:rPr>
      </w:pPr>
    </w:p>
    <w:p w14:paraId="06D637B3" w14:textId="77777777" w:rsidR="009E0342" w:rsidRPr="00FA1DE0" w:rsidRDefault="009E0342" w:rsidP="009E0342">
      <w:pPr>
        <w:pStyle w:val="Title"/>
        <w:rPr>
          <w:color w:val="000000" w:themeColor="text1"/>
          <w:sz w:val="48"/>
          <w:szCs w:val="48"/>
        </w:rPr>
      </w:pPr>
      <w:r w:rsidRPr="00FA1DE0">
        <w:rPr>
          <w:rFonts w:hint="cs"/>
          <w:color w:val="000000" w:themeColor="text1"/>
          <w:sz w:val="48"/>
          <w:szCs w:val="48"/>
          <w:rtl/>
        </w:rPr>
        <w:t>اكتشاف مرض الزهايمر باستخدام تقنيات الرنين المغناطيسي والذكاء الاصطناعي</w:t>
      </w:r>
    </w:p>
    <w:p w14:paraId="63238D0A" w14:textId="77777777" w:rsidR="009E0342" w:rsidRDefault="009E0342" w:rsidP="009E0342">
      <w:pPr>
        <w:rPr>
          <w:rtl/>
        </w:rPr>
      </w:pPr>
    </w:p>
    <w:p w14:paraId="65E6AF9E" w14:textId="77777777" w:rsidR="009E0342" w:rsidRDefault="009E0342" w:rsidP="009E0342">
      <w:pPr>
        <w:jc w:val="center"/>
        <w:rPr>
          <w:sz w:val="48"/>
          <w:szCs w:val="48"/>
          <w:rtl/>
        </w:rPr>
      </w:pPr>
    </w:p>
    <w:p w14:paraId="5DEC2B52" w14:textId="77777777" w:rsidR="009E0342" w:rsidRDefault="009E0342" w:rsidP="009E0342">
      <w:pPr>
        <w:jc w:val="center"/>
        <w:rPr>
          <w:sz w:val="48"/>
          <w:szCs w:val="48"/>
          <w:rtl/>
        </w:rPr>
      </w:pPr>
      <w:r w:rsidRPr="00FA1DE0">
        <w:rPr>
          <w:rFonts w:hint="cs"/>
          <w:sz w:val="48"/>
          <w:szCs w:val="48"/>
          <w:rtl/>
        </w:rPr>
        <w:t>مشروع سنة رابعة برمجيات</w:t>
      </w:r>
    </w:p>
    <w:p w14:paraId="4846CA58" w14:textId="77777777" w:rsidR="009E0342" w:rsidRDefault="009E0342" w:rsidP="009E0342">
      <w:pPr>
        <w:jc w:val="center"/>
        <w:rPr>
          <w:sz w:val="48"/>
          <w:szCs w:val="48"/>
          <w:rtl/>
        </w:rPr>
      </w:pPr>
      <w:r>
        <w:rPr>
          <w:noProof/>
        </w:rPr>
        <mc:AlternateContent>
          <mc:Choice Requires="wps">
            <w:drawing>
              <wp:anchor distT="45720" distB="45720" distL="114300" distR="114300" simplePos="0" relativeHeight="251660288" behindDoc="0" locked="0" layoutInCell="1" allowOverlap="1" wp14:anchorId="48FDC566" wp14:editId="4A8AC307">
                <wp:simplePos x="0" y="0"/>
                <wp:positionH relativeFrom="column">
                  <wp:posOffset>1655397</wp:posOffset>
                </wp:positionH>
                <wp:positionV relativeFrom="paragraph">
                  <wp:posOffset>463588</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B121EC8" w14:textId="77777777" w:rsidR="009E0342" w:rsidRPr="00771F00" w:rsidRDefault="009E0342" w:rsidP="009E0342">
                            <w:pPr>
                              <w:shd w:val="clear" w:color="auto" w:fill="000000" w:themeFill="text1"/>
                              <w:jc w:val="center"/>
                              <w:rPr>
                                <w:b/>
                                <w:bCs/>
                                <w:sz w:val="36"/>
                                <w:szCs w:val="36"/>
                                <w:rtl/>
                                <w:lang w:bidi="ar-SY"/>
                              </w:rPr>
                            </w:pPr>
                            <w:r w:rsidRPr="00771F00">
                              <w:rPr>
                                <w:rFonts w:hint="cs"/>
                                <w:sz w:val="36"/>
                                <w:szCs w:val="36"/>
                                <w:rtl/>
                                <w:lang w:bidi="ar-SY"/>
                              </w:rPr>
                              <w:t>تقدمة الطالبة:</w:t>
                            </w:r>
                            <w:r w:rsidRPr="00771F00">
                              <w:rPr>
                                <w:sz w:val="36"/>
                                <w:szCs w:val="36"/>
                                <w:rtl/>
                                <w:lang w:bidi="ar-SY"/>
                              </w:rPr>
                              <w:br/>
                            </w:r>
                            <w:r w:rsidRPr="00771F00">
                              <w:rPr>
                                <w:rFonts w:hint="cs"/>
                                <w:b/>
                                <w:bCs/>
                                <w:sz w:val="36"/>
                                <w:szCs w:val="36"/>
                                <w:rtl/>
                                <w:lang w:bidi="ar-SY"/>
                              </w:rPr>
                              <w:t>أليسار عثمان</w:t>
                            </w:r>
                          </w:p>
                          <w:p w14:paraId="7133B9EB" w14:textId="77777777" w:rsidR="009E0342" w:rsidRPr="00771F00" w:rsidRDefault="009E0342" w:rsidP="009E0342">
                            <w:pPr>
                              <w:jc w:val="center"/>
                              <w:rPr>
                                <w:sz w:val="36"/>
                                <w:szCs w:val="36"/>
                                <w:rtl/>
                                <w:lang w:bidi="ar-SY"/>
                              </w:rPr>
                            </w:pPr>
                          </w:p>
                          <w:p w14:paraId="68704F59" w14:textId="38C20970" w:rsidR="009E0342" w:rsidRDefault="009E0342" w:rsidP="009E0342">
                            <w:pPr>
                              <w:jc w:val="center"/>
                              <w:rPr>
                                <w:sz w:val="36"/>
                                <w:szCs w:val="36"/>
                                <w:rtl/>
                                <w:lang w:bidi="ar-SY"/>
                              </w:rPr>
                            </w:pPr>
                            <w:r w:rsidRPr="00771F00">
                              <w:rPr>
                                <w:rFonts w:hint="cs"/>
                                <w:sz w:val="36"/>
                                <w:szCs w:val="36"/>
                                <w:rtl/>
                                <w:lang w:bidi="ar-SY"/>
                              </w:rPr>
                              <w:t>إشراف:</w:t>
                            </w:r>
                            <w:r w:rsidRPr="00771F00">
                              <w:rPr>
                                <w:sz w:val="36"/>
                                <w:szCs w:val="36"/>
                                <w:rtl/>
                                <w:lang w:bidi="ar-SY"/>
                              </w:rPr>
                              <w:br/>
                            </w:r>
                            <w:r w:rsidR="00B73153">
                              <w:rPr>
                                <w:rFonts w:hint="cs"/>
                                <w:b/>
                                <w:bCs/>
                                <w:sz w:val="36"/>
                                <w:szCs w:val="36"/>
                                <w:rtl/>
                                <w:lang w:bidi="ar-SY"/>
                              </w:rPr>
                              <w:t>م. سماح</w:t>
                            </w:r>
                            <w:r>
                              <w:rPr>
                                <w:rFonts w:hint="cs"/>
                                <w:b/>
                                <w:bCs/>
                                <w:sz w:val="36"/>
                                <w:szCs w:val="36"/>
                                <w:rtl/>
                                <w:lang w:bidi="ar-SY"/>
                              </w:rPr>
                              <w:t xml:space="preserve"> شويكاني</w:t>
                            </w:r>
                          </w:p>
                          <w:p w14:paraId="37A10796" w14:textId="77777777" w:rsidR="009E0342" w:rsidRPr="005A0635" w:rsidRDefault="009E0342" w:rsidP="009E0342"/>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8FDC566" id="_x0000_t202" coordsize="21600,21600" o:spt="202" path="m,l,21600r21600,l21600,xe">
                <v:stroke joinstyle="miter"/>
                <v:path gradientshapeok="t" o:connecttype="rect"/>
              </v:shapetype>
              <v:shape id="Text Box 2" o:spid="_x0000_s1026" type="#_x0000_t202" style="position:absolute;left:0;text-align:left;margin-left:130.35pt;margin-top:36.5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">
                <v:textbox style="mso-fit-shape-to-text:t">
                  <w:txbxContent>
                    <w:p w14:paraId="2B121EC8" w14:textId="77777777" w:rsidR="009E0342" w:rsidRPr="00771F00" w:rsidRDefault="009E0342" w:rsidP="009E0342">
                      <w:pPr>
                        <w:shd w:val="clear" w:color="auto" w:fill="000000" w:themeFill="text1"/>
                        <w:jc w:val="center"/>
                        <w:rPr>
                          <w:b/>
                          <w:bCs/>
                          <w:sz w:val="36"/>
                          <w:szCs w:val="36"/>
                          <w:rtl/>
                          <w:lang w:bidi="ar-SY"/>
                        </w:rPr>
                      </w:pPr>
                      <w:r w:rsidRPr="00771F00">
                        <w:rPr>
                          <w:rFonts w:hint="cs"/>
                          <w:sz w:val="36"/>
                          <w:szCs w:val="36"/>
                          <w:rtl/>
                          <w:lang w:bidi="ar-SY"/>
                        </w:rPr>
                        <w:t>تقدمة الطالبة:</w:t>
                      </w:r>
                      <w:r w:rsidRPr="00771F00">
                        <w:rPr>
                          <w:sz w:val="36"/>
                          <w:szCs w:val="36"/>
                          <w:rtl/>
                          <w:lang w:bidi="ar-SY"/>
                        </w:rPr>
                        <w:br/>
                      </w:r>
                      <w:r w:rsidRPr="00771F00">
                        <w:rPr>
                          <w:rFonts w:hint="cs"/>
                          <w:b/>
                          <w:bCs/>
                          <w:sz w:val="36"/>
                          <w:szCs w:val="36"/>
                          <w:rtl/>
                          <w:lang w:bidi="ar-SY"/>
                        </w:rPr>
                        <w:t>أليسار عثمان</w:t>
                      </w:r>
                    </w:p>
                    <w:p w14:paraId="7133B9EB" w14:textId="77777777" w:rsidR="009E0342" w:rsidRPr="00771F00" w:rsidRDefault="009E0342" w:rsidP="009E0342">
                      <w:pPr>
                        <w:jc w:val="center"/>
                        <w:rPr>
                          <w:sz w:val="36"/>
                          <w:szCs w:val="36"/>
                          <w:rtl/>
                          <w:lang w:bidi="ar-SY"/>
                        </w:rPr>
                      </w:pPr>
                    </w:p>
                    <w:p w14:paraId="68704F59" w14:textId="38C20970" w:rsidR="009E0342" w:rsidRDefault="009E0342" w:rsidP="009E0342">
                      <w:pPr>
                        <w:jc w:val="center"/>
                        <w:rPr>
                          <w:sz w:val="36"/>
                          <w:szCs w:val="36"/>
                          <w:rtl/>
                          <w:lang w:bidi="ar-SY"/>
                        </w:rPr>
                      </w:pPr>
                      <w:r w:rsidRPr="00771F00">
                        <w:rPr>
                          <w:rFonts w:hint="cs"/>
                          <w:sz w:val="36"/>
                          <w:szCs w:val="36"/>
                          <w:rtl/>
                          <w:lang w:bidi="ar-SY"/>
                        </w:rPr>
                        <w:t>إشراف:</w:t>
                      </w:r>
                      <w:r w:rsidRPr="00771F00">
                        <w:rPr>
                          <w:sz w:val="36"/>
                          <w:szCs w:val="36"/>
                          <w:rtl/>
                          <w:lang w:bidi="ar-SY"/>
                        </w:rPr>
                        <w:br/>
                      </w:r>
                      <w:r w:rsidR="00B73153">
                        <w:rPr>
                          <w:rFonts w:hint="cs"/>
                          <w:b/>
                          <w:bCs/>
                          <w:sz w:val="36"/>
                          <w:szCs w:val="36"/>
                          <w:rtl/>
                          <w:lang w:bidi="ar-SY"/>
                        </w:rPr>
                        <w:t>م. سماح</w:t>
                      </w:r>
                      <w:r>
                        <w:rPr>
                          <w:rFonts w:hint="cs"/>
                          <w:b/>
                          <w:bCs/>
                          <w:sz w:val="36"/>
                          <w:szCs w:val="36"/>
                          <w:rtl/>
                          <w:lang w:bidi="ar-SY"/>
                        </w:rPr>
                        <w:t xml:space="preserve"> شويكاني</w:t>
                      </w:r>
                    </w:p>
                    <w:p w14:paraId="37A10796" w14:textId="77777777" w:rsidR="009E0342" w:rsidRPr="005A0635" w:rsidRDefault="009E0342" w:rsidP="009E0342"/>
                  </w:txbxContent>
                </v:textbox>
                <w10:wrap type="square"/>
              </v:shape>
            </w:pict>
          </mc:Fallback>
        </mc:AlternateContent>
      </w:r>
    </w:p>
    <w:p w14:paraId="5ECD7ED7" w14:textId="77777777" w:rsidR="009E0342" w:rsidRDefault="009E0342" w:rsidP="009E0342">
      <w:pPr>
        <w:jc w:val="center"/>
        <w:rPr>
          <w:sz w:val="48"/>
          <w:szCs w:val="48"/>
          <w:rtl/>
        </w:rPr>
      </w:pPr>
    </w:p>
    <w:p w14:paraId="0C87D507" w14:textId="77777777" w:rsidR="009E0342" w:rsidRDefault="009E0342" w:rsidP="009E0342">
      <w:pPr>
        <w:jc w:val="center"/>
        <w:rPr>
          <w:sz w:val="48"/>
          <w:szCs w:val="48"/>
          <w:rtl/>
        </w:rPr>
      </w:pPr>
    </w:p>
    <w:p w14:paraId="520415A1" w14:textId="77777777" w:rsidR="009E0342" w:rsidRDefault="009E0342" w:rsidP="009E0342">
      <w:pPr>
        <w:jc w:val="center"/>
        <w:rPr>
          <w:sz w:val="48"/>
          <w:szCs w:val="48"/>
          <w:rtl/>
        </w:rPr>
      </w:pPr>
    </w:p>
    <w:p w14:paraId="01BEA226" w14:textId="77777777" w:rsidR="009E0342" w:rsidRDefault="009E0342" w:rsidP="009E0342">
      <w:pPr>
        <w:jc w:val="center"/>
        <w:rPr>
          <w:sz w:val="48"/>
          <w:szCs w:val="48"/>
          <w:rtl/>
        </w:rPr>
      </w:pPr>
    </w:p>
    <w:p w14:paraId="095F4B6C" w14:textId="77777777" w:rsidR="009E0342" w:rsidRDefault="009E0342" w:rsidP="009E0342">
      <w:pPr>
        <w:jc w:val="center"/>
        <w:rPr>
          <w:sz w:val="48"/>
          <w:szCs w:val="48"/>
          <w:rtl/>
        </w:rPr>
      </w:pPr>
    </w:p>
    <w:p w14:paraId="21F62613" w14:textId="27DD29E2" w:rsidR="009E0342" w:rsidRDefault="009E0342">
      <w:pPr>
        <w:rPr>
          <w:rFonts w:asciiTheme="majorHAnsi" w:eastAsiaTheme="majorEastAsia" w:hAnsiTheme="majorHAnsi" w:cstheme="majorBidi"/>
          <w:color w:val="00A0B8" w:themeColor="accent1"/>
          <w:sz w:val="30"/>
          <w:szCs w:val="30"/>
          <w:rtl/>
          <w:lang w:bidi="ar-SY"/>
        </w:rPr>
      </w:pPr>
    </w:p>
    <w:p w14:paraId="3B7BEF05" w14:textId="4C8B9A3B" w:rsidR="00F50A35" w:rsidRDefault="00F74C44" w:rsidP="00ED0AEF">
      <w:pPr>
        <w:rPr>
          <w:rtl/>
          <w:lang w:bidi="ar-SY"/>
        </w:rPr>
      </w:pPr>
      <w:r>
        <w:rPr>
          <w:rtl/>
          <w:lang w:bidi="ar-SY"/>
        </w:rPr>
        <w:br w:type="page"/>
      </w:r>
    </w:p>
    <w:sdt>
      <w:sdtPr>
        <w:rPr>
          <w:rtl/>
        </w:rPr>
        <w:id w:val="689267870"/>
        <w:docPartObj>
          <w:docPartGallery w:val="Table of Contents"/>
          <w:docPartUnique/>
        </w:docPartObj>
      </w:sdtPr>
      <w:sdtEndPr>
        <w:rPr>
          <w:rFonts w:eastAsiaTheme="minorHAnsi" w:cstheme="minorBidi"/>
          <w:b/>
          <w:bCs/>
          <w:noProof/>
          <w:sz w:val="24"/>
          <w:szCs w:val="24"/>
        </w:rPr>
      </w:sdtEndPr>
      <w:sdtContent>
        <w:p w14:paraId="2D905438" w14:textId="62F16049" w:rsidR="008B5E00" w:rsidRDefault="008B5E00">
          <w:pPr>
            <w:pStyle w:val="TOCHeading"/>
          </w:pPr>
          <w:r>
            <w:t>Contents</w:t>
          </w:r>
        </w:p>
        <w:p w14:paraId="41563305" w14:textId="136C4E62" w:rsidR="008B5E00" w:rsidRDefault="008B5E00">
          <w:pPr>
            <w:pStyle w:val="TOC1"/>
            <w:tabs>
              <w:tab w:val="right" w:leader="dot" w:pos="8395"/>
            </w:tabs>
            <w:rPr>
              <w:rFonts w:asciiTheme="minorHAnsi" w:eastAsiaTheme="minorEastAsia" w:hAnsiTheme="minorHAnsi"/>
              <w:noProof/>
              <w:color w:val="auto"/>
              <w:kern w:val="2"/>
              <w:rtl/>
              <w14:ligatures w14:val="standardContextual"/>
            </w:rPr>
          </w:pPr>
          <w:r>
            <w:fldChar w:fldCharType="begin"/>
          </w:r>
          <w:r>
            <w:instrText xml:space="preserve"> TOC \o "1-3" \h \z \u </w:instrText>
          </w:r>
          <w:r>
            <w:fldChar w:fldCharType="separate"/>
          </w:r>
          <w:hyperlink w:anchor="_Toc237589692" w:history="1">
            <w:r w:rsidRPr="00A84D03">
              <w:rPr>
                <w:rStyle w:val="Hyperlink"/>
                <w:rFonts w:cs="Traditional Arabic"/>
                <w:b/>
                <w:bCs/>
                <w:noProof/>
                <w:rtl/>
                <w:lang w:bidi="ar-SY"/>
              </w:rPr>
              <w:t>1. الإطار العام للمشروع: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Toc237589692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2F02C0C" w14:textId="6B45D217" w:rsidR="008B5E00" w:rsidRDefault="008B5E00">
          <w:pPr>
            <w:pStyle w:val="TOC2"/>
            <w:tabs>
              <w:tab w:val="right" w:leader="dot" w:pos="8395"/>
            </w:tabs>
            <w:rPr>
              <w:rFonts w:asciiTheme="minorHAnsi" w:eastAsiaTheme="minorEastAsia" w:hAnsiTheme="minorHAnsi"/>
              <w:noProof/>
              <w:color w:val="auto"/>
              <w:kern w:val="2"/>
              <w:rtl/>
              <w14:ligatures w14:val="standardContextual"/>
            </w:rPr>
          </w:pPr>
          <w:hyperlink w:anchor="_Toc237589693" w:history="1">
            <w:r w:rsidRPr="00A84D03">
              <w:rPr>
                <w:rStyle w:val="Hyperlink"/>
                <w:rFonts w:cs="Traditional Arabic"/>
                <w:b/>
                <w:bCs/>
                <w:noProof/>
                <w:rtl/>
                <w:lang w:bidi="ar-SY"/>
              </w:rPr>
              <w:t>1.1. أهداف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Toc237589693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2D68B0B" w14:textId="55620601" w:rsidR="008B5E00" w:rsidRDefault="008B5E00">
          <w:pPr>
            <w:pStyle w:val="TOC2"/>
            <w:tabs>
              <w:tab w:val="right" w:leader="dot" w:pos="8395"/>
            </w:tabs>
            <w:rPr>
              <w:rFonts w:asciiTheme="minorHAnsi" w:eastAsiaTheme="minorEastAsia" w:hAnsiTheme="minorHAnsi"/>
              <w:noProof/>
              <w:color w:val="auto"/>
              <w:kern w:val="2"/>
              <w:rtl/>
              <w14:ligatures w14:val="standardContextual"/>
            </w:rPr>
          </w:pPr>
          <w:hyperlink w:anchor="_Toc237589694" w:history="1">
            <w:r w:rsidRPr="00A84D03">
              <w:rPr>
                <w:rStyle w:val="Hyperlink"/>
                <w:rFonts w:cs="Traditional Arabic"/>
                <w:b/>
                <w:bCs/>
                <w:noProof/>
                <w:rtl/>
                <w:lang w:bidi="ar-SY"/>
              </w:rPr>
              <w:t>2.1. متطلبات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Toc237589694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BA1182A" w14:textId="41C1B514" w:rsidR="008B5E00" w:rsidRDefault="008B5E00">
          <w:pPr>
            <w:pStyle w:val="TOC3"/>
            <w:tabs>
              <w:tab w:val="right" w:leader="dot" w:pos="8395"/>
            </w:tabs>
            <w:rPr>
              <w:rFonts w:asciiTheme="minorHAnsi" w:eastAsiaTheme="minorEastAsia" w:hAnsiTheme="minorHAnsi"/>
              <w:i w:val="0"/>
              <w:iCs w:val="0"/>
              <w:noProof/>
              <w:color w:val="auto"/>
              <w:kern w:val="2"/>
              <w:rtl/>
              <w14:ligatures w14:val="standardContextual"/>
            </w:rPr>
          </w:pPr>
          <w:hyperlink w:anchor="_Toc237589695" w:history="1">
            <w:r w:rsidRPr="00A84D03">
              <w:rPr>
                <w:rStyle w:val="Hyperlink"/>
                <w:noProof/>
                <w:lang w:bidi="ar-SY"/>
              </w:rPr>
              <w:t>1.2.1.</w:t>
            </w:r>
            <w:r w:rsidRPr="00A84D03">
              <w:rPr>
                <w:rStyle w:val="Hyperlink"/>
                <w:noProof/>
                <w:rtl/>
                <w:lang w:bidi="ar-SY"/>
              </w:rPr>
              <w:t xml:space="preserve"> المتطلبات الوظيفية: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Toc237589695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5E28BDC6" w14:textId="75DB30D8" w:rsidR="008B5E00" w:rsidRDefault="008B5E00">
          <w:pPr>
            <w:pStyle w:val="TOC3"/>
            <w:tabs>
              <w:tab w:val="right" w:leader="dot" w:pos="8395"/>
            </w:tabs>
            <w:rPr>
              <w:rFonts w:asciiTheme="minorHAnsi" w:eastAsiaTheme="minorEastAsia" w:hAnsiTheme="minorHAnsi"/>
              <w:i w:val="0"/>
              <w:iCs w:val="0"/>
              <w:noProof/>
              <w:color w:val="auto"/>
              <w:kern w:val="2"/>
              <w:rtl/>
              <w14:ligatures w14:val="standardContextual"/>
            </w:rPr>
          </w:pPr>
          <w:hyperlink w:anchor="_Toc237589696" w:history="1">
            <w:r w:rsidRPr="00A84D03">
              <w:rPr>
                <w:rStyle w:val="Hyperlink"/>
                <w:noProof/>
                <w:rtl/>
                <w:lang w:bidi="ar-SY"/>
              </w:rPr>
              <w:t>2.2.1. المتطلبات غير الوظيفية: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Toc237589696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5C054FD0" w14:textId="606981E3" w:rsidR="008B5E00" w:rsidRPr="008B5E00" w:rsidRDefault="008B5E00">
          <w:pPr>
            <w:pStyle w:val="TOC2"/>
            <w:tabs>
              <w:tab w:val="right" w:leader="dot" w:pos="8395"/>
            </w:tabs>
            <w:rPr>
              <w:rFonts w:asciiTheme="minorHAnsi" w:eastAsiaTheme="minorEastAsia" w:hAnsiTheme="minorHAnsi"/>
              <w:noProof/>
              <w:kern w:val="2"/>
              <w:rtl/>
              <w14:ligatures w14:val="standardContextual"/>
            </w:rPr>
          </w:pPr>
          <w:hyperlink w:anchor="_Toc237589697" w:history="1">
            <w:r w:rsidRPr="008B5E00">
              <w:rPr>
                <w:rStyle w:val="Hyperlink"/>
                <w:rFonts w:cs="Traditional Arabic"/>
                <w:b/>
                <w:bCs/>
                <w:noProof/>
                <w:color w:val="000000" w:themeColor="text1"/>
              </w:rPr>
              <w:t>1.2.</w:t>
            </w:r>
            <w:r w:rsidRPr="008B5E00">
              <w:rPr>
                <w:rStyle w:val="Hyperlink"/>
                <w:rFonts w:cs="Traditional Arabic"/>
                <w:b/>
                <w:bCs/>
                <w:noProof/>
                <w:color w:val="000000" w:themeColor="text1"/>
                <w:rtl/>
              </w:rPr>
              <w:t xml:space="preserve"> المعالجة السبقية (</w:t>
            </w:r>
            <w:r w:rsidRPr="008B5E00">
              <w:rPr>
                <w:rStyle w:val="Hyperlink"/>
                <w:rFonts w:cs="Traditional Arabic"/>
                <w:b/>
                <w:bCs/>
                <w:noProof/>
                <w:color w:val="000000" w:themeColor="text1"/>
              </w:rPr>
              <w:t>preprocessing</w:t>
            </w:r>
            <w:r w:rsidRPr="008B5E00">
              <w:rPr>
                <w:rStyle w:val="Hyperlink"/>
                <w:rFonts w:cs="Traditional Arabic"/>
                <w:b/>
                <w:bCs/>
                <w:noProof/>
                <w:color w:val="000000" w:themeColor="text1"/>
                <w:rtl/>
              </w:rPr>
              <w:t>):</w:t>
            </w:r>
            <w:r w:rsidRPr="008B5E00">
              <w:rPr>
                <w:noProof/>
                <w:webHidden/>
                <w:rtl/>
              </w:rPr>
              <w:tab/>
            </w:r>
            <w:r w:rsidRPr="008B5E00">
              <w:rPr>
                <w:noProof/>
                <w:webHidden/>
                <w:rtl/>
              </w:rPr>
              <w:fldChar w:fldCharType="begin"/>
            </w:r>
            <w:r w:rsidRPr="008B5E00">
              <w:rPr>
                <w:noProof/>
                <w:webHidden/>
                <w:rtl/>
              </w:rPr>
              <w:instrText xml:space="preserve"> </w:instrText>
            </w:r>
            <w:r w:rsidRPr="008B5E00">
              <w:rPr>
                <w:noProof/>
                <w:webHidden/>
              </w:rPr>
              <w:instrText>PAGEREF</w:instrText>
            </w:r>
            <w:r w:rsidRPr="008B5E00">
              <w:rPr>
                <w:noProof/>
                <w:webHidden/>
                <w:rtl/>
              </w:rPr>
              <w:instrText xml:space="preserve"> _</w:instrText>
            </w:r>
            <w:r w:rsidRPr="008B5E00">
              <w:rPr>
                <w:noProof/>
                <w:webHidden/>
              </w:rPr>
              <w:instrText>Toc237589697 \h</w:instrText>
            </w:r>
            <w:r w:rsidRPr="008B5E00">
              <w:rPr>
                <w:noProof/>
                <w:webHidden/>
                <w:rtl/>
              </w:rPr>
              <w:instrText xml:space="preserve"> </w:instrText>
            </w:r>
            <w:r w:rsidRPr="008B5E00">
              <w:rPr>
                <w:noProof/>
                <w:webHidden/>
                <w:rtl/>
              </w:rPr>
            </w:r>
            <w:r w:rsidRPr="008B5E00">
              <w:rPr>
                <w:noProof/>
                <w:webHidden/>
                <w:rtl/>
              </w:rPr>
              <w:fldChar w:fldCharType="separate"/>
            </w:r>
            <w:r w:rsidRPr="008B5E00">
              <w:rPr>
                <w:noProof/>
                <w:webHidden/>
                <w:rtl/>
              </w:rPr>
              <w:t>8</w:t>
            </w:r>
            <w:r w:rsidRPr="008B5E00">
              <w:rPr>
                <w:noProof/>
                <w:webHidden/>
                <w:rtl/>
              </w:rPr>
              <w:fldChar w:fldCharType="end"/>
            </w:r>
          </w:hyperlink>
        </w:p>
        <w:p w14:paraId="52D3B434" w14:textId="49064FE6" w:rsidR="008B5E00" w:rsidRPr="008B5E00" w:rsidRDefault="008B5E00">
          <w:pPr>
            <w:pStyle w:val="TOC3"/>
            <w:tabs>
              <w:tab w:val="right" w:leader="dot" w:pos="8395"/>
            </w:tabs>
            <w:rPr>
              <w:rFonts w:asciiTheme="minorHAnsi" w:eastAsiaTheme="minorEastAsia" w:hAnsiTheme="minorHAnsi"/>
              <w:i w:val="0"/>
              <w:iCs w:val="0"/>
              <w:noProof/>
              <w:kern w:val="2"/>
              <w:rtl/>
              <w14:ligatures w14:val="standardContextual"/>
            </w:rPr>
          </w:pPr>
          <w:hyperlink w:anchor="_Toc237589698" w:history="1">
            <w:r w:rsidRPr="008B5E00">
              <w:rPr>
                <w:rStyle w:val="Hyperlink"/>
                <w:noProof/>
                <w:color w:val="000000" w:themeColor="text1"/>
                <w:rtl/>
              </w:rPr>
              <w:t xml:space="preserve">1.1.2. إزالة عظام الجمجمة والأنسجة الخارجية </w:t>
            </w:r>
            <w:r w:rsidRPr="008B5E00">
              <w:rPr>
                <w:rStyle w:val="Hyperlink"/>
                <w:noProof/>
                <w:color w:val="000000" w:themeColor="text1"/>
              </w:rPr>
              <w:t>(Skull Stripping)</w:t>
            </w:r>
            <w:r w:rsidRPr="008B5E00">
              <w:rPr>
                <w:rStyle w:val="Hyperlink"/>
                <w:noProof/>
                <w:color w:val="000000" w:themeColor="text1"/>
                <w:rtl/>
              </w:rPr>
              <w:t>:</w:t>
            </w:r>
            <w:r w:rsidRPr="008B5E00">
              <w:rPr>
                <w:noProof/>
                <w:webHidden/>
                <w:rtl/>
              </w:rPr>
              <w:tab/>
            </w:r>
            <w:r w:rsidRPr="008B5E00">
              <w:rPr>
                <w:noProof/>
                <w:webHidden/>
                <w:rtl/>
              </w:rPr>
              <w:fldChar w:fldCharType="begin"/>
            </w:r>
            <w:r w:rsidRPr="008B5E00">
              <w:rPr>
                <w:noProof/>
                <w:webHidden/>
                <w:rtl/>
              </w:rPr>
              <w:instrText xml:space="preserve"> </w:instrText>
            </w:r>
            <w:r w:rsidRPr="008B5E00">
              <w:rPr>
                <w:noProof/>
                <w:webHidden/>
              </w:rPr>
              <w:instrText>PAGEREF</w:instrText>
            </w:r>
            <w:r w:rsidRPr="008B5E00">
              <w:rPr>
                <w:noProof/>
                <w:webHidden/>
                <w:rtl/>
              </w:rPr>
              <w:instrText xml:space="preserve"> _</w:instrText>
            </w:r>
            <w:r w:rsidRPr="008B5E00">
              <w:rPr>
                <w:noProof/>
                <w:webHidden/>
              </w:rPr>
              <w:instrText>Toc237589698 \h</w:instrText>
            </w:r>
            <w:r w:rsidRPr="008B5E00">
              <w:rPr>
                <w:noProof/>
                <w:webHidden/>
                <w:rtl/>
              </w:rPr>
              <w:instrText xml:space="preserve"> </w:instrText>
            </w:r>
            <w:r w:rsidRPr="008B5E00">
              <w:rPr>
                <w:noProof/>
                <w:webHidden/>
                <w:rtl/>
              </w:rPr>
            </w:r>
            <w:r w:rsidRPr="008B5E00">
              <w:rPr>
                <w:noProof/>
                <w:webHidden/>
                <w:rtl/>
              </w:rPr>
              <w:fldChar w:fldCharType="separate"/>
            </w:r>
            <w:r w:rsidRPr="008B5E00">
              <w:rPr>
                <w:noProof/>
                <w:webHidden/>
                <w:rtl/>
              </w:rPr>
              <w:t>8</w:t>
            </w:r>
            <w:r w:rsidRPr="008B5E00">
              <w:rPr>
                <w:noProof/>
                <w:webHidden/>
                <w:rtl/>
              </w:rPr>
              <w:fldChar w:fldCharType="end"/>
            </w:r>
          </w:hyperlink>
        </w:p>
        <w:p w14:paraId="1EB52056" w14:textId="73680807" w:rsidR="008B5E00" w:rsidRPr="008B5E00" w:rsidRDefault="008B5E00">
          <w:pPr>
            <w:pStyle w:val="TOC3"/>
            <w:tabs>
              <w:tab w:val="right" w:leader="dot" w:pos="8395"/>
            </w:tabs>
            <w:rPr>
              <w:rFonts w:asciiTheme="minorHAnsi" w:eastAsiaTheme="minorEastAsia" w:hAnsiTheme="minorHAnsi"/>
              <w:i w:val="0"/>
              <w:iCs w:val="0"/>
              <w:noProof/>
              <w:kern w:val="2"/>
              <w:rtl/>
              <w14:ligatures w14:val="standardContextual"/>
            </w:rPr>
          </w:pPr>
          <w:hyperlink w:anchor="_Toc237589699" w:history="1">
            <w:r w:rsidRPr="008B5E00">
              <w:rPr>
                <w:rStyle w:val="Hyperlink"/>
                <w:noProof/>
                <w:color w:val="000000" w:themeColor="text1"/>
                <w:rtl/>
              </w:rPr>
              <w:t>2.1.2. توحيد الأبعاد والتسوية</w:t>
            </w:r>
            <w:r w:rsidRPr="008B5E00">
              <w:rPr>
                <w:rStyle w:val="Hyperlink"/>
                <w:noProof/>
                <w:color w:val="000000" w:themeColor="text1"/>
              </w:rPr>
              <w:t xml:space="preserve"> (Resizing &amp; Normalization)</w:t>
            </w:r>
            <w:r w:rsidRPr="008B5E00">
              <w:rPr>
                <w:rStyle w:val="Hyperlink"/>
                <w:noProof/>
                <w:color w:val="000000" w:themeColor="text1"/>
                <w:rtl/>
              </w:rPr>
              <w:t>:</w:t>
            </w:r>
            <w:r w:rsidRPr="008B5E00">
              <w:rPr>
                <w:noProof/>
                <w:webHidden/>
                <w:rtl/>
              </w:rPr>
              <w:tab/>
            </w:r>
            <w:r w:rsidRPr="008B5E00">
              <w:rPr>
                <w:noProof/>
                <w:webHidden/>
                <w:rtl/>
              </w:rPr>
              <w:fldChar w:fldCharType="begin"/>
            </w:r>
            <w:r w:rsidRPr="008B5E00">
              <w:rPr>
                <w:noProof/>
                <w:webHidden/>
                <w:rtl/>
              </w:rPr>
              <w:instrText xml:space="preserve"> </w:instrText>
            </w:r>
            <w:r w:rsidRPr="008B5E00">
              <w:rPr>
                <w:noProof/>
                <w:webHidden/>
              </w:rPr>
              <w:instrText>PAGEREF</w:instrText>
            </w:r>
            <w:r w:rsidRPr="008B5E00">
              <w:rPr>
                <w:noProof/>
                <w:webHidden/>
                <w:rtl/>
              </w:rPr>
              <w:instrText xml:space="preserve"> _</w:instrText>
            </w:r>
            <w:r w:rsidRPr="008B5E00">
              <w:rPr>
                <w:noProof/>
                <w:webHidden/>
              </w:rPr>
              <w:instrText>Toc237589699 \h</w:instrText>
            </w:r>
            <w:r w:rsidRPr="008B5E00">
              <w:rPr>
                <w:noProof/>
                <w:webHidden/>
                <w:rtl/>
              </w:rPr>
              <w:instrText xml:space="preserve"> </w:instrText>
            </w:r>
            <w:r w:rsidRPr="008B5E00">
              <w:rPr>
                <w:noProof/>
                <w:webHidden/>
                <w:rtl/>
              </w:rPr>
            </w:r>
            <w:r w:rsidRPr="008B5E00">
              <w:rPr>
                <w:noProof/>
                <w:webHidden/>
                <w:rtl/>
              </w:rPr>
              <w:fldChar w:fldCharType="separate"/>
            </w:r>
            <w:r w:rsidRPr="008B5E00">
              <w:rPr>
                <w:noProof/>
                <w:webHidden/>
                <w:rtl/>
              </w:rPr>
              <w:t>8</w:t>
            </w:r>
            <w:r w:rsidRPr="008B5E00">
              <w:rPr>
                <w:noProof/>
                <w:webHidden/>
                <w:rtl/>
              </w:rPr>
              <w:fldChar w:fldCharType="end"/>
            </w:r>
          </w:hyperlink>
        </w:p>
        <w:p w14:paraId="25A636DF" w14:textId="68658C56" w:rsidR="008B5E00" w:rsidRPr="008B5E00" w:rsidRDefault="008B5E00">
          <w:pPr>
            <w:pStyle w:val="TOC3"/>
            <w:tabs>
              <w:tab w:val="right" w:leader="dot" w:pos="8395"/>
            </w:tabs>
            <w:rPr>
              <w:rFonts w:asciiTheme="minorHAnsi" w:eastAsiaTheme="minorEastAsia" w:hAnsiTheme="minorHAnsi"/>
              <w:i w:val="0"/>
              <w:iCs w:val="0"/>
              <w:noProof/>
              <w:kern w:val="2"/>
              <w:rtl/>
              <w14:ligatures w14:val="standardContextual"/>
            </w:rPr>
          </w:pPr>
          <w:hyperlink w:anchor="_Toc237589700" w:history="1">
            <w:r w:rsidRPr="008B5E00">
              <w:rPr>
                <w:rStyle w:val="Hyperlink"/>
                <w:noProof/>
                <w:color w:val="000000" w:themeColor="text1"/>
                <w:rtl/>
              </w:rPr>
              <w:t>3.1.2. معالجة اختلال الفئات وزيادة البيانات</w:t>
            </w:r>
            <w:r w:rsidRPr="008B5E00">
              <w:rPr>
                <w:rStyle w:val="Hyperlink"/>
                <w:noProof/>
                <w:color w:val="000000" w:themeColor="text1"/>
              </w:rPr>
              <w:t xml:space="preserve"> (Data Augmentation)</w:t>
            </w:r>
            <w:r w:rsidRPr="008B5E00">
              <w:rPr>
                <w:rStyle w:val="Hyperlink"/>
                <w:noProof/>
                <w:color w:val="000000" w:themeColor="text1"/>
                <w:rtl/>
              </w:rPr>
              <w:t>:</w:t>
            </w:r>
            <w:r w:rsidRPr="008B5E00">
              <w:rPr>
                <w:noProof/>
                <w:webHidden/>
                <w:rtl/>
              </w:rPr>
              <w:tab/>
            </w:r>
            <w:r w:rsidRPr="008B5E00">
              <w:rPr>
                <w:noProof/>
                <w:webHidden/>
                <w:rtl/>
              </w:rPr>
              <w:fldChar w:fldCharType="begin"/>
            </w:r>
            <w:r w:rsidRPr="008B5E00">
              <w:rPr>
                <w:noProof/>
                <w:webHidden/>
                <w:rtl/>
              </w:rPr>
              <w:instrText xml:space="preserve"> </w:instrText>
            </w:r>
            <w:r w:rsidRPr="008B5E00">
              <w:rPr>
                <w:noProof/>
                <w:webHidden/>
              </w:rPr>
              <w:instrText>PAGEREF</w:instrText>
            </w:r>
            <w:r w:rsidRPr="008B5E00">
              <w:rPr>
                <w:noProof/>
                <w:webHidden/>
                <w:rtl/>
              </w:rPr>
              <w:instrText xml:space="preserve"> _</w:instrText>
            </w:r>
            <w:r w:rsidRPr="008B5E00">
              <w:rPr>
                <w:noProof/>
                <w:webHidden/>
              </w:rPr>
              <w:instrText>Toc237589700 \h</w:instrText>
            </w:r>
            <w:r w:rsidRPr="008B5E00">
              <w:rPr>
                <w:noProof/>
                <w:webHidden/>
                <w:rtl/>
              </w:rPr>
              <w:instrText xml:space="preserve"> </w:instrText>
            </w:r>
            <w:r w:rsidRPr="008B5E00">
              <w:rPr>
                <w:noProof/>
                <w:webHidden/>
                <w:rtl/>
              </w:rPr>
            </w:r>
            <w:r w:rsidRPr="008B5E00">
              <w:rPr>
                <w:noProof/>
                <w:webHidden/>
                <w:rtl/>
              </w:rPr>
              <w:fldChar w:fldCharType="separate"/>
            </w:r>
            <w:r w:rsidRPr="008B5E00">
              <w:rPr>
                <w:noProof/>
                <w:webHidden/>
                <w:rtl/>
              </w:rPr>
              <w:t>9</w:t>
            </w:r>
            <w:r w:rsidRPr="008B5E00">
              <w:rPr>
                <w:noProof/>
                <w:webHidden/>
                <w:rtl/>
              </w:rPr>
              <w:fldChar w:fldCharType="end"/>
            </w:r>
          </w:hyperlink>
        </w:p>
        <w:p w14:paraId="7493C241" w14:textId="2E8AD2E2" w:rsidR="008B5E00" w:rsidRPr="008B5E00" w:rsidRDefault="008B5E00">
          <w:pPr>
            <w:pStyle w:val="TOC2"/>
            <w:tabs>
              <w:tab w:val="right" w:leader="dot" w:pos="8395"/>
            </w:tabs>
            <w:rPr>
              <w:rFonts w:asciiTheme="minorHAnsi" w:eastAsiaTheme="minorEastAsia" w:hAnsiTheme="minorHAnsi"/>
              <w:noProof/>
              <w:kern w:val="2"/>
              <w:rtl/>
              <w14:ligatures w14:val="standardContextual"/>
            </w:rPr>
          </w:pPr>
          <w:hyperlink w:anchor="_Toc237589701" w:history="1">
            <w:r w:rsidRPr="008B5E00">
              <w:rPr>
                <w:rStyle w:val="Hyperlink"/>
                <w:rFonts w:cs="Traditional Arabic"/>
                <w:b/>
                <w:bCs/>
                <w:noProof/>
                <w:color w:val="000000" w:themeColor="text1"/>
                <w:rtl/>
              </w:rPr>
              <w:t>2.2. المشاكل والعقبات:</w:t>
            </w:r>
            <w:r w:rsidRPr="008B5E00">
              <w:rPr>
                <w:noProof/>
                <w:webHidden/>
                <w:rtl/>
              </w:rPr>
              <w:tab/>
            </w:r>
            <w:r w:rsidRPr="008B5E00">
              <w:rPr>
                <w:noProof/>
                <w:webHidden/>
                <w:rtl/>
              </w:rPr>
              <w:fldChar w:fldCharType="begin"/>
            </w:r>
            <w:r w:rsidRPr="008B5E00">
              <w:rPr>
                <w:noProof/>
                <w:webHidden/>
                <w:rtl/>
              </w:rPr>
              <w:instrText xml:space="preserve"> </w:instrText>
            </w:r>
            <w:r w:rsidRPr="008B5E00">
              <w:rPr>
                <w:noProof/>
                <w:webHidden/>
              </w:rPr>
              <w:instrText>PAGEREF</w:instrText>
            </w:r>
            <w:r w:rsidRPr="008B5E00">
              <w:rPr>
                <w:noProof/>
                <w:webHidden/>
                <w:rtl/>
              </w:rPr>
              <w:instrText xml:space="preserve"> _</w:instrText>
            </w:r>
            <w:r w:rsidRPr="008B5E00">
              <w:rPr>
                <w:noProof/>
                <w:webHidden/>
              </w:rPr>
              <w:instrText>Toc237589701 \h</w:instrText>
            </w:r>
            <w:r w:rsidRPr="008B5E00">
              <w:rPr>
                <w:noProof/>
                <w:webHidden/>
                <w:rtl/>
              </w:rPr>
              <w:instrText xml:space="preserve"> </w:instrText>
            </w:r>
            <w:r w:rsidRPr="008B5E00">
              <w:rPr>
                <w:noProof/>
                <w:webHidden/>
                <w:rtl/>
              </w:rPr>
            </w:r>
            <w:r w:rsidRPr="008B5E00">
              <w:rPr>
                <w:noProof/>
                <w:webHidden/>
                <w:rtl/>
              </w:rPr>
              <w:fldChar w:fldCharType="separate"/>
            </w:r>
            <w:r w:rsidRPr="008B5E00">
              <w:rPr>
                <w:noProof/>
                <w:webHidden/>
                <w:rtl/>
              </w:rPr>
              <w:t>9</w:t>
            </w:r>
            <w:r w:rsidRPr="008B5E00">
              <w:rPr>
                <w:noProof/>
                <w:webHidden/>
                <w:rtl/>
              </w:rPr>
              <w:fldChar w:fldCharType="end"/>
            </w:r>
          </w:hyperlink>
        </w:p>
        <w:p w14:paraId="63902F1F" w14:textId="1C4BBB0B" w:rsidR="008B5E00" w:rsidRDefault="008B5E00">
          <w:pPr>
            <w:pStyle w:val="TOC2"/>
            <w:tabs>
              <w:tab w:val="right" w:leader="dot" w:pos="8395"/>
            </w:tabs>
            <w:rPr>
              <w:rFonts w:asciiTheme="minorHAnsi" w:eastAsiaTheme="minorEastAsia" w:hAnsiTheme="minorHAnsi"/>
              <w:noProof/>
              <w:color w:val="auto"/>
              <w:kern w:val="2"/>
              <w:rtl/>
              <w14:ligatures w14:val="standardContextual"/>
            </w:rPr>
          </w:pPr>
          <w:hyperlink w:anchor="_Toc237589702" w:history="1">
            <w:r w:rsidRPr="008B5E00">
              <w:rPr>
                <w:rStyle w:val="Hyperlink"/>
                <w:rFonts w:cs="Traditional Arabic"/>
                <w:b/>
                <w:bCs/>
                <w:noProof/>
                <w:color w:val="000000" w:themeColor="text1"/>
                <w:rtl/>
              </w:rPr>
              <w:t>3.2. النموذج المعتمد وآلية تقسيم البيانات:</w:t>
            </w:r>
            <w:r w:rsidRPr="008B5E00">
              <w:rPr>
                <w:noProof/>
                <w:webHidden/>
                <w:rtl/>
              </w:rPr>
              <w:tab/>
            </w:r>
            <w:r w:rsidRPr="008B5E00">
              <w:rPr>
                <w:noProof/>
                <w:webHidden/>
                <w:rtl/>
              </w:rPr>
              <w:fldChar w:fldCharType="begin"/>
            </w:r>
            <w:r w:rsidRPr="008B5E00">
              <w:rPr>
                <w:noProof/>
                <w:webHidden/>
                <w:rtl/>
              </w:rPr>
              <w:instrText xml:space="preserve"> </w:instrText>
            </w:r>
            <w:r w:rsidRPr="008B5E00">
              <w:rPr>
                <w:noProof/>
                <w:webHidden/>
              </w:rPr>
              <w:instrText>PAGEREF</w:instrText>
            </w:r>
            <w:r w:rsidRPr="008B5E00">
              <w:rPr>
                <w:noProof/>
                <w:webHidden/>
                <w:rtl/>
              </w:rPr>
              <w:instrText xml:space="preserve"> _</w:instrText>
            </w:r>
            <w:r w:rsidRPr="008B5E00">
              <w:rPr>
                <w:noProof/>
                <w:webHidden/>
              </w:rPr>
              <w:instrText>Toc237589702 \h</w:instrText>
            </w:r>
            <w:r w:rsidRPr="008B5E00">
              <w:rPr>
                <w:noProof/>
                <w:webHidden/>
                <w:rtl/>
              </w:rPr>
              <w:instrText xml:space="preserve"> </w:instrText>
            </w:r>
            <w:r w:rsidRPr="008B5E00">
              <w:rPr>
                <w:noProof/>
                <w:webHidden/>
                <w:rtl/>
              </w:rPr>
            </w:r>
            <w:r w:rsidRPr="008B5E00">
              <w:rPr>
                <w:noProof/>
                <w:webHidden/>
                <w:rtl/>
              </w:rPr>
              <w:fldChar w:fldCharType="separate"/>
            </w:r>
            <w:r w:rsidRPr="008B5E00">
              <w:rPr>
                <w:noProof/>
                <w:webHidden/>
                <w:rtl/>
              </w:rPr>
              <w:t>9</w:t>
            </w:r>
            <w:r w:rsidRPr="008B5E00">
              <w:rPr>
                <w:noProof/>
                <w:webHidden/>
                <w:rtl/>
              </w:rPr>
              <w:fldChar w:fldCharType="end"/>
            </w:r>
          </w:hyperlink>
        </w:p>
        <w:p w14:paraId="2D6CADAD" w14:textId="355823E8" w:rsidR="008B5E00" w:rsidRDefault="008B5E00">
          <w:pPr>
            <w:pStyle w:val="TOC3"/>
            <w:tabs>
              <w:tab w:val="right" w:leader="dot" w:pos="8395"/>
            </w:tabs>
            <w:rPr>
              <w:rFonts w:asciiTheme="minorHAnsi" w:eastAsiaTheme="minorEastAsia" w:hAnsiTheme="minorHAnsi"/>
              <w:i w:val="0"/>
              <w:iCs w:val="0"/>
              <w:noProof/>
              <w:color w:val="auto"/>
              <w:kern w:val="2"/>
              <w:rtl/>
              <w14:ligatures w14:val="standardContextual"/>
            </w:rPr>
          </w:pPr>
          <w:hyperlink w:anchor="_Toc237589703" w:history="1">
            <w:r w:rsidRPr="00A84D03">
              <w:rPr>
                <w:rStyle w:val="Hyperlink"/>
                <w:noProof/>
                <w:rtl/>
              </w:rPr>
              <w:t>1.3.2. منحني التعلم والنتائج على بيانات التدريب: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Toc237589703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3D4F9187" w14:textId="1D1320FD" w:rsidR="008B5E00" w:rsidRDefault="008B5E00">
          <w:pPr>
            <w:pStyle w:val="TOC3"/>
            <w:tabs>
              <w:tab w:val="right" w:leader="dot" w:pos="8395"/>
            </w:tabs>
            <w:rPr>
              <w:rFonts w:asciiTheme="minorHAnsi" w:eastAsiaTheme="minorEastAsia" w:hAnsiTheme="minorHAnsi"/>
              <w:i w:val="0"/>
              <w:iCs w:val="0"/>
              <w:noProof/>
              <w:color w:val="auto"/>
              <w:kern w:val="2"/>
              <w:rtl/>
              <w14:ligatures w14:val="standardContextual"/>
            </w:rPr>
          </w:pPr>
          <w:hyperlink w:anchor="_Toc237589704" w:history="1">
            <w:r w:rsidRPr="00A84D03">
              <w:rPr>
                <w:rStyle w:val="Hyperlink"/>
                <w:caps/>
                <w:noProof/>
                <w:rtl/>
              </w:rPr>
              <w:t>2.3.2.</w:t>
            </w:r>
            <w:r w:rsidRPr="00A84D03">
              <w:rPr>
                <w:rStyle w:val="Hyperlink"/>
                <w:noProof/>
                <w:rtl/>
              </w:rPr>
              <w:t xml:space="preserve"> مرحلة الاختبار والتقييم: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Toc237589704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308EAD0E" w14:textId="555C2F03" w:rsidR="008B5E00" w:rsidRDefault="008B5E00">
          <w:pPr>
            <w:pStyle w:val="TOC1"/>
            <w:tabs>
              <w:tab w:val="right" w:leader="dot" w:pos="8395"/>
            </w:tabs>
            <w:rPr>
              <w:rFonts w:asciiTheme="minorHAnsi" w:eastAsiaTheme="minorEastAsia" w:hAnsiTheme="minorHAnsi"/>
              <w:noProof/>
              <w:color w:val="auto"/>
              <w:kern w:val="2"/>
              <w:rtl/>
              <w14:ligatures w14:val="standardContextual"/>
            </w:rPr>
          </w:pPr>
          <w:hyperlink w:anchor="_Toc237589705" w:history="1">
            <w:r w:rsidRPr="00A84D03">
              <w:rPr>
                <w:rStyle w:val="Hyperlink"/>
                <w:rFonts w:cs="Traditional Arabic"/>
                <w:noProof/>
                <w:rtl/>
                <w:lang w:bidi="ar-SY"/>
              </w:rPr>
              <w:t>3. تجارب على النموذج المختار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Toc237589705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6C91B0B9" w14:textId="0DB75242" w:rsidR="008B5E00" w:rsidRDefault="008B5E00">
          <w:pPr>
            <w:pStyle w:val="TOC2"/>
            <w:tabs>
              <w:tab w:val="right" w:leader="dot" w:pos="8395"/>
            </w:tabs>
            <w:rPr>
              <w:rFonts w:asciiTheme="minorHAnsi" w:eastAsiaTheme="minorEastAsia" w:hAnsiTheme="minorHAnsi"/>
              <w:noProof/>
              <w:color w:val="auto"/>
              <w:kern w:val="2"/>
              <w:rtl/>
              <w14:ligatures w14:val="standardContextual"/>
            </w:rPr>
          </w:pPr>
          <w:hyperlink w:anchor="_Toc237589706" w:history="1">
            <w:r w:rsidRPr="00A84D03">
              <w:rPr>
                <w:rStyle w:val="Hyperlink"/>
                <w:rFonts w:cs="Traditional Arabic"/>
                <w:noProof/>
                <w:rtl/>
                <w:lang w:bidi="ar-SY"/>
              </w:rPr>
              <w:t>1.3. التجربة الأولى -الضبط التدريجي للمعاملات</w:t>
            </w:r>
            <w:r w:rsidRPr="00A84D03">
              <w:rPr>
                <w:rStyle w:val="Hyperlink"/>
                <w:rFonts w:cs="Traditional Arabic"/>
                <w:noProof/>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Toc237589706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2C35A3B7" w14:textId="1A416DC5" w:rsidR="008B5E00" w:rsidRDefault="008B5E00">
          <w:pPr>
            <w:pStyle w:val="TOC3"/>
            <w:tabs>
              <w:tab w:val="right" w:leader="dot" w:pos="8395"/>
            </w:tabs>
            <w:rPr>
              <w:rFonts w:asciiTheme="minorHAnsi" w:eastAsiaTheme="minorEastAsia" w:hAnsiTheme="minorHAnsi"/>
              <w:i w:val="0"/>
              <w:iCs w:val="0"/>
              <w:noProof/>
              <w:color w:val="auto"/>
              <w:kern w:val="2"/>
              <w:rtl/>
              <w14:ligatures w14:val="standardContextual"/>
            </w:rPr>
          </w:pPr>
          <w:hyperlink w:anchor="_Toc237589707" w:history="1">
            <w:r w:rsidRPr="00A84D03">
              <w:rPr>
                <w:rStyle w:val="Hyperlink"/>
                <w:noProof/>
              </w:rPr>
              <w:t>1.1.3.</w:t>
            </w:r>
            <w:r w:rsidRPr="00A84D03">
              <w:rPr>
                <w:rStyle w:val="Hyperlink"/>
                <w:noProof/>
                <w:rtl/>
              </w:rPr>
              <w:t xml:space="preserve"> منحني التعلم والنتائج على التدريب: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Toc237589707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20D67CB9" w14:textId="7AFDA9D0" w:rsidR="008B5E00" w:rsidRDefault="008B5E00">
          <w:pPr>
            <w:pStyle w:val="TOC3"/>
            <w:tabs>
              <w:tab w:val="right" w:leader="dot" w:pos="8395"/>
            </w:tabs>
            <w:rPr>
              <w:rFonts w:asciiTheme="minorHAnsi" w:eastAsiaTheme="minorEastAsia" w:hAnsiTheme="minorHAnsi"/>
              <w:i w:val="0"/>
              <w:iCs w:val="0"/>
              <w:noProof/>
              <w:color w:val="auto"/>
              <w:kern w:val="2"/>
              <w:rtl/>
              <w14:ligatures w14:val="standardContextual"/>
            </w:rPr>
          </w:pPr>
          <w:hyperlink w:anchor="_Toc237589708" w:history="1">
            <w:r w:rsidRPr="00A84D03">
              <w:rPr>
                <w:rStyle w:val="Hyperlink"/>
                <w:noProof/>
                <w:rtl/>
              </w:rPr>
              <w:t>2.1.3. مرحلة الاختبار والتقييم: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Toc237589708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5F7B857E" w14:textId="751F3130" w:rsidR="008B5E00" w:rsidRDefault="008B5E00">
          <w:pPr>
            <w:pStyle w:val="TOC1"/>
            <w:tabs>
              <w:tab w:val="right" w:leader="dot" w:pos="8395"/>
            </w:tabs>
            <w:rPr>
              <w:rFonts w:asciiTheme="minorHAnsi" w:eastAsiaTheme="minorEastAsia" w:hAnsiTheme="minorHAnsi"/>
              <w:noProof/>
              <w:color w:val="auto"/>
              <w:kern w:val="2"/>
              <w:rtl/>
              <w14:ligatures w14:val="standardContextual"/>
            </w:rPr>
          </w:pPr>
          <w:hyperlink w:anchor="_Toc237589709" w:history="1">
            <w:r w:rsidRPr="00A84D03">
              <w:rPr>
                <w:rStyle w:val="Hyperlink"/>
                <w:rFonts w:cs="Traditional Arabic"/>
                <w:b/>
                <w:bCs/>
                <w:noProof/>
                <w:rtl/>
                <w:lang w:bidi="ar-SY"/>
              </w:rPr>
              <w:t>4. الدراسة التحليلية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Toc237589709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20BD2D22" w14:textId="7B29B9CE" w:rsidR="008B5E00" w:rsidRDefault="008B5E00">
          <w:pPr>
            <w:pStyle w:val="TOC2"/>
            <w:tabs>
              <w:tab w:val="right" w:leader="dot" w:pos="8395"/>
            </w:tabs>
            <w:rPr>
              <w:rFonts w:asciiTheme="minorHAnsi" w:eastAsiaTheme="minorEastAsia" w:hAnsiTheme="minorHAnsi"/>
              <w:noProof/>
              <w:color w:val="auto"/>
              <w:kern w:val="2"/>
              <w:rtl/>
              <w14:ligatures w14:val="standardContextual"/>
            </w:rPr>
          </w:pPr>
          <w:hyperlink w:anchor="_Toc237589710" w:history="1">
            <w:r w:rsidRPr="00A84D03">
              <w:rPr>
                <w:rStyle w:val="Hyperlink"/>
                <w:rFonts w:cs="Traditional Arabic"/>
                <w:b/>
                <w:bCs/>
                <w:noProof/>
                <w:rtl/>
              </w:rPr>
              <w:t>1.4. الفاعلون: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Toc237589710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14793C95" w14:textId="0697A823" w:rsidR="008B5E00" w:rsidRDefault="008B5E00">
          <w:pPr>
            <w:pStyle w:val="TOC2"/>
            <w:tabs>
              <w:tab w:val="right" w:leader="dot" w:pos="8395"/>
            </w:tabs>
            <w:rPr>
              <w:rFonts w:asciiTheme="minorHAnsi" w:eastAsiaTheme="minorEastAsia" w:hAnsiTheme="minorHAnsi"/>
              <w:noProof/>
              <w:color w:val="auto"/>
              <w:kern w:val="2"/>
              <w:rtl/>
              <w14:ligatures w14:val="standardContextual"/>
            </w:rPr>
          </w:pPr>
          <w:hyperlink w:anchor="_Toc237589711" w:history="1">
            <w:r w:rsidRPr="00A84D03">
              <w:rPr>
                <w:rStyle w:val="Hyperlink"/>
                <w:rFonts w:cs="Traditional Arabic"/>
                <w:b/>
                <w:bCs/>
                <w:noProof/>
              </w:rPr>
              <w:t>2.4.</w:t>
            </w:r>
            <w:r w:rsidRPr="00A84D03">
              <w:rPr>
                <w:rStyle w:val="Hyperlink"/>
                <w:rFonts w:cs="Traditional Arabic"/>
                <w:b/>
                <w:bCs/>
                <w:noProof/>
                <w:rtl/>
              </w:rPr>
              <w:t xml:space="preserve"> حالات الاستخدام: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Toc237589711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0A15E1B2" w14:textId="18468877" w:rsidR="008B5E00" w:rsidRDefault="008B5E00">
          <w:pPr>
            <w:pStyle w:val="TOC2"/>
            <w:tabs>
              <w:tab w:val="right" w:leader="dot" w:pos="8395"/>
            </w:tabs>
            <w:rPr>
              <w:rFonts w:asciiTheme="minorHAnsi" w:eastAsiaTheme="minorEastAsia" w:hAnsiTheme="minorHAnsi"/>
              <w:noProof/>
              <w:color w:val="auto"/>
              <w:kern w:val="2"/>
              <w:rtl/>
              <w14:ligatures w14:val="standardContextual"/>
            </w:rPr>
          </w:pPr>
          <w:hyperlink w:anchor="_Toc237589712" w:history="1">
            <w:r w:rsidRPr="00A84D03">
              <w:rPr>
                <w:rStyle w:val="Hyperlink"/>
                <w:rFonts w:cs="Traditional Arabic"/>
                <w:b/>
                <w:bCs/>
                <w:noProof/>
              </w:rPr>
              <w:t>3.4.</w:t>
            </w:r>
            <w:r w:rsidRPr="00A84D03">
              <w:rPr>
                <w:rStyle w:val="Hyperlink"/>
                <w:rFonts w:cs="Traditional Arabic"/>
                <w:b/>
                <w:bCs/>
                <w:noProof/>
                <w:rtl/>
              </w:rPr>
              <w:t xml:space="preserve"> السرد النصي التفصيلي لحالات الاستخدام (</w:t>
            </w:r>
            <w:r w:rsidRPr="00A84D03">
              <w:rPr>
                <w:rStyle w:val="Hyperlink"/>
                <w:rFonts w:cs="Traditional Arabic"/>
                <w:b/>
                <w:bCs/>
                <w:noProof/>
              </w:rPr>
              <w:t>Use Case Specifications</w:t>
            </w:r>
            <w:r w:rsidRPr="00A84D03">
              <w:rPr>
                <w:rStyle w:val="Hyperlink"/>
                <w:rFonts w:cs="Traditional Arabic"/>
                <w:b/>
                <w:bCs/>
                <w:noProof/>
                <w:rtl/>
              </w:rPr>
              <w:t>)</w:t>
            </w:r>
            <w:r w:rsidRPr="00A84D03">
              <w:rPr>
                <w:rStyle w:val="Hyperlink"/>
                <w:rFonts w:cs="Traditional Arabic"/>
                <w:b/>
                <w:bCs/>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Toc237589712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04801AAC" w14:textId="185A8B5F" w:rsidR="008B5E00" w:rsidRDefault="008B5E00">
          <w:pPr>
            <w:pStyle w:val="TOC1"/>
            <w:tabs>
              <w:tab w:val="right" w:leader="dot" w:pos="8395"/>
            </w:tabs>
            <w:rPr>
              <w:rFonts w:asciiTheme="minorHAnsi" w:eastAsiaTheme="minorEastAsia" w:hAnsiTheme="minorHAnsi"/>
              <w:noProof/>
              <w:color w:val="auto"/>
              <w:kern w:val="2"/>
              <w:rtl/>
              <w14:ligatures w14:val="standardContextual"/>
            </w:rPr>
          </w:pPr>
          <w:hyperlink w:anchor="_Toc237589713" w:history="1">
            <w:r w:rsidRPr="00A84D03">
              <w:rPr>
                <w:rStyle w:val="Hyperlink"/>
                <w:rFonts w:cs="Traditional Arabic"/>
                <w:b/>
                <w:bCs/>
                <w:noProof/>
                <w:rtl/>
                <w:lang w:bidi="ar-SY"/>
              </w:rPr>
              <w:t>5. تصميم وتنجيز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Toc237589713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418BE405" w14:textId="1F9BF80D" w:rsidR="008B5E00" w:rsidRDefault="008B5E00">
          <w:pPr>
            <w:pStyle w:val="TOC2"/>
            <w:tabs>
              <w:tab w:val="right" w:leader="dot" w:pos="8395"/>
            </w:tabs>
            <w:rPr>
              <w:rFonts w:asciiTheme="minorHAnsi" w:eastAsiaTheme="minorEastAsia" w:hAnsiTheme="minorHAnsi"/>
              <w:noProof/>
              <w:color w:val="auto"/>
              <w:kern w:val="2"/>
              <w:rtl/>
              <w14:ligatures w14:val="standardContextual"/>
            </w:rPr>
          </w:pPr>
          <w:hyperlink w:anchor="_Toc237589714" w:history="1">
            <w:r w:rsidRPr="00A84D03">
              <w:rPr>
                <w:rStyle w:val="Hyperlink"/>
                <w:noProof/>
                <w:lang w:bidi="ar-SY"/>
              </w:rPr>
              <w:t>1.5.</w:t>
            </w:r>
            <w:r w:rsidRPr="00A84D03">
              <w:rPr>
                <w:rStyle w:val="Hyperlink"/>
                <w:rFonts w:cs="Traditional Arabic"/>
                <w:noProof/>
                <w:rtl/>
              </w:rPr>
              <w:t xml:space="preserve"> مخطط</w:t>
            </w:r>
            <w:r w:rsidRPr="00A84D03">
              <w:rPr>
                <w:rStyle w:val="Hyperlink"/>
                <w:rFonts w:cs="Traditional Arabic"/>
                <w:noProof/>
              </w:rPr>
              <w:t xml:space="preserve"> </w:t>
            </w:r>
            <w:r w:rsidRPr="00A84D03">
              <w:rPr>
                <w:rStyle w:val="Hyperlink"/>
                <w:rFonts w:cs="Traditional Arabic"/>
                <w:noProof/>
                <w:rtl/>
                <w:lang w:bidi="ar-SY"/>
              </w:rPr>
              <w:t>الواجهة الخلفية</w:t>
            </w:r>
            <w:r w:rsidRPr="00A84D03">
              <w:rPr>
                <w:rStyle w:val="Hyperlink"/>
                <w:rFonts w:cs="Traditional Arabic"/>
                <w:noProof/>
                <w:rtl/>
              </w:rPr>
              <w:t xml:space="preserve"> للنظام البرمجي</w:t>
            </w:r>
            <w:r w:rsidRPr="00A84D03">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Toc237589714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2EB75BC0" w14:textId="1DA96468" w:rsidR="008B5E00" w:rsidRDefault="008B5E00">
          <w:pPr>
            <w:pStyle w:val="TOC3"/>
            <w:tabs>
              <w:tab w:val="right" w:leader="dot" w:pos="8395"/>
            </w:tabs>
            <w:rPr>
              <w:rFonts w:asciiTheme="minorHAnsi" w:eastAsiaTheme="minorEastAsia" w:hAnsiTheme="minorHAnsi"/>
              <w:i w:val="0"/>
              <w:iCs w:val="0"/>
              <w:noProof/>
              <w:color w:val="auto"/>
              <w:kern w:val="2"/>
              <w:rtl/>
              <w14:ligatures w14:val="standardContextual"/>
            </w:rPr>
          </w:pPr>
          <w:hyperlink w:anchor="_Toc237589715" w:history="1">
            <w:r w:rsidRPr="00A84D03">
              <w:rPr>
                <w:rStyle w:val="Hyperlink"/>
                <w:noProof/>
                <w:lang w:bidi="ar-SY"/>
              </w:rPr>
              <w:t>1.1.5.</w:t>
            </w:r>
            <w:r w:rsidRPr="00A84D03">
              <w:rPr>
                <w:rStyle w:val="Hyperlink"/>
                <w:rFonts w:eastAsia="Times New Roman"/>
                <w:b/>
                <w:bCs/>
                <w:noProof/>
              </w:rPr>
              <w:t xml:space="preserve"> </w:t>
            </w:r>
            <w:r w:rsidRPr="00A84D03">
              <w:rPr>
                <w:rStyle w:val="Hyperlink"/>
                <w:noProof/>
                <w:rtl/>
                <w:lang w:bidi="ar-SY"/>
              </w:rPr>
              <w:t>مخطط قاعدة البيانات: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Toc237589715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4B47969D" w14:textId="1D4E6FE8" w:rsidR="008B5E00" w:rsidRDefault="008B5E00">
          <w:pPr>
            <w:pStyle w:val="TOC3"/>
            <w:tabs>
              <w:tab w:val="right" w:leader="dot" w:pos="8395"/>
            </w:tabs>
            <w:rPr>
              <w:rFonts w:asciiTheme="minorHAnsi" w:eastAsiaTheme="minorEastAsia" w:hAnsiTheme="minorHAnsi"/>
              <w:i w:val="0"/>
              <w:iCs w:val="0"/>
              <w:noProof/>
              <w:color w:val="auto"/>
              <w:kern w:val="2"/>
              <w:rtl/>
              <w14:ligatures w14:val="standardContextual"/>
            </w:rPr>
          </w:pPr>
          <w:hyperlink w:anchor="_Toc237589716" w:history="1">
            <w:r w:rsidRPr="00A84D03">
              <w:rPr>
                <w:rStyle w:val="Hyperlink"/>
                <w:noProof/>
              </w:rPr>
              <w:t>2.1.5.</w:t>
            </w:r>
            <w:r w:rsidRPr="00A84D03">
              <w:rPr>
                <w:rStyle w:val="Hyperlink"/>
                <w:noProof/>
                <w:rtl/>
              </w:rPr>
              <w:t xml:space="preserve"> البنية المعمارية </w:t>
            </w:r>
            <w:r w:rsidRPr="00A84D03">
              <w:rPr>
                <w:rStyle w:val="Hyperlink"/>
                <w:noProof/>
              </w:rPr>
              <w:t xml:space="preserve">(Modular Monolithic) </w:t>
            </w:r>
            <w:r w:rsidRPr="00A84D03">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Toc237589716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1469D1EA" w14:textId="46DE9501" w:rsidR="008B5E00" w:rsidRDefault="008B5E00">
          <w:pPr>
            <w:pStyle w:val="TOC3"/>
            <w:tabs>
              <w:tab w:val="right" w:leader="dot" w:pos="8395"/>
            </w:tabs>
            <w:rPr>
              <w:rFonts w:asciiTheme="minorHAnsi" w:eastAsiaTheme="minorEastAsia" w:hAnsiTheme="minorHAnsi"/>
              <w:i w:val="0"/>
              <w:iCs w:val="0"/>
              <w:noProof/>
              <w:color w:val="auto"/>
              <w:kern w:val="2"/>
              <w:rtl/>
              <w14:ligatures w14:val="standardContextual"/>
            </w:rPr>
          </w:pPr>
          <w:hyperlink w:anchor="_Toc237589717" w:history="1">
            <w:r w:rsidRPr="00A84D03">
              <w:rPr>
                <w:rStyle w:val="Hyperlink"/>
                <w:noProof/>
              </w:rPr>
              <w:t>3.1.5.</w:t>
            </w:r>
            <w:r w:rsidRPr="00A84D03">
              <w:rPr>
                <w:rStyle w:val="Hyperlink"/>
                <w:noProof/>
                <w:rtl/>
              </w:rPr>
              <w:t xml:space="preserve"> خواص النظام المبني وفق بنية </w:t>
            </w:r>
            <w:r w:rsidRPr="00A84D03">
              <w:rPr>
                <w:rStyle w:val="Hyperlink"/>
                <w:noProof/>
              </w:rPr>
              <w:t>Modular Monolithic</w:t>
            </w:r>
            <w:r w:rsidRPr="00A84D03">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Toc237589717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3AA6BF6C" w14:textId="0188CE72" w:rsidR="008B5E00" w:rsidRDefault="008B5E00">
          <w:pPr>
            <w:pStyle w:val="TOC3"/>
            <w:tabs>
              <w:tab w:val="right" w:leader="dot" w:pos="8395"/>
            </w:tabs>
            <w:rPr>
              <w:rFonts w:asciiTheme="minorHAnsi" w:eastAsiaTheme="minorEastAsia" w:hAnsiTheme="minorHAnsi"/>
              <w:i w:val="0"/>
              <w:iCs w:val="0"/>
              <w:noProof/>
              <w:color w:val="auto"/>
              <w:kern w:val="2"/>
              <w:rtl/>
              <w14:ligatures w14:val="standardContextual"/>
            </w:rPr>
          </w:pPr>
          <w:hyperlink w:anchor="_Toc237589718" w:history="1">
            <w:r w:rsidRPr="00A84D03">
              <w:rPr>
                <w:rStyle w:val="Hyperlink"/>
                <w:noProof/>
              </w:rPr>
              <w:t>4.1.5.</w:t>
            </w:r>
            <w:r w:rsidRPr="00A84D03">
              <w:rPr>
                <w:rStyle w:val="Hyperlink"/>
                <w:noProof/>
                <w:rtl/>
              </w:rPr>
              <w:t xml:space="preserve"> البنية المقترحة</w:t>
            </w:r>
            <w:r w:rsidRPr="00A84D03">
              <w:rPr>
                <w:rStyle w:val="Hyperlink"/>
                <w:noProof/>
                <w:rtl/>
                <w:lang w:bidi="ar-SY"/>
              </w:rPr>
              <w:t xml:space="preserve"> وتنجيزها: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Toc237589718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2A0A5BAA" w14:textId="45C0730E" w:rsidR="008B5E00" w:rsidRDefault="008B5E00">
          <w:pPr>
            <w:pStyle w:val="TOC3"/>
            <w:tabs>
              <w:tab w:val="right" w:leader="dot" w:pos="8395"/>
            </w:tabs>
            <w:rPr>
              <w:rFonts w:asciiTheme="minorHAnsi" w:eastAsiaTheme="minorEastAsia" w:hAnsiTheme="minorHAnsi"/>
              <w:i w:val="0"/>
              <w:iCs w:val="0"/>
              <w:noProof/>
              <w:color w:val="auto"/>
              <w:kern w:val="2"/>
              <w:rtl/>
              <w14:ligatures w14:val="standardContextual"/>
            </w:rPr>
          </w:pPr>
          <w:hyperlink w:anchor="_Toc237589719" w:history="1">
            <w:r w:rsidRPr="00A84D03">
              <w:rPr>
                <w:rStyle w:val="Hyperlink"/>
                <w:noProof/>
                <w:rtl/>
                <w:lang w:bidi="ar-SY"/>
              </w:rPr>
              <w:t>5.1.5. اختبارات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Toc237589719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6A6B62E5" w14:textId="4DC5082F" w:rsidR="008B5E00" w:rsidRDefault="008B5E00">
          <w:pPr>
            <w:pStyle w:val="TOC3"/>
            <w:tabs>
              <w:tab w:val="right" w:leader="dot" w:pos="8395"/>
            </w:tabs>
            <w:rPr>
              <w:rFonts w:asciiTheme="minorHAnsi" w:eastAsiaTheme="minorEastAsia" w:hAnsiTheme="minorHAnsi"/>
              <w:i w:val="0"/>
              <w:iCs w:val="0"/>
              <w:noProof/>
              <w:color w:val="auto"/>
              <w:kern w:val="2"/>
              <w:rtl/>
              <w14:ligatures w14:val="standardContextual"/>
            </w:rPr>
          </w:pPr>
          <w:hyperlink w:anchor="_Toc237589720" w:history="1">
            <w:r w:rsidRPr="00A84D03">
              <w:rPr>
                <w:rStyle w:val="Hyperlink"/>
                <w:noProof/>
                <w:rtl/>
                <w:lang w:val="de-DE"/>
              </w:rPr>
              <w:t>6.1.5.</w:t>
            </w:r>
            <w:r w:rsidRPr="00A84D03">
              <w:rPr>
                <w:rStyle w:val="Hyperlink"/>
                <w:noProof/>
                <w:rtl/>
                <w:lang w:val="de-DE" w:bidi="ar-SY"/>
              </w:rPr>
              <w:t xml:space="preserve"> المصادقة والتفويض: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Toc237589720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14FBAAF5" w14:textId="1AD7C6C6" w:rsidR="008B5E00" w:rsidRDefault="008B5E00">
          <w:r>
            <w:rPr>
              <w:b/>
              <w:bCs/>
              <w:noProof/>
            </w:rPr>
            <w:fldChar w:fldCharType="end"/>
          </w:r>
        </w:p>
      </w:sdtContent>
    </w:sdt>
    <w:p w14:paraId="5EAFF387" w14:textId="39F1D02F" w:rsidR="00930665" w:rsidRDefault="00ED0AEF" w:rsidP="008B5E00">
      <w:pPr>
        <w:rPr>
          <w:rFonts w:eastAsiaTheme="majorEastAsia" w:cs="Traditional Arabic"/>
          <w:color w:val="00A0B8" w:themeColor="accent1"/>
          <w:sz w:val="44"/>
          <w:szCs w:val="44"/>
          <w:rtl/>
          <w:lang w:bidi="ar-SY"/>
        </w:rPr>
      </w:pPr>
      <w:r>
        <w:rPr>
          <w:rFonts w:eastAsiaTheme="majorEastAsia" w:cs="Traditional Arabic"/>
          <w:sz w:val="44"/>
          <w:szCs w:val="44"/>
          <w:rtl/>
          <w:lang w:bidi="ar-SY"/>
        </w:rPr>
        <w:br w:type="page"/>
      </w:r>
      <w:r w:rsidR="00930665" w:rsidRPr="00930665">
        <w:rPr>
          <w:rFonts w:eastAsiaTheme="majorEastAsia" w:cs="Traditional Arabic"/>
          <w:color w:val="00A0B8" w:themeColor="accent1"/>
          <w:sz w:val="44"/>
          <w:szCs w:val="44"/>
          <w:rtl/>
          <w:lang w:bidi="ar-SY"/>
        </w:rPr>
        <w:lastRenderedPageBreak/>
        <w:br w:type="page"/>
      </w:r>
    </w:p>
    <w:p w14:paraId="73E3EBB8" w14:textId="77777777" w:rsidR="00315686" w:rsidRDefault="00930665" w:rsidP="00315686">
      <w:pPr>
        <w:jc w:val="center"/>
        <w:rPr>
          <w:rFonts w:eastAsiaTheme="majorEastAsia" w:cs="Traditional Arabic"/>
          <w:sz w:val="44"/>
          <w:szCs w:val="44"/>
          <w:rtl/>
          <w:lang w:bidi="ar-SY"/>
        </w:rPr>
      </w:pPr>
      <w:r>
        <w:rPr>
          <w:rFonts w:eastAsiaTheme="majorEastAsia" w:cs="Traditional Arabic"/>
          <w:color w:val="00A0B8" w:themeColor="accent1"/>
          <w:sz w:val="44"/>
          <w:szCs w:val="44"/>
          <w:rtl/>
          <w:lang w:bidi="ar-SY"/>
        </w:rPr>
        <w:lastRenderedPageBreak/>
        <w:br w:type="page"/>
      </w:r>
      <w:r w:rsidR="00ED0AEF" w:rsidRPr="00ED0AEF">
        <w:rPr>
          <w:rFonts w:eastAsiaTheme="majorEastAsia" w:cs="Traditional Arabic" w:hint="cs"/>
          <w:sz w:val="44"/>
          <w:szCs w:val="44"/>
          <w:rtl/>
          <w:lang w:bidi="ar-SY"/>
        </w:rPr>
        <w:lastRenderedPageBreak/>
        <w:t>مقدمة عامة</w:t>
      </w:r>
    </w:p>
    <w:p w14:paraId="016D8203" w14:textId="64B529DC" w:rsidR="00E8038D" w:rsidRPr="00E8038D" w:rsidRDefault="00E8038D" w:rsidP="00E8038D">
      <w:pPr>
        <w:rPr>
          <w:rFonts w:cs="Traditional Arabic"/>
          <w:color w:val="202020"/>
        </w:rPr>
      </w:pPr>
      <w:r w:rsidRPr="00E8038D">
        <w:rPr>
          <w:rFonts w:cs="Traditional Arabic"/>
          <w:color w:val="202020"/>
          <w:rtl/>
        </w:rPr>
        <w:t>مع التطور المتسارع في مجالات الذكاء الاصطناعي، بات لتقنيات التعلم العميق دور محوري في تحليل البيانات الطبية، وخاصة في مجال معالجة وتصنيف صور الرنين المغناطيسي للدماغ</w:t>
      </w:r>
      <w:r w:rsidRPr="00E8038D">
        <w:rPr>
          <w:rFonts w:cs="Traditional Arabic"/>
          <w:color w:val="202020"/>
        </w:rPr>
        <w:t xml:space="preserve"> (MRI) </w:t>
      </w:r>
      <w:r w:rsidRPr="00E8038D">
        <w:rPr>
          <w:rFonts w:cs="Traditional Arabic"/>
          <w:color w:val="202020"/>
          <w:rtl/>
        </w:rPr>
        <w:t xml:space="preserve">للكشف عن الاضطرابات العصبية المزمنة، حيث يبرز مرض </w:t>
      </w:r>
      <w:r w:rsidRPr="00E8038D">
        <w:rPr>
          <w:rFonts w:cs="Traditional Arabic" w:hint="cs"/>
          <w:color w:val="202020"/>
          <w:rtl/>
        </w:rPr>
        <w:t>الزهايمر</w:t>
      </w:r>
      <w:r w:rsidRPr="00E8038D">
        <w:rPr>
          <w:rFonts w:cs="Traditional Arabic"/>
          <w:color w:val="202020"/>
          <w:rtl/>
        </w:rPr>
        <w:t xml:space="preserve"> كأحد أكثر هذه الأمراض خطورة وانتشاراً</w:t>
      </w:r>
      <w:r w:rsidRPr="00E8038D">
        <w:rPr>
          <w:rFonts w:cs="Traditional Arabic"/>
          <w:color w:val="202020"/>
        </w:rPr>
        <w:t xml:space="preserve">. </w:t>
      </w:r>
    </w:p>
    <w:p w14:paraId="61215746" w14:textId="77777777" w:rsidR="00E8038D" w:rsidRPr="00E8038D" w:rsidRDefault="00E8038D" w:rsidP="00E8038D">
      <w:pPr>
        <w:rPr>
          <w:rFonts w:cs="Traditional Arabic"/>
          <w:color w:val="202020"/>
        </w:rPr>
      </w:pPr>
      <w:r w:rsidRPr="00E8038D">
        <w:rPr>
          <w:rFonts w:cs="Traditional Arabic"/>
          <w:color w:val="202020"/>
          <w:rtl/>
        </w:rPr>
        <w:t>بناءً على ذلك، يمثل توظيف هذه التقنيات حلاً برمجياً فعالاً للمعضلة الحالية المتمثلة في نقص الكوادر الطبية المتخصصة، وغياب الأنظمة المؤتمتة التي تساعد في تشخيص وتحديد درجات الإصابة بالمرض (خفيف، متوسط، حاد) بدقة وسرعة، وهو الأمر الذي يؤدي عادةً إلى تأخير تقديم الرعاية الملائمة للمرضى في الوقت المناسب</w:t>
      </w:r>
      <w:r w:rsidRPr="00E8038D">
        <w:rPr>
          <w:rFonts w:cs="Traditional Arabic"/>
          <w:color w:val="202020"/>
        </w:rPr>
        <w:t xml:space="preserve">. </w:t>
      </w:r>
    </w:p>
    <w:p w14:paraId="571DFC62" w14:textId="77777777" w:rsidR="00E8038D" w:rsidRDefault="00E8038D" w:rsidP="00E8038D">
      <w:pPr>
        <w:rPr>
          <w:rFonts w:cs="Traditional Arabic"/>
          <w:color w:val="202020"/>
        </w:rPr>
      </w:pPr>
      <w:r w:rsidRPr="00E8038D">
        <w:rPr>
          <w:rFonts w:cs="Traditional Arabic"/>
          <w:color w:val="202020"/>
          <w:rtl/>
        </w:rPr>
        <w:t>ومن هذا المنطلق، يتمحور هذا المشروع كاستجابة هندسية برمجية وتطبيق ذكي يهدف إلى بناء نظام آلي يعتمد على مجموعة البيانات العالمية المفتوحة</w:t>
      </w:r>
      <w:r w:rsidRPr="00E8038D">
        <w:rPr>
          <w:rFonts w:cs="Traditional Arabic"/>
          <w:color w:val="202020"/>
        </w:rPr>
        <w:t xml:space="preserve"> (OASIS). </w:t>
      </w:r>
      <w:r w:rsidRPr="00E8038D">
        <w:rPr>
          <w:rFonts w:cs="Traditional Arabic"/>
          <w:color w:val="202020"/>
          <w:rtl/>
        </w:rPr>
        <w:t>وتكمن أهمية هذا العمل في تقديم حل تقني متكامل يساعد الأطباء عبر أتمتة المعالجة المسبقة للصور الطبية وتصنيفها بدقة، مما يسهم بشكل مباشر في رفع كفاءة التشخيص الطبي المبكر</w:t>
      </w:r>
    </w:p>
    <w:p w14:paraId="699E9B48" w14:textId="77777777" w:rsidR="003533D7" w:rsidRDefault="003533D7" w:rsidP="003533D7">
      <w:pPr>
        <w:ind w:left="720"/>
        <w:rPr>
          <w:rFonts w:eastAsia="Traditional Arabic" w:cs="Traditional Arabic"/>
          <w:b/>
          <w:bCs/>
        </w:rPr>
      </w:pPr>
      <w:r w:rsidRPr="008E2F1F">
        <w:rPr>
          <w:rFonts w:eastAsia="Traditional Arabic" w:cs="Traditional Arabic"/>
          <w:b/>
          <w:bCs/>
          <w:rtl/>
        </w:rPr>
        <w:t>ستتناول الفصول القادمة المحتويات التالية:</w:t>
      </w:r>
    </w:p>
    <w:p w14:paraId="1B228AA1" w14:textId="27A762FB" w:rsidR="003533D7" w:rsidRPr="003533D7" w:rsidRDefault="003533D7" w:rsidP="003533D7">
      <w:pPr>
        <w:ind w:left="720"/>
        <w:rPr>
          <w:rFonts w:eastAsia="Traditional Arabic" w:cs="Traditional Arabic"/>
          <w:rtl/>
          <w:lang w:bidi="ar-SY"/>
        </w:rPr>
      </w:pPr>
      <w:r>
        <w:rPr>
          <w:rFonts w:eastAsia="Traditional Arabic" w:cs="Traditional Arabic" w:hint="cs"/>
          <w:b/>
          <w:bCs/>
          <w:rtl/>
        </w:rPr>
        <w:t xml:space="preserve">-الفصل الأول: </w:t>
      </w:r>
      <w:r w:rsidRPr="003533D7">
        <w:rPr>
          <w:rFonts w:eastAsia="Traditional Arabic" w:cs="Traditional Arabic" w:hint="cs"/>
          <w:rtl/>
        </w:rPr>
        <w:t>يوضح أهداف المشروع</w:t>
      </w:r>
      <w:r>
        <w:rPr>
          <w:rFonts w:eastAsia="Traditional Arabic" w:cs="Traditional Arabic" w:hint="cs"/>
          <w:b/>
          <w:bCs/>
          <w:rtl/>
        </w:rPr>
        <w:t xml:space="preserve"> </w:t>
      </w:r>
      <w:r>
        <w:rPr>
          <w:rFonts w:eastAsia="Traditional Arabic" w:cs="Traditional Arabic" w:hint="cs"/>
          <w:rtl/>
        </w:rPr>
        <w:t>ومتطلباته الوظيفية وغير الوظيفية.</w:t>
      </w:r>
    </w:p>
    <w:p w14:paraId="04B80608" w14:textId="77777777" w:rsidR="003533D7" w:rsidRPr="008E2F1F" w:rsidRDefault="003533D7" w:rsidP="003533D7">
      <w:pPr>
        <w:spacing w:after="0"/>
        <w:ind w:left="720"/>
        <w:rPr>
          <w:rFonts w:eastAsia="Traditional Arabic" w:cs="Traditional Arabic"/>
        </w:rPr>
      </w:pPr>
      <w:r w:rsidRPr="008E2F1F">
        <w:rPr>
          <w:rFonts w:eastAsia="Traditional Arabic" w:cs="Traditional Arabic"/>
          <w:rtl/>
        </w:rPr>
        <w:t>- الفصل الثّاني: يقدم خلفية نظرية حول المفاهيم الأساسية التي سيتم تناولها في هذا العمل.</w:t>
      </w:r>
    </w:p>
    <w:p w14:paraId="22CC1176" w14:textId="77777777" w:rsidR="003533D7" w:rsidRPr="008E2F1F" w:rsidRDefault="003533D7" w:rsidP="003533D7">
      <w:pPr>
        <w:spacing w:after="0"/>
        <w:ind w:left="720"/>
        <w:rPr>
          <w:rFonts w:eastAsia="Traditional Arabic" w:cs="Traditional Arabic"/>
        </w:rPr>
      </w:pPr>
      <w:r w:rsidRPr="008E2F1F">
        <w:rPr>
          <w:rFonts w:eastAsia="Traditional Arabic" w:cs="Traditional Arabic"/>
          <w:rtl/>
        </w:rPr>
        <w:t>- الفصل الثالث: يستعرض أهم الأبحاث التي تم الاعتماد عليها لتطوير الحل المقترح للنظام.</w:t>
      </w:r>
    </w:p>
    <w:p w14:paraId="09C6AA52" w14:textId="463F36FF" w:rsidR="003533D7" w:rsidRPr="003533D7" w:rsidRDefault="003533D7" w:rsidP="003533D7">
      <w:pPr>
        <w:spacing w:after="0"/>
        <w:ind w:left="720"/>
        <w:rPr>
          <w:rFonts w:eastAsia="Traditional Arabic" w:cs="Traditional Arabic"/>
        </w:rPr>
      </w:pPr>
      <w:r w:rsidRPr="008E2F1F">
        <w:rPr>
          <w:rFonts w:eastAsia="Traditional Arabic" w:cs="Traditional Arabic"/>
          <w:rtl/>
        </w:rPr>
        <w:t>- الفصل الرّابع: يحوي المنهجية العمل على النموذج الذكي</w:t>
      </w:r>
      <w:r>
        <w:rPr>
          <w:rFonts w:eastAsia="Traditional Arabic" w:cs="Traditional Arabic" w:hint="cs"/>
          <w:rtl/>
        </w:rPr>
        <w:t xml:space="preserve"> وبعض التجارب ونتائجها.</w:t>
      </w:r>
    </w:p>
    <w:p w14:paraId="2580C616" w14:textId="128D3CBF" w:rsidR="003533D7" w:rsidRPr="008E2F1F" w:rsidRDefault="003533D7" w:rsidP="003533D7">
      <w:pPr>
        <w:spacing w:after="0"/>
        <w:ind w:left="720"/>
        <w:rPr>
          <w:rFonts w:eastAsia="Traditional Arabic" w:cs="Traditional Arabic"/>
        </w:rPr>
      </w:pPr>
      <w:r w:rsidRPr="008E2F1F">
        <w:rPr>
          <w:rFonts w:eastAsia="Traditional Arabic" w:cs="Traditional Arabic"/>
          <w:rtl/>
        </w:rPr>
        <w:t xml:space="preserve">- الفصل الخامس: </w:t>
      </w:r>
      <w:r>
        <w:rPr>
          <w:rFonts w:eastAsia="Traditional Arabic" w:cs="Traditional Arabic" w:hint="cs"/>
          <w:rtl/>
        </w:rPr>
        <w:t>يستعرض الدراسة التحليلية للنظام البرمجي</w:t>
      </w:r>
      <w:r w:rsidRPr="008E2F1F">
        <w:rPr>
          <w:rFonts w:eastAsia="Traditional Arabic" w:cs="Traditional Arabic"/>
          <w:rtl/>
        </w:rPr>
        <w:t>.</w:t>
      </w:r>
    </w:p>
    <w:p w14:paraId="583BF99B" w14:textId="07879D80" w:rsidR="003533D7" w:rsidRPr="008E2F1F" w:rsidRDefault="003533D7" w:rsidP="003533D7">
      <w:pPr>
        <w:spacing w:after="0"/>
        <w:ind w:left="720"/>
        <w:rPr>
          <w:rFonts w:eastAsia="Traditional Arabic" w:cs="Traditional Arabic"/>
        </w:rPr>
      </w:pPr>
      <w:r w:rsidRPr="008E2F1F">
        <w:rPr>
          <w:rFonts w:eastAsia="Traditional Arabic" w:cs="Traditional Arabic"/>
          <w:rtl/>
        </w:rPr>
        <w:t xml:space="preserve">- الفصل السادس: </w:t>
      </w:r>
      <w:r>
        <w:rPr>
          <w:rFonts w:eastAsia="Traditional Arabic" w:cs="Traditional Arabic" w:hint="cs"/>
          <w:rtl/>
        </w:rPr>
        <w:t>يحوي تصميم وتنجيز النظام البرمجي.</w:t>
      </w:r>
    </w:p>
    <w:p w14:paraId="0FE39151" w14:textId="2FE9F474" w:rsidR="003533D7" w:rsidRPr="008E2F1F" w:rsidRDefault="003533D7" w:rsidP="003533D7">
      <w:pPr>
        <w:spacing w:after="0"/>
        <w:ind w:left="720"/>
        <w:rPr>
          <w:rFonts w:eastAsia="Traditional Arabic" w:cs="Traditional Arabic"/>
        </w:rPr>
      </w:pPr>
      <w:r w:rsidRPr="008E2F1F">
        <w:rPr>
          <w:rFonts w:eastAsia="Traditional Arabic" w:cs="Traditional Arabic"/>
          <w:rtl/>
        </w:rPr>
        <w:t>- الفصل السابع: يقدم أهم الأدوات المستخدمة لتنفيذ العمل</w:t>
      </w:r>
    </w:p>
    <w:p w14:paraId="51115FCB" w14:textId="694B5DA0" w:rsidR="003533D7" w:rsidRPr="008E2F1F" w:rsidRDefault="003533D7" w:rsidP="003533D7">
      <w:pPr>
        <w:spacing w:after="0"/>
        <w:ind w:left="720"/>
        <w:rPr>
          <w:rFonts w:eastAsia="Traditional Arabic" w:cs="Traditional Arabic"/>
        </w:rPr>
      </w:pPr>
    </w:p>
    <w:p w14:paraId="09465103" w14:textId="77777777" w:rsidR="003533D7" w:rsidRPr="003533D7" w:rsidRDefault="003533D7" w:rsidP="00E8038D">
      <w:pPr>
        <w:rPr>
          <w:rFonts w:cs="Traditional Arabic"/>
          <w:color w:val="202020"/>
        </w:rPr>
      </w:pPr>
    </w:p>
    <w:p w14:paraId="41445180" w14:textId="1B03F227" w:rsidR="00ED0AEF" w:rsidRPr="00315686" w:rsidRDefault="00ED0AEF" w:rsidP="00315686">
      <w:pPr>
        <w:rPr>
          <w:rtl/>
          <w:lang w:bidi="ar-SY"/>
        </w:rPr>
      </w:pPr>
      <w:r>
        <w:rPr>
          <w:color w:val="00A0B8" w:themeColor="accent1"/>
          <w:rtl/>
          <w:lang w:bidi="ar-SY"/>
        </w:rPr>
        <w:br w:type="page"/>
      </w:r>
    </w:p>
    <w:p w14:paraId="3CD32531" w14:textId="106BD82D" w:rsidR="00334C3F" w:rsidRPr="004313E8" w:rsidRDefault="00334C3F">
      <w:pPr>
        <w:pStyle w:val="Heading1"/>
        <w:numPr>
          <w:ilvl w:val="0"/>
          <w:numId w:val="12"/>
        </w:numPr>
        <w:spacing w:before="0" w:after="0" w:line="240" w:lineRule="auto"/>
        <w:jc w:val="center"/>
        <w:rPr>
          <w:rFonts w:cs="Traditional Arabic"/>
          <w:b/>
          <w:bCs/>
          <w:color w:val="0D0D0D" w:themeColor="text1" w:themeTint="F2"/>
          <w:rtl/>
          <w:lang w:bidi="ar-SY"/>
        </w:rPr>
      </w:pPr>
      <w:bookmarkStart w:id="0" w:name="_Toc237589692"/>
      <w:r w:rsidRPr="004313E8">
        <w:rPr>
          <w:rFonts w:cs="Traditional Arabic" w:hint="cs"/>
          <w:b/>
          <w:bCs/>
          <w:color w:val="0D0D0D" w:themeColor="text1" w:themeTint="F2"/>
          <w:rtl/>
          <w:lang w:bidi="ar-SY"/>
        </w:rPr>
        <w:lastRenderedPageBreak/>
        <w:t xml:space="preserve">الإطار </w:t>
      </w:r>
      <w:r w:rsidRPr="00D23E66">
        <w:rPr>
          <w:rFonts w:cs="Traditional Arabic" w:hint="cs"/>
          <w:b/>
          <w:bCs/>
          <w:color w:val="0D0D0D" w:themeColor="text1" w:themeTint="F2"/>
          <w:rtl/>
          <w:lang w:bidi="ar-SY"/>
        </w:rPr>
        <w:t xml:space="preserve">العام </w:t>
      </w:r>
      <w:r w:rsidRPr="004313E8">
        <w:rPr>
          <w:rFonts w:cs="Traditional Arabic" w:hint="cs"/>
          <w:b/>
          <w:bCs/>
          <w:color w:val="0D0D0D" w:themeColor="text1" w:themeTint="F2"/>
          <w:rtl/>
          <w:lang w:bidi="ar-SY"/>
        </w:rPr>
        <w:t>للمشروع</w:t>
      </w:r>
      <w:r w:rsidR="00F74C44" w:rsidRPr="004313E8">
        <w:rPr>
          <w:rFonts w:cs="Traditional Arabic" w:hint="cs"/>
          <w:b/>
          <w:bCs/>
          <w:color w:val="0D0D0D" w:themeColor="text1" w:themeTint="F2"/>
          <w:rtl/>
          <w:lang w:bidi="ar-SY"/>
        </w:rPr>
        <w:t>:</w:t>
      </w:r>
      <w:bookmarkEnd w:id="0"/>
    </w:p>
    <w:p w14:paraId="2213A3E3" w14:textId="319BA9B1" w:rsidR="004313E8" w:rsidRPr="004313E8" w:rsidRDefault="004313E8" w:rsidP="00F97F42">
      <w:pPr>
        <w:jc w:val="center"/>
        <w:rPr>
          <w:rFonts w:cs="Traditional Arabic"/>
          <w:b/>
          <w:bCs/>
          <w:sz w:val="28"/>
          <w:szCs w:val="28"/>
          <w:rtl/>
          <w:lang w:bidi="ar-SY"/>
        </w:rPr>
      </w:pPr>
      <w:r w:rsidRPr="004313E8">
        <w:rPr>
          <w:rFonts w:cs="Traditional Arabic"/>
          <w:b/>
          <w:bCs/>
          <w:sz w:val="28"/>
          <w:szCs w:val="28"/>
          <w:rtl/>
          <w:lang w:bidi="ar-SY"/>
        </w:rPr>
        <w:t xml:space="preserve">يهدف هذا الفصل إلى التعريف بالمشروع بشكل عام لأجل إضاءة أهدافه التي يسعى </w:t>
      </w:r>
      <w:r w:rsidR="00433A7F" w:rsidRPr="004313E8">
        <w:rPr>
          <w:rFonts w:cs="Traditional Arabic" w:hint="cs"/>
          <w:b/>
          <w:bCs/>
          <w:sz w:val="28"/>
          <w:szCs w:val="28"/>
          <w:rtl/>
          <w:lang w:bidi="ar-SY"/>
        </w:rPr>
        <w:t>لتحقيقها، وذلك</w:t>
      </w:r>
      <w:r>
        <w:rPr>
          <w:rFonts w:cs="Traditional Arabic" w:hint="cs"/>
          <w:b/>
          <w:bCs/>
          <w:sz w:val="28"/>
          <w:szCs w:val="28"/>
          <w:rtl/>
          <w:lang w:bidi="ar-SY"/>
        </w:rPr>
        <w:t xml:space="preserve"> </w:t>
      </w:r>
      <w:r w:rsidRPr="004313E8">
        <w:rPr>
          <w:rFonts w:cs="Traditional Arabic"/>
          <w:b/>
          <w:bCs/>
          <w:sz w:val="28"/>
          <w:szCs w:val="28"/>
          <w:rtl/>
          <w:lang w:bidi="ar-SY"/>
        </w:rPr>
        <w:t>بعرض أهم أفكاره وتوضيح متطلبات النظام البرمجي الوظيفية وغير الوظيفية</w:t>
      </w:r>
    </w:p>
    <w:p w14:paraId="46606F05" w14:textId="56373793" w:rsidR="00F74C44" w:rsidRDefault="00334C3F" w:rsidP="00F72050">
      <w:pPr>
        <w:pStyle w:val="Heading2"/>
        <w:ind w:left="810"/>
        <w:rPr>
          <w:rFonts w:cs="Traditional Arabic"/>
          <w:b/>
          <w:bCs/>
          <w:color w:val="0D0D0D" w:themeColor="text1" w:themeTint="F2"/>
          <w:sz w:val="32"/>
          <w:szCs w:val="32"/>
          <w:rtl/>
          <w:lang w:bidi="ar-SY"/>
        </w:rPr>
      </w:pPr>
      <w:bookmarkStart w:id="1" w:name="_Toc237589693"/>
      <w:r>
        <w:rPr>
          <w:rFonts w:cs="Traditional Arabic" w:hint="cs"/>
          <w:b/>
          <w:bCs/>
          <w:color w:val="0D0D0D" w:themeColor="text1" w:themeTint="F2"/>
          <w:sz w:val="32"/>
          <w:szCs w:val="32"/>
          <w:rtl/>
          <w:lang w:bidi="ar-SY"/>
        </w:rPr>
        <w:t>أهداف المشروع:</w:t>
      </w:r>
      <w:bookmarkEnd w:id="1"/>
    </w:p>
    <w:p w14:paraId="5BC19932" w14:textId="77777777" w:rsidR="004313E8" w:rsidRPr="00180279" w:rsidRDefault="004313E8" w:rsidP="00F72050">
      <w:pPr>
        <w:rPr>
          <w:rFonts w:cs="Traditional Arabic"/>
          <w:color w:val="202020"/>
        </w:rPr>
      </w:pPr>
      <w:r w:rsidRPr="00180279">
        <w:rPr>
          <w:rFonts w:cs="Traditional Arabic"/>
          <w:color w:val="202020"/>
          <w:rtl/>
        </w:rPr>
        <w:t>يُعدّ مرض الزهايمر أكثر أشكال الخرف شيوعاً، إذ يمثّل ما يزيد على 60% من حالات الخرف في العالم</w:t>
      </w:r>
      <w:r w:rsidRPr="00180279">
        <w:rPr>
          <w:rFonts w:cs="Traditional Arabic" w:hint="cs"/>
          <w:color w:val="202020"/>
          <w:rtl/>
        </w:rPr>
        <w:t>، وفي</w:t>
      </w:r>
      <w:r w:rsidRPr="00180279">
        <w:rPr>
          <w:rFonts w:cs="Traditional Arabic"/>
          <w:color w:val="202020"/>
          <w:rtl/>
        </w:rPr>
        <w:t xml:space="preserve"> </w:t>
      </w:r>
      <w:r w:rsidRPr="00180279">
        <w:rPr>
          <w:rFonts w:cs="Traditional Arabic" w:hint="cs"/>
          <w:color w:val="202020"/>
          <w:rtl/>
        </w:rPr>
        <w:t>ظل</w:t>
      </w:r>
      <w:r w:rsidRPr="00180279">
        <w:rPr>
          <w:rFonts w:cs="Traditional Arabic"/>
          <w:color w:val="202020"/>
          <w:rtl/>
        </w:rPr>
        <w:t xml:space="preserve"> </w:t>
      </w:r>
      <w:r w:rsidRPr="00180279">
        <w:rPr>
          <w:rFonts w:cs="Traditional Arabic" w:hint="cs"/>
          <w:color w:val="202020"/>
          <w:rtl/>
        </w:rPr>
        <w:t>النقص</w:t>
      </w:r>
      <w:r w:rsidRPr="00180279">
        <w:rPr>
          <w:rFonts w:cs="Traditional Arabic"/>
          <w:color w:val="202020"/>
          <w:rtl/>
        </w:rPr>
        <w:t xml:space="preserve"> </w:t>
      </w:r>
      <w:r w:rsidRPr="00180279">
        <w:rPr>
          <w:rFonts w:cs="Traditional Arabic" w:hint="cs"/>
          <w:color w:val="202020"/>
          <w:rtl/>
        </w:rPr>
        <w:t>الحاد</w:t>
      </w:r>
      <w:r w:rsidRPr="00180279">
        <w:rPr>
          <w:rFonts w:cs="Traditional Arabic"/>
          <w:color w:val="202020"/>
          <w:rtl/>
        </w:rPr>
        <w:t xml:space="preserve"> </w:t>
      </w:r>
      <w:r w:rsidRPr="00180279">
        <w:rPr>
          <w:rFonts w:cs="Traditional Arabic" w:hint="cs"/>
          <w:color w:val="202020"/>
          <w:rtl/>
        </w:rPr>
        <w:t>في</w:t>
      </w:r>
      <w:r w:rsidRPr="00180279">
        <w:rPr>
          <w:rFonts w:cs="Traditional Arabic"/>
          <w:color w:val="202020"/>
          <w:rtl/>
        </w:rPr>
        <w:t xml:space="preserve"> </w:t>
      </w:r>
      <w:r w:rsidRPr="00180279">
        <w:rPr>
          <w:rFonts w:cs="Traditional Arabic" w:hint="cs"/>
          <w:color w:val="202020"/>
          <w:rtl/>
        </w:rPr>
        <w:t>الكوادر</w:t>
      </w:r>
      <w:r w:rsidRPr="00180279">
        <w:rPr>
          <w:rFonts w:cs="Traditional Arabic"/>
          <w:color w:val="202020"/>
          <w:rtl/>
        </w:rPr>
        <w:t xml:space="preserve"> </w:t>
      </w:r>
      <w:r w:rsidRPr="00180279">
        <w:rPr>
          <w:rFonts w:cs="Traditional Arabic" w:hint="cs"/>
          <w:color w:val="202020"/>
          <w:rtl/>
        </w:rPr>
        <w:t>الطبية</w:t>
      </w:r>
      <w:r w:rsidRPr="00180279">
        <w:rPr>
          <w:rFonts w:cs="Traditional Arabic"/>
          <w:color w:val="202020"/>
          <w:rtl/>
        </w:rPr>
        <w:t xml:space="preserve"> </w:t>
      </w:r>
      <w:r w:rsidRPr="00180279">
        <w:rPr>
          <w:rFonts w:cs="Traditional Arabic" w:hint="cs"/>
          <w:color w:val="202020"/>
          <w:rtl/>
        </w:rPr>
        <w:t>المتخصصة،</w:t>
      </w:r>
      <w:r w:rsidRPr="00180279">
        <w:rPr>
          <w:rFonts w:cs="Traditional Arabic"/>
          <w:color w:val="202020"/>
          <w:rtl/>
        </w:rPr>
        <w:t xml:space="preserve"> </w:t>
      </w:r>
      <w:r w:rsidRPr="00180279">
        <w:rPr>
          <w:rFonts w:cs="Traditional Arabic" w:hint="cs"/>
          <w:color w:val="202020"/>
          <w:rtl/>
        </w:rPr>
        <w:t>باتت</w:t>
      </w:r>
      <w:r w:rsidRPr="00180279">
        <w:rPr>
          <w:rFonts w:cs="Traditional Arabic"/>
          <w:color w:val="202020"/>
          <w:rtl/>
        </w:rPr>
        <w:t xml:space="preserve"> </w:t>
      </w:r>
      <w:r w:rsidRPr="00180279">
        <w:rPr>
          <w:rFonts w:cs="Traditional Arabic" w:hint="cs"/>
          <w:color w:val="202020"/>
          <w:rtl/>
        </w:rPr>
        <w:t>الحاجة</w:t>
      </w:r>
      <w:r w:rsidRPr="00180279">
        <w:rPr>
          <w:rFonts w:cs="Traditional Arabic"/>
          <w:color w:val="202020"/>
          <w:rtl/>
        </w:rPr>
        <w:t xml:space="preserve"> </w:t>
      </w:r>
      <w:r w:rsidRPr="00180279">
        <w:rPr>
          <w:rFonts w:cs="Traditional Arabic" w:hint="cs"/>
          <w:color w:val="202020"/>
          <w:rtl/>
        </w:rPr>
        <w:t>ملحّة</w:t>
      </w:r>
      <w:r w:rsidRPr="00180279">
        <w:rPr>
          <w:rFonts w:cs="Traditional Arabic"/>
          <w:color w:val="202020"/>
          <w:rtl/>
        </w:rPr>
        <w:t xml:space="preserve"> </w:t>
      </w:r>
      <w:r w:rsidRPr="00180279">
        <w:rPr>
          <w:rFonts w:cs="Traditional Arabic" w:hint="cs"/>
          <w:color w:val="202020"/>
          <w:rtl/>
        </w:rPr>
        <w:t>لتطوير</w:t>
      </w:r>
      <w:r w:rsidRPr="00180279">
        <w:rPr>
          <w:rFonts w:cs="Traditional Arabic"/>
          <w:color w:val="202020"/>
          <w:rtl/>
        </w:rPr>
        <w:t xml:space="preserve"> </w:t>
      </w:r>
      <w:r w:rsidRPr="00180279">
        <w:rPr>
          <w:rFonts w:cs="Traditional Arabic" w:hint="cs"/>
          <w:color w:val="202020"/>
          <w:rtl/>
        </w:rPr>
        <w:t>أنظمة</w:t>
      </w:r>
      <w:r w:rsidRPr="00180279">
        <w:rPr>
          <w:rFonts w:cs="Traditional Arabic"/>
          <w:color w:val="202020"/>
          <w:rtl/>
        </w:rPr>
        <w:t xml:space="preserve"> </w:t>
      </w:r>
      <w:r w:rsidRPr="00180279">
        <w:rPr>
          <w:rFonts w:cs="Traditional Arabic" w:hint="cs"/>
          <w:color w:val="202020"/>
          <w:rtl/>
        </w:rPr>
        <w:t>تشخيص</w:t>
      </w:r>
      <w:r w:rsidRPr="00180279">
        <w:rPr>
          <w:rFonts w:cs="Traditional Arabic"/>
          <w:color w:val="202020"/>
          <w:rtl/>
        </w:rPr>
        <w:t xml:space="preserve"> </w:t>
      </w:r>
      <w:r w:rsidRPr="00180279">
        <w:rPr>
          <w:rFonts w:cs="Traditional Arabic" w:hint="cs"/>
          <w:color w:val="202020"/>
          <w:rtl/>
        </w:rPr>
        <w:t>آلية</w:t>
      </w:r>
      <w:r w:rsidRPr="00180279">
        <w:rPr>
          <w:rFonts w:cs="Traditional Arabic"/>
          <w:color w:val="202020"/>
          <w:rtl/>
        </w:rPr>
        <w:t xml:space="preserve"> </w:t>
      </w:r>
      <w:r w:rsidRPr="00180279">
        <w:rPr>
          <w:rFonts w:cs="Traditional Arabic" w:hint="cs"/>
          <w:color w:val="202020"/>
          <w:rtl/>
        </w:rPr>
        <w:t>قادرة</w:t>
      </w:r>
      <w:r w:rsidRPr="00180279">
        <w:rPr>
          <w:rFonts w:cs="Traditional Arabic"/>
          <w:color w:val="202020"/>
          <w:rtl/>
        </w:rPr>
        <w:t xml:space="preserve"> </w:t>
      </w:r>
      <w:r w:rsidRPr="00180279">
        <w:rPr>
          <w:rFonts w:cs="Traditional Arabic" w:hint="cs"/>
          <w:color w:val="202020"/>
          <w:rtl/>
        </w:rPr>
        <w:t>على</w:t>
      </w:r>
      <w:r w:rsidRPr="00180279">
        <w:rPr>
          <w:rFonts w:cs="Traditional Arabic"/>
          <w:color w:val="202020"/>
          <w:rtl/>
        </w:rPr>
        <w:t xml:space="preserve"> </w:t>
      </w:r>
      <w:r w:rsidRPr="00180279">
        <w:rPr>
          <w:rFonts w:cs="Traditional Arabic" w:hint="cs"/>
          <w:color w:val="202020"/>
          <w:rtl/>
        </w:rPr>
        <w:t>تخفيف</w:t>
      </w:r>
      <w:r w:rsidRPr="00180279">
        <w:rPr>
          <w:rFonts w:cs="Traditional Arabic"/>
          <w:color w:val="202020"/>
          <w:rtl/>
        </w:rPr>
        <w:t xml:space="preserve"> </w:t>
      </w:r>
      <w:r w:rsidRPr="00180279">
        <w:rPr>
          <w:rFonts w:cs="Traditional Arabic" w:hint="cs"/>
          <w:color w:val="202020"/>
          <w:rtl/>
        </w:rPr>
        <w:t>العبء عن العاملين في القطاع الصحي وتحسين دقة التشخيص. لذلك،</w:t>
      </w:r>
      <w:r w:rsidRPr="00180279">
        <w:rPr>
          <w:rFonts w:cs="Traditional Arabic" w:hint="cs"/>
          <w:color w:val="202020"/>
        </w:rPr>
        <w:t xml:space="preserve"> </w:t>
      </w:r>
      <w:r w:rsidRPr="00180279">
        <w:rPr>
          <w:rFonts w:cs="Traditional Arabic" w:hint="cs"/>
          <w:color w:val="202020"/>
          <w:rtl/>
        </w:rPr>
        <w:t>شهدت السنوات الأخيرة تزايداً ملحوظاً في توظيف تقنيات التعلم العميق — ولا سيما الشبكات</w:t>
      </w:r>
      <w:r w:rsidRPr="00180279">
        <w:rPr>
          <w:rFonts w:cs="Traditional Arabic" w:hint="cs"/>
          <w:color w:val="202020"/>
        </w:rPr>
        <w:t xml:space="preserve"> </w:t>
      </w:r>
      <w:r w:rsidRPr="00180279">
        <w:rPr>
          <w:rFonts w:cs="Traditional Arabic" w:hint="cs"/>
          <w:color w:val="202020"/>
          <w:rtl/>
        </w:rPr>
        <w:t>العصبية التلافيفية</w:t>
      </w:r>
      <w:r w:rsidRPr="00180279">
        <w:rPr>
          <w:rFonts w:cs="Traditional Arabic" w:hint="cs"/>
          <w:color w:val="202020"/>
        </w:rPr>
        <w:t xml:space="preserve"> </w:t>
      </w:r>
      <w:r w:rsidRPr="00180279">
        <w:rPr>
          <w:rFonts w:cs="Traditional Arabic"/>
          <w:color w:val="202020"/>
        </w:rPr>
        <w:t>(CNN)</w:t>
      </w:r>
      <w:r w:rsidRPr="00180279">
        <w:rPr>
          <w:rFonts w:cs="Traditional Arabic" w:hint="cs"/>
          <w:color w:val="202020"/>
        </w:rPr>
        <w:t xml:space="preserve"> — </w:t>
      </w:r>
      <w:r w:rsidRPr="00180279">
        <w:rPr>
          <w:rFonts w:cs="Traditional Arabic" w:hint="cs"/>
          <w:color w:val="202020"/>
          <w:rtl/>
        </w:rPr>
        <w:t>لتحليل صور الرنين المغناطيسي للدماغ واكتشاف المرض في</w:t>
      </w:r>
      <w:r w:rsidRPr="00180279">
        <w:rPr>
          <w:rFonts w:cs="Traditional Arabic" w:hint="cs"/>
          <w:color w:val="202020"/>
        </w:rPr>
        <w:t xml:space="preserve"> </w:t>
      </w:r>
      <w:r w:rsidRPr="00180279">
        <w:rPr>
          <w:rFonts w:cs="Traditional Arabic" w:hint="cs"/>
          <w:color w:val="202020"/>
          <w:rtl/>
        </w:rPr>
        <w:t>مراحله المبكرة</w:t>
      </w:r>
      <w:r w:rsidRPr="00180279">
        <w:rPr>
          <w:rFonts w:cs="Traditional Arabic" w:hint="cs"/>
          <w:color w:val="202020"/>
        </w:rPr>
        <w:t>.</w:t>
      </w:r>
    </w:p>
    <w:p w14:paraId="73852D87" w14:textId="1F7383C3" w:rsidR="00433A7F" w:rsidRPr="00180279" w:rsidRDefault="00433A7F" w:rsidP="00180279">
      <w:pPr>
        <w:rPr>
          <w:rFonts w:cs="Traditional Arabic"/>
          <w:color w:val="202020"/>
          <w:rtl/>
        </w:rPr>
      </w:pPr>
      <w:r w:rsidRPr="00180279">
        <w:rPr>
          <w:rFonts w:cs="Traditional Arabic" w:hint="cs"/>
          <w:color w:val="202020"/>
          <w:rtl/>
        </w:rPr>
        <w:t>يه</w:t>
      </w:r>
      <w:r w:rsidR="004313E8" w:rsidRPr="00180279">
        <w:rPr>
          <w:rFonts w:cs="Traditional Arabic" w:hint="cs"/>
          <w:color w:val="202020"/>
          <w:rtl/>
        </w:rPr>
        <w:t xml:space="preserve">دف هذا المشروع </w:t>
      </w:r>
      <w:r w:rsidRPr="00180279">
        <w:rPr>
          <w:rFonts w:cs="Traditional Arabic" w:hint="cs"/>
          <w:color w:val="202020"/>
          <w:rtl/>
        </w:rPr>
        <w:t>إلى ت</w:t>
      </w:r>
      <w:r w:rsidRPr="00180279">
        <w:rPr>
          <w:rFonts w:cs="Traditional Arabic"/>
          <w:color w:val="202020"/>
          <w:rtl/>
        </w:rPr>
        <w:t>صميم وتطوير نظام برمجي متكامل يعتمد على تقنيات التعلم العميق والذكاء الاصطناعي</w:t>
      </w:r>
      <w:r w:rsidRPr="00180279">
        <w:rPr>
          <w:rFonts w:cs="Traditional Arabic" w:hint="cs"/>
          <w:color w:val="202020"/>
          <w:rtl/>
        </w:rPr>
        <w:t xml:space="preserve"> بشكل عام، والشبكات العصبونية التلافيفية المدربة بشكل خاص،</w:t>
      </w:r>
      <w:r w:rsidRPr="00180279">
        <w:rPr>
          <w:rFonts w:cs="Traditional Arabic"/>
          <w:color w:val="202020"/>
          <w:rtl/>
        </w:rPr>
        <w:t xml:space="preserve"> لتحقيق </w:t>
      </w:r>
      <w:r w:rsidRPr="00180279">
        <w:rPr>
          <w:rFonts w:cs="Traditional Arabic" w:hint="cs"/>
          <w:color w:val="202020"/>
          <w:rtl/>
        </w:rPr>
        <w:t>الأهداف التالية:</w:t>
      </w:r>
    </w:p>
    <w:p w14:paraId="6D95B49D" w14:textId="59883D36" w:rsidR="00433A7F" w:rsidRPr="00180279" w:rsidRDefault="00DF3607" w:rsidP="00190712">
      <w:pPr>
        <w:pStyle w:val="ListParagraph"/>
        <w:numPr>
          <w:ilvl w:val="0"/>
          <w:numId w:val="8"/>
        </w:numPr>
        <w:spacing w:after="120" w:line="240" w:lineRule="auto"/>
        <w:rPr>
          <w:rFonts w:cs="Traditional Arabic"/>
          <w:color w:val="202020"/>
        </w:rPr>
      </w:pPr>
      <w:r w:rsidRPr="00180279">
        <w:rPr>
          <w:rFonts w:cs="Traditional Arabic" w:hint="cs"/>
          <w:color w:val="202020"/>
          <w:rtl/>
        </w:rPr>
        <w:t>أ</w:t>
      </w:r>
      <w:r w:rsidRPr="00180279">
        <w:rPr>
          <w:rFonts w:cs="Traditional Arabic"/>
          <w:color w:val="202020"/>
          <w:rtl/>
        </w:rPr>
        <w:t>تمتة التشخيص المبكر والفرز متعدد الفئات</w:t>
      </w:r>
      <w:r w:rsidRPr="00180279">
        <w:rPr>
          <w:rFonts w:cs="Traditional Arabic" w:hint="cs"/>
          <w:color w:val="202020"/>
          <w:rtl/>
        </w:rPr>
        <w:t>:</w:t>
      </w:r>
      <w:r w:rsidRPr="00180279">
        <w:rPr>
          <w:rFonts w:cs="Traditional Arabic"/>
          <w:color w:val="202020"/>
          <w:rtl/>
        </w:rPr>
        <w:br/>
      </w:r>
      <w:r w:rsidRPr="00180279">
        <w:rPr>
          <w:rFonts w:cs="Traditional Arabic" w:hint="cs"/>
          <w:color w:val="202020"/>
          <w:rtl/>
        </w:rPr>
        <w:t>ب</w:t>
      </w:r>
      <w:r w:rsidRPr="00180279">
        <w:rPr>
          <w:rFonts w:cs="Traditional Arabic"/>
          <w:color w:val="202020"/>
          <w:rtl/>
        </w:rPr>
        <w:t>ناء وتدريب نموذج تعلم عميق عالي الدقة لتصنيف صور الرنين المغناطيسي</w:t>
      </w:r>
      <w:r w:rsidRPr="00180279">
        <w:rPr>
          <w:rFonts w:cs="Traditional Arabic"/>
          <w:color w:val="202020"/>
        </w:rPr>
        <w:t xml:space="preserve"> (Brain MRI) </w:t>
      </w:r>
      <w:r w:rsidRPr="00180279">
        <w:rPr>
          <w:rFonts w:cs="Traditional Arabic"/>
          <w:color w:val="202020"/>
          <w:rtl/>
        </w:rPr>
        <w:t>المأخوذة من قاعدة بيانات</w:t>
      </w:r>
      <w:r w:rsidRPr="00180279">
        <w:rPr>
          <w:rFonts w:cs="Traditional Arabic"/>
          <w:color w:val="202020"/>
        </w:rPr>
        <w:t xml:space="preserve"> OASIS </w:t>
      </w:r>
      <w:r w:rsidRPr="00180279">
        <w:rPr>
          <w:rFonts w:cs="Traditional Arabic"/>
          <w:color w:val="202020"/>
          <w:rtl/>
        </w:rPr>
        <w:t>إلى أربع فئات تشخيصية بدقة (أصحاء، ومصابين بمراحل: خفيفة، متوسطة، متقدمة)</w:t>
      </w:r>
      <w:r w:rsidR="001A45B1">
        <w:rPr>
          <w:rFonts w:cs="Traditional Arabic" w:hint="cs"/>
          <w:color w:val="202020"/>
          <w:rtl/>
        </w:rPr>
        <w:t xml:space="preserve">، </w:t>
      </w:r>
      <w:r w:rsidR="00190712" w:rsidRPr="00190712">
        <w:rPr>
          <w:rFonts w:cs="Traditional Arabic"/>
          <w:color w:val="202020"/>
          <w:rtl/>
        </w:rPr>
        <w:t>مع ضمان توافق البيانات المدخلة مع مواصفات النموذج</w:t>
      </w:r>
      <w:r w:rsidR="002054F1">
        <w:rPr>
          <w:rFonts w:cs="Traditional Arabic" w:hint="cs"/>
          <w:color w:val="202020"/>
          <w:rtl/>
        </w:rPr>
        <w:t>.</w:t>
      </w:r>
    </w:p>
    <w:p w14:paraId="7C27F02D" w14:textId="3910162A" w:rsidR="000508D6" w:rsidRPr="00180279" w:rsidRDefault="000508D6" w:rsidP="000508D6">
      <w:pPr>
        <w:pStyle w:val="ListParagraph"/>
        <w:numPr>
          <w:ilvl w:val="0"/>
          <w:numId w:val="8"/>
        </w:numPr>
        <w:spacing w:after="120" w:line="240" w:lineRule="auto"/>
        <w:rPr>
          <w:rFonts w:cs="Traditional Arabic"/>
          <w:color w:val="202020"/>
        </w:rPr>
      </w:pPr>
      <w:r w:rsidRPr="00180279">
        <w:rPr>
          <w:rFonts w:cs="Traditional Arabic"/>
          <w:color w:val="202020"/>
          <w:rtl/>
        </w:rPr>
        <w:t>تعزيز شفافية القرارات الطبية عبر الذكاء الاصطناعي القابل للتفسير</w:t>
      </w:r>
      <w:r w:rsidRPr="00180279">
        <w:rPr>
          <w:rFonts w:cs="Traditional Arabic"/>
          <w:color w:val="202020"/>
        </w:rPr>
        <w:t xml:space="preserve"> (Explainable AI - XAI)</w:t>
      </w:r>
      <w:r w:rsidRPr="00180279">
        <w:rPr>
          <w:rFonts w:cs="Traditional Arabic" w:hint="cs"/>
          <w:color w:val="202020"/>
          <w:rtl/>
        </w:rPr>
        <w:t>:</w:t>
      </w:r>
      <w:r w:rsidRPr="00180279">
        <w:rPr>
          <w:rFonts w:cs="Traditional Arabic"/>
          <w:color w:val="202020"/>
          <w:rtl/>
        </w:rPr>
        <w:br/>
        <w:t>دمج تقنيات التفسير المرئي</w:t>
      </w:r>
      <w:r w:rsidRPr="00180279">
        <w:rPr>
          <w:rFonts w:cs="Traditional Arabic" w:hint="cs"/>
          <w:color w:val="202020"/>
          <w:rtl/>
        </w:rPr>
        <w:t xml:space="preserve"> </w:t>
      </w:r>
      <w:r w:rsidRPr="00180279">
        <w:rPr>
          <w:rFonts w:cs="Traditional Arabic"/>
          <w:color w:val="202020"/>
          <w:rtl/>
        </w:rPr>
        <w:t>مثل</w:t>
      </w:r>
      <w:r w:rsidRPr="00180279">
        <w:rPr>
          <w:rFonts w:cs="Traditional Arabic" w:hint="cs"/>
          <w:color w:val="202020"/>
          <w:rtl/>
        </w:rPr>
        <w:t xml:space="preserve"> </w:t>
      </w:r>
      <w:r w:rsidRPr="00180279">
        <w:rPr>
          <w:rFonts w:cs="Traditional Arabic"/>
          <w:color w:val="202020"/>
        </w:rPr>
        <w:t>Grad-CAM)</w:t>
      </w:r>
      <w:r w:rsidRPr="00180279">
        <w:rPr>
          <w:rFonts w:cs="Traditional Arabic" w:hint="cs"/>
          <w:color w:val="202020"/>
          <w:rtl/>
        </w:rPr>
        <w:t>)</w:t>
      </w:r>
      <w:r w:rsidRPr="00180279">
        <w:rPr>
          <w:rFonts w:cs="Traditional Arabic"/>
          <w:color w:val="202020"/>
        </w:rPr>
        <w:t xml:space="preserve"> </w:t>
      </w:r>
      <w:r w:rsidRPr="00180279">
        <w:rPr>
          <w:rFonts w:cs="Traditional Arabic"/>
          <w:color w:val="202020"/>
          <w:rtl/>
        </w:rPr>
        <w:t>لتوليد خرائط حرارية</w:t>
      </w:r>
      <w:r w:rsidRPr="00180279">
        <w:rPr>
          <w:rFonts w:cs="Traditional Arabic"/>
          <w:color w:val="202020"/>
        </w:rPr>
        <w:t xml:space="preserve"> (Heatmaps) </w:t>
      </w:r>
      <w:r w:rsidRPr="00180279">
        <w:rPr>
          <w:rFonts w:cs="Traditional Arabic"/>
          <w:color w:val="202020"/>
          <w:rtl/>
        </w:rPr>
        <w:t>تُبرز مناطق الضمور العصبي الحيوية في الدماغ، مما يحول النظام من "صندوق أسود" إلى أداة دعم قرار سريري</w:t>
      </w:r>
      <w:r>
        <w:rPr>
          <w:rFonts w:cs="Traditional Arabic" w:hint="cs"/>
          <w:color w:val="202020"/>
          <w:rtl/>
        </w:rPr>
        <w:t xml:space="preserve"> </w:t>
      </w:r>
      <w:r w:rsidRPr="00180279">
        <w:rPr>
          <w:rFonts w:cs="Traditional Arabic"/>
          <w:color w:val="202020"/>
          <w:rtl/>
        </w:rPr>
        <w:t xml:space="preserve">موثوقة للأطباء </w:t>
      </w:r>
      <w:r>
        <w:rPr>
          <w:rFonts w:cs="Traditional Arabic" w:hint="cs"/>
          <w:color w:val="202020"/>
          <w:rtl/>
        </w:rPr>
        <w:t>و</w:t>
      </w:r>
      <w:r w:rsidRPr="000508D6">
        <w:rPr>
          <w:rFonts w:cs="Traditional Arabic"/>
          <w:color w:val="202020"/>
          <w:rtl/>
        </w:rPr>
        <w:t>دليل بصر</w:t>
      </w:r>
      <w:r>
        <w:rPr>
          <w:rFonts w:cs="Traditional Arabic" w:hint="cs"/>
          <w:color w:val="202020"/>
          <w:rtl/>
        </w:rPr>
        <w:t xml:space="preserve">ي </w:t>
      </w:r>
      <w:r w:rsidRPr="000508D6">
        <w:rPr>
          <w:rFonts w:cs="Traditional Arabic"/>
          <w:color w:val="202020"/>
          <w:rtl/>
        </w:rPr>
        <w:t>يفسر سبب اتخاذ النموذج لقراره التشخيصي</w:t>
      </w:r>
      <w:r w:rsidRPr="00180279">
        <w:rPr>
          <w:rFonts w:cs="Traditional Arabic"/>
          <w:color w:val="202020"/>
        </w:rPr>
        <w:t>.</w:t>
      </w:r>
    </w:p>
    <w:p w14:paraId="35FC3360" w14:textId="77777777" w:rsidR="000508D6" w:rsidRDefault="000508D6" w:rsidP="000508D6">
      <w:pPr>
        <w:pStyle w:val="ListParagraph"/>
        <w:numPr>
          <w:ilvl w:val="0"/>
          <w:numId w:val="8"/>
        </w:numPr>
        <w:spacing w:after="120" w:line="240" w:lineRule="auto"/>
        <w:rPr>
          <w:rFonts w:cs="Traditional Arabic"/>
          <w:color w:val="202020"/>
        </w:rPr>
      </w:pPr>
      <w:r>
        <w:rPr>
          <w:rFonts w:cs="Traditional Arabic"/>
          <w:color w:val="202020"/>
          <w:rtl/>
        </w:rPr>
        <w:t>هندسة نظام برمجي آمن وقابل للتوسع:</w:t>
      </w:r>
      <w:r>
        <w:rPr>
          <w:rFonts w:cs="Traditional Arabic"/>
          <w:color w:val="202020"/>
          <w:rtl/>
        </w:rPr>
        <w:br/>
        <w:t>مكاملة نموذج الذكاء الصنعي مع بنية برمجية متطورة تضمن العزل التام وحماية خصوصية بيانات المرضى</w:t>
      </w:r>
      <w:r>
        <w:rPr>
          <w:rFonts w:cs="Traditional Arabic"/>
          <w:color w:val="202020"/>
        </w:rPr>
        <w:t xml:space="preserve"> (Data Isolation) </w:t>
      </w:r>
      <w:r>
        <w:rPr>
          <w:rFonts w:cs="Traditional Arabic"/>
          <w:color w:val="202020"/>
          <w:rtl/>
        </w:rPr>
        <w:t>بين حسابات الأطباء المختلفة، مع مراعاة معايير القابلية للتوسع</w:t>
      </w:r>
      <w:r>
        <w:rPr>
          <w:rFonts w:cs="Traditional Arabic"/>
          <w:color w:val="202020"/>
        </w:rPr>
        <w:t xml:space="preserve"> (Scalability) </w:t>
      </w:r>
      <w:r>
        <w:rPr>
          <w:rFonts w:cs="Traditional Arabic"/>
          <w:color w:val="202020"/>
          <w:rtl/>
        </w:rPr>
        <w:t>لاستيعاب نماذج تشخيصية أو مستخدمين جدد مستقبلاً</w:t>
      </w:r>
      <w:r>
        <w:rPr>
          <w:rFonts w:cs="Traditional Arabic"/>
          <w:color w:val="202020"/>
        </w:rPr>
        <w:t>.</w:t>
      </w:r>
    </w:p>
    <w:p w14:paraId="34CDA954" w14:textId="4CDEFCA5" w:rsidR="00C26583" w:rsidRPr="00C26583" w:rsidRDefault="00C26583" w:rsidP="00E741D3">
      <w:pPr>
        <w:rPr>
          <w:ins w:id="2" w:author="Alesar Othman" w:date="2026-07-18T12:08:00Z" w16du:dateUtc="2026-07-18T09:08:00Z"/>
          <w:rtl/>
          <w:lang w:bidi="ar-SY"/>
        </w:rPr>
      </w:pPr>
    </w:p>
    <w:p w14:paraId="2FE6BF70" w14:textId="77777777" w:rsidR="00D470FA" w:rsidRPr="00630668" w:rsidRDefault="00D470FA" w:rsidP="00D470FA">
      <w:pPr>
        <w:pStyle w:val="Heading2"/>
        <w:rPr>
          <w:rFonts w:cs="Traditional Arabic"/>
          <w:b/>
          <w:bCs/>
          <w:color w:val="0D0D0D" w:themeColor="text1" w:themeTint="F2"/>
          <w:sz w:val="32"/>
          <w:szCs w:val="32"/>
          <w:rtl/>
          <w:lang w:bidi="ar-SY"/>
        </w:rPr>
      </w:pPr>
      <w:bookmarkStart w:id="3" w:name="_Toc237589694"/>
      <w:r w:rsidRPr="00630668">
        <w:rPr>
          <w:rFonts w:cs="Traditional Arabic" w:hint="cs"/>
          <w:b/>
          <w:bCs/>
          <w:color w:val="0D0D0D" w:themeColor="text1" w:themeTint="F2"/>
          <w:sz w:val="32"/>
          <w:szCs w:val="32"/>
          <w:rtl/>
          <w:lang w:bidi="ar-SY"/>
        </w:rPr>
        <w:t>متطلبات النظام:</w:t>
      </w:r>
      <w:bookmarkEnd w:id="3"/>
    </w:p>
    <w:p w14:paraId="424AFD36" w14:textId="77777777" w:rsidR="00D470FA" w:rsidRPr="00917100" w:rsidRDefault="00D470FA" w:rsidP="00D470FA">
      <w:pPr>
        <w:rPr>
          <w:rFonts w:cs="Traditional Arabic"/>
          <w:rtl/>
          <w:lang w:bidi="ar-SY"/>
        </w:rPr>
      </w:pPr>
      <w:r w:rsidRPr="00917100">
        <w:rPr>
          <w:rFonts w:cs="Traditional Arabic" w:hint="cs"/>
          <w:rtl/>
          <w:lang w:bidi="ar-SY"/>
        </w:rPr>
        <w:t>فيما يلي كل من المتطلبات الوظيفية وغير الوظيفية للنظام:</w:t>
      </w:r>
    </w:p>
    <w:p w14:paraId="51E0CC12" w14:textId="77777777" w:rsidR="00D470FA" w:rsidRPr="00630668" w:rsidRDefault="00D470FA" w:rsidP="00DD04D4">
      <w:pPr>
        <w:pStyle w:val="Heading3"/>
        <w:rPr>
          <w:lang w:bidi="ar-SY"/>
        </w:rPr>
      </w:pPr>
      <w:bookmarkStart w:id="4" w:name="_Toc237589695"/>
      <w:r w:rsidRPr="00630668">
        <w:rPr>
          <w:rtl/>
          <w:lang w:bidi="ar-SY"/>
        </w:rPr>
        <w:t>المتطلبات الوظيفية:</w:t>
      </w:r>
      <w:bookmarkEnd w:id="4"/>
    </w:p>
    <w:p w14:paraId="3801A502" w14:textId="77777777" w:rsidR="00D470FA" w:rsidRPr="001B23B1" w:rsidRDefault="00D470FA" w:rsidP="00D470FA">
      <w:pPr>
        <w:ind w:left="432"/>
        <w:rPr>
          <w:rFonts w:cs="Traditional Arabic"/>
          <w:rtl/>
          <w:lang w:bidi="ar-SY"/>
        </w:rPr>
      </w:pPr>
      <w:r w:rsidRPr="00B13553">
        <w:rPr>
          <w:rFonts w:cs="Traditional Arabic" w:hint="cs"/>
          <w:b/>
          <w:bCs/>
          <w:rtl/>
          <w:lang w:bidi="ar-SY"/>
        </w:rPr>
        <w:t>إن الطبيب هو الفاعل الرئيسي</w:t>
      </w:r>
      <w:r>
        <w:rPr>
          <w:rFonts w:cs="Traditional Arabic" w:hint="cs"/>
          <w:rtl/>
          <w:lang w:bidi="ar-SY"/>
        </w:rPr>
        <w:t xml:space="preserve"> لهذا النظام؛ </w:t>
      </w:r>
      <w:r w:rsidRPr="001B23B1">
        <w:rPr>
          <w:rFonts w:cs="Traditional Arabic" w:hint="cs"/>
          <w:rtl/>
          <w:lang w:bidi="ar-SY"/>
        </w:rPr>
        <w:t xml:space="preserve">يجب أن يتيح النظام البرمجي المتوقع </w:t>
      </w:r>
      <w:r w:rsidRPr="00B13553">
        <w:rPr>
          <w:rFonts w:cs="Traditional Arabic" w:hint="cs"/>
          <w:b/>
          <w:bCs/>
          <w:rtl/>
          <w:lang w:bidi="ar-SY"/>
        </w:rPr>
        <w:t>للفئة المستهدفة من الأطباء</w:t>
      </w:r>
      <w:r w:rsidRPr="001B23B1">
        <w:rPr>
          <w:rFonts w:cs="Traditional Arabic" w:hint="cs"/>
          <w:rtl/>
          <w:lang w:bidi="ar-SY"/>
        </w:rPr>
        <w:t xml:space="preserve"> ما يلي:</w:t>
      </w:r>
    </w:p>
    <w:p w14:paraId="436F26D9" w14:textId="74BD34EB" w:rsidR="00B13553" w:rsidRDefault="00B13553" w:rsidP="00F55A80">
      <w:pPr>
        <w:pStyle w:val="ListParagraph"/>
        <w:numPr>
          <w:ilvl w:val="0"/>
          <w:numId w:val="104"/>
        </w:numPr>
        <w:rPr>
          <w:rFonts w:cs="Traditional Arabic"/>
          <w:lang w:bidi="ar-SY"/>
        </w:rPr>
      </w:pPr>
      <w:r>
        <w:rPr>
          <w:rFonts w:cs="Traditional Arabic" w:hint="cs"/>
          <w:rtl/>
          <w:lang w:bidi="ar-SY"/>
        </w:rPr>
        <w:t>طلب تسجيل في النظام، تُجرى مراجعته من قبل مسؤول النظام لتقييمه وقبوله أو رفضه.</w:t>
      </w:r>
    </w:p>
    <w:p w14:paraId="4161CA02" w14:textId="47417E36" w:rsidR="00F55A80" w:rsidRDefault="00F55A80" w:rsidP="00F55A80">
      <w:pPr>
        <w:pStyle w:val="ListParagraph"/>
        <w:numPr>
          <w:ilvl w:val="0"/>
          <w:numId w:val="104"/>
        </w:numPr>
        <w:rPr>
          <w:rFonts w:cs="Traditional Arabic"/>
          <w:lang w:bidi="ar-SY"/>
        </w:rPr>
      </w:pPr>
      <w:r w:rsidRPr="00F55A80">
        <w:rPr>
          <w:rFonts w:cs="Traditional Arabic" w:hint="cs"/>
          <w:rtl/>
          <w:lang w:bidi="ar-SY"/>
        </w:rPr>
        <w:lastRenderedPageBreak/>
        <w:t>إدارة</w:t>
      </w:r>
      <w:r w:rsidRPr="00F55A80">
        <w:rPr>
          <w:rFonts w:cs="Traditional Arabic"/>
          <w:rtl/>
          <w:lang w:bidi="ar-SY"/>
        </w:rPr>
        <w:t xml:space="preserve"> ملف</w:t>
      </w:r>
      <w:r w:rsidRPr="00F55A80">
        <w:rPr>
          <w:rFonts w:cs="Traditional Arabic" w:hint="cs"/>
          <w:rtl/>
          <w:lang w:bidi="ar-SY"/>
        </w:rPr>
        <w:t>ات المرضى بما</w:t>
      </w:r>
      <w:r w:rsidRPr="00F55A80">
        <w:rPr>
          <w:rFonts w:cs="Traditional Arabic"/>
          <w:rtl/>
          <w:lang w:bidi="ar-SY"/>
        </w:rPr>
        <w:t xml:space="preserve"> يتضمن </w:t>
      </w:r>
      <w:r w:rsidRPr="00F55A80">
        <w:rPr>
          <w:rFonts w:cs="Traditional Arabic" w:hint="cs"/>
          <w:rtl/>
          <w:lang w:bidi="ar-SY"/>
        </w:rPr>
        <w:t>البيانات</w:t>
      </w:r>
      <w:r w:rsidRPr="00F55A80">
        <w:rPr>
          <w:rFonts w:cs="Traditional Arabic"/>
          <w:rtl/>
          <w:lang w:bidi="ar-SY"/>
        </w:rPr>
        <w:t xml:space="preserve"> الديموغرافية، </w:t>
      </w:r>
      <w:r w:rsidRPr="00F55A80">
        <w:rPr>
          <w:rFonts w:cs="Traditional Arabic" w:hint="cs"/>
          <w:rtl/>
          <w:lang w:bidi="ar-SY"/>
        </w:rPr>
        <w:t>السجلات</w:t>
      </w:r>
      <w:r w:rsidRPr="00F55A80">
        <w:rPr>
          <w:rFonts w:cs="Traditional Arabic"/>
          <w:rtl/>
          <w:lang w:bidi="ar-SY"/>
        </w:rPr>
        <w:t>، وصور الرنين المغناطيسي (</w:t>
      </w:r>
      <w:r w:rsidRPr="00F55A80">
        <w:rPr>
          <w:rFonts w:cs="Traditional Arabic"/>
          <w:lang w:bidi="ar-SY"/>
        </w:rPr>
        <w:t>MRI</w:t>
      </w:r>
      <w:r w:rsidR="00EE10EB" w:rsidRPr="00F55A80">
        <w:rPr>
          <w:rFonts w:cs="Traditional Arabic" w:hint="cs"/>
          <w:rtl/>
          <w:lang w:bidi="ar-SY"/>
        </w:rPr>
        <w:t>)</w:t>
      </w:r>
      <w:r w:rsidR="00EE10EB">
        <w:rPr>
          <w:rFonts w:cs="Traditional Arabic" w:hint="cs"/>
          <w:rtl/>
          <w:lang w:bidi="ar-SY"/>
        </w:rPr>
        <w:t>، بحيث</w:t>
      </w:r>
      <w:r w:rsidR="005D363A">
        <w:rPr>
          <w:rFonts w:cs="Traditional Arabic" w:hint="cs"/>
          <w:rtl/>
          <w:lang w:bidi="ar-SY"/>
        </w:rPr>
        <w:t xml:space="preserve"> يستطيع:</w:t>
      </w:r>
    </w:p>
    <w:p w14:paraId="65E52669" w14:textId="5680F7BA" w:rsidR="005D363A" w:rsidRDefault="005D363A" w:rsidP="005D363A">
      <w:pPr>
        <w:pStyle w:val="ListParagraph"/>
        <w:numPr>
          <w:ilvl w:val="1"/>
          <w:numId w:val="104"/>
        </w:numPr>
        <w:rPr>
          <w:rFonts w:cs="Traditional Arabic"/>
          <w:lang w:bidi="ar-SY"/>
        </w:rPr>
      </w:pPr>
      <w:r>
        <w:rPr>
          <w:rFonts w:cs="Traditional Arabic" w:hint="cs"/>
          <w:rtl/>
          <w:lang w:bidi="ar-SY"/>
        </w:rPr>
        <w:t>استعراض قائمة المرضى الذين يعالجهم.</w:t>
      </w:r>
    </w:p>
    <w:p w14:paraId="3EC0E478" w14:textId="73357C0E" w:rsidR="005D363A" w:rsidRDefault="005D363A" w:rsidP="005D363A">
      <w:pPr>
        <w:pStyle w:val="ListParagraph"/>
        <w:numPr>
          <w:ilvl w:val="1"/>
          <w:numId w:val="104"/>
        </w:numPr>
        <w:rPr>
          <w:rFonts w:cs="Traditional Arabic"/>
          <w:lang w:bidi="ar-SY"/>
        </w:rPr>
      </w:pPr>
      <w:r>
        <w:rPr>
          <w:rFonts w:cs="Traditional Arabic" w:hint="cs"/>
          <w:rtl/>
          <w:lang w:bidi="ar-SY"/>
        </w:rPr>
        <w:t>انشاء ملف لمريض جديد.</w:t>
      </w:r>
    </w:p>
    <w:p w14:paraId="1A7758E1" w14:textId="36764B5A" w:rsidR="005D363A" w:rsidRDefault="005D363A" w:rsidP="005D363A">
      <w:pPr>
        <w:pStyle w:val="ListParagraph"/>
        <w:numPr>
          <w:ilvl w:val="1"/>
          <w:numId w:val="104"/>
        </w:numPr>
        <w:rPr>
          <w:rFonts w:cs="Traditional Arabic"/>
          <w:lang w:bidi="ar-SY"/>
        </w:rPr>
      </w:pPr>
      <w:r>
        <w:rPr>
          <w:rFonts w:cs="Traditional Arabic" w:hint="cs"/>
          <w:rtl/>
          <w:lang w:bidi="ar-SY"/>
        </w:rPr>
        <w:t>تعديل بيانات ملف مريض يتعالج عنده، يستثنى من ذلك الرقم الوطني والايميل.</w:t>
      </w:r>
    </w:p>
    <w:p w14:paraId="702B641B" w14:textId="4F2D8047" w:rsidR="005D363A" w:rsidRPr="005D363A" w:rsidRDefault="005D363A" w:rsidP="005D363A">
      <w:pPr>
        <w:pStyle w:val="ListParagraph"/>
        <w:numPr>
          <w:ilvl w:val="1"/>
          <w:numId w:val="104"/>
        </w:numPr>
        <w:rPr>
          <w:rFonts w:cs="Traditional Arabic"/>
          <w:lang w:bidi="ar-SY"/>
        </w:rPr>
      </w:pPr>
      <w:r>
        <w:rPr>
          <w:rFonts w:cs="Traditional Arabic" w:hint="cs"/>
          <w:rtl/>
          <w:lang w:bidi="ar-SY"/>
        </w:rPr>
        <w:t>حذف مريض يعالجه.</w:t>
      </w:r>
    </w:p>
    <w:p w14:paraId="61002793" w14:textId="03EF9429" w:rsidR="00062E42" w:rsidRDefault="00F55A80" w:rsidP="00F55A80">
      <w:pPr>
        <w:pStyle w:val="ListParagraph"/>
        <w:numPr>
          <w:ilvl w:val="0"/>
          <w:numId w:val="104"/>
        </w:numPr>
        <w:rPr>
          <w:rFonts w:cs="Traditional Arabic"/>
          <w:lang w:bidi="ar-SY"/>
        </w:rPr>
      </w:pPr>
      <w:r>
        <w:rPr>
          <w:rFonts w:cs="Traditional Arabic" w:hint="cs"/>
          <w:rtl/>
          <w:lang w:bidi="ar-SY"/>
        </w:rPr>
        <w:t>ر</w:t>
      </w:r>
      <w:r w:rsidRPr="008729DA">
        <w:rPr>
          <w:rFonts w:cs="Traditional Arabic"/>
          <w:rtl/>
          <w:lang w:bidi="ar-SY"/>
        </w:rPr>
        <w:t xml:space="preserve">فع صور الرنين بتنسيقات </w:t>
      </w:r>
      <w:r w:rsidRPr="008729DA">
        <w:rPr>
          <w:rFonts w:cs="Traditional Arabic"/>
          <w:lang w:bidi="ar-SY"/>
        </w:rPr>
        <w:t>DICOM</w:t>
      </w:r>
      <w:r w:rsidRPr="008729DA">
        <w:rPr>
          <w:rFonts w:cs="Traditional Arabic"/>
          <w:rtl/>
          <w:lang w:bidi="ar-SY"/>
        </w:rPr>
        <w:t xml:space="preserve"> </w:t>
      </w:r>
      <w:r>
        <w:rPr>
          <w:rFonts w:cs="Traditional Arabic" w:hint="cs"/>
          <w:rtl/>
          <w:lang w:bidi="ar-SY"/>
        </w:rPr>
        <w:t>و</w:t>
      </w:r>
      <w:r>
        <w:rPr>
          <w:rFonts w:cs="Traditional Arabic"/>
          <w:lang w:val="de-DE" w:bidi="ar-SY"/>
        </w:rPr>
        <w:t>JEPG</w:t>
      </w:r>
      <w:r w:rsidRPr="008729DA">
        <w:rPr>
          <w:rFonts w:cs="Traditional Arabic"/>
          <w:rtl/>
          <w:lang w:bidi="ar-SY"/>
        </w:rPr>
        <w:t>، حيث يقوم</w:t>
      </w:r>
      <w:r w:rsidR="00EE10EB">
        <w:rPr>
          <w:rFonts w:cs="Traditional Arabic" w:hint="cs"/>
          <w:rtl/>
          <w:lang w:bidi="ar-SY"/>
        </w:rPr>
        <w:t xml:space="preserve"> النظام</w:t>
      </w:r>
      <w:r w:rsidRPr="008729DA">
        <w:rPr>
          <w:rFonts w:cs="Traditional Arabic"/>
          <w:rtl/>
          <w:lang w:bidi="ar-SY"/>
        </w:rPr>
        <w:t xml:space="preserve"> </w:t>
      </w:r>
      <w:r w:rsidR="00B13553" w:rsidRPr="008729DA">
        <w:rPr>
          <w:rFonts w:cs="Traditional Arabic" w:hint="cs"/>
          <w:rtl/>
          <w:lang w:bidi="ar-SY"/>
        </w:rPr>
        <w:t>تلقائياً:</w:t>
      </w:r>
    </w:p>
    <w:p w14:paraId="7C7223EF" w14:textId="12E07B24" w:rsidR="00F55A80" w:rsidRDefault="00F55A80" w:rsidP="00062E42">
      <w:pPr>
        <w:pStyle w:val="ListParagraph"/>
        <w:numPr>
          <w:ilvl w:val="1"/>
          <w:numId w:val="104"/>
        </w:numPr>
        <w:rPr>
          <w:rFonts w:cs="Traditional Arabic"/>
          <w:lang w:bidi="ar-SY"/>
        </w:rPr>
      </w:pPr>
      <w:r w:rsidRPr="008729DA">
        <w:rPr>
          <w:rFonts w:cs="Traditional Arabic"/>
          <w:rtl/>
          <w:lang w:bidi="ar-SY"/>
        </w:rPr>
        <w:t>بمعالجة الصور (عزل الدماغ وتعديل الحجم) مع الاحتفاظ بالنسخ الأصلية لضمان الدقة والموثوقية.</w:t>
      </w:r>
    </w:p>
    <w:p w14:paraId="5F667C5F" w14:textId="28A009B2" w:rsidR="00062E42" w:rsidRDefault="00062E42" w:rsidP="00062E42">
      <w:pPr>
        <w:pStyle w:val="ListParagraph"/>
        <w:numPr>
          <w:ilvl w:val="1"/>
          <w:numId w:val="104"/>
        </w:numPr>
        <w:rPr>
          <w:rFonts w:cs="Traditional Arabic"/>
          <w:lang w:bidi="ar-SY"/>
        </w:rPr>
      </w:pPr>
      <w:r>
        <w:rPr>
          <w:rFonts w:cs="Traditional Arabic" w:hint="cs"/>
          <w:rtl/>
          <w:lang w:bidi="ar-SY"/>
        </w:rPr>
        <w:t xml:space="preserve">تصنيف </w:t>
      </w:r>
      <w:r w:rsidRPr="005D363A">
        <w:rPr>
          <w:rFonts w:cs="Traditional Arabic"/>
          <w:rtl/>
          <w:lang w:bidi="ar-SY"/>
        </w:rPr>
        <w:t xml:space="preserve">الصور إلى أربع فئات لشدة المرض </w:t>
      </w:r>
      <w:r>
        <w:rPr>
          <w:rFonts w:cs="Traditional Arabic" w:hint="cs"/>
          <w:rtl/>
          <w:lang w:bidi="ar-SY"/>
        </w:rPr>
        <w:t xml:space="preserve">باستخدام نموذج الذكاء </w:t>
      </w:r>
      <w:r w:rsidR="00B13553">
        <w:rPr>
          <w:rFonts w:cs="Traditional Arabic" w:hint="cs"/>
          <w:rtl/>
          <w:lang w:bidi="ar-SY"/>
        </w:rPr>
        <w:t>الاصطناعي، مع</w:t>
      </w:r>
      <w:r w:rsidRPr="005D363A">
        <w:rPr>
          <w:rFonts w:cs="Traditional Arabic"/>
          <w:rtl/>
          <w:lang w:bidi="ar-SY"/>
        </w:rPr>
        <w:t xml:space="preserve"> تقديم نتائج تشمل درجات الثقة وإصدار النموذج المستخدم</w:t>
      </w:r>
      <w:r>
        <w:rPr>
          <w:rFonts w:cs="Traditional Arabic" w:hint="cs"/>
          <w:rtl/>
          <w:lang w:bidi="ar-SY"/>
        </w:rPr>
        <w:t>.</w:t>
      </w:r>
    </w:p>
    <w:p w14:paraId="747C4B6D" w14:textId="7FD90C39" w:rsidR="00062E42" w:rsidRDefault="00B13553" w:rsidP="00B13553">
      <w:pPr>
        <w:pStyle w:val="ListParagraph"/>
        <w:numPr>
          <w:ilvl w:val="1"/>
          <w:numId w:val="104"/>
        </w:numPr>
        <w:rPr>
          <w:rFonts w:cs="Traditional Arabic"/>
          <w:lang w:bidi="ar-SY"/>
        </w:rPr>
      </w:pPr>
      <w:r>
        <w:rPr>
          <w:rFonts w:cs="Traditional Arabic" w:hint="cs"/>
          <w:rtl/>
          <w:lang w:bidi="ar-SY"/>
        </w:rPr>
        <w:t xml:space="preserve">تسجيل نتيجة كل تصنيف وحالته (فشل - اكتمال) </w:t>
      </w:r>
      <w:r w:rsidRPr="00B13553">
        <w:rPr>
          <w:rFonts w:cs="Traditional Arabic"/>
          <w:rtl/>
        </w:rPr>
        <w:t>لتفادي ضياع أي بيانات</w:t>
      </w:r>
      <w:r w:rsidRPr="00B13553">
        <w:rPr>
          <w:rFonts w:cs="Traditional Arabic"/>
          <w:lang w:bidi="ar-SY"/>
        </w:rPr>
        <w:t>.</w:t>
      </w:r>
    </w:p>
    <w:p w14:paraId="3234DE00" w14:textId="77777777" w:rsidR="00F55A80" w:rsidRPr="00EE10EB" w:rsidRDefault="00F55A80" w:rsidP="00EE10EB">
      <w:pPr>
        <w:pStyle w:val="ListParagraph"/>
        <w:numPr>
          <w:ilvl w:val="0"/>
          <w:numId w:val="104"/>
        </w:numPr>
        <w:spacing w:line="240" w:lineRule="auto"/>
        <w:rPr>
          <w:rFonts w:cs="Traditional Arabic"/>
          <w:color w:val="auto"/>
          <w:lang w:bidi="ar-SY"/>
        </w:rPr>
      </w:pPr>
      <w:r w:rsidRPr="00EE10EB">
        <w:rPr>
          <w:rFonts w:cs="Traditional Arabic"/>
          <w:color w:val="auto"/>
          <w:rtl/>
        </w:rPr>
        <w:t xml:space="preserve">تصدير </w:t>
      </w:r>
      <w:r w:rsidRPr="00EE10EB">
        <w:rPr>
          <w:rFonts w:cs="Traditional Arabic"/>
          <w:b/>
          <w:bCs/>
          <w:color w:val="auto"/>
          <w:rtl/>
        </w:rPr>
        <w:t>تقرير طبي بصيغة</w:t>
      </w:r>
      <w:r w:rsidRPr="00EE10EB">
        <w:rPr>
          <w:rFonts w:cs="Traditional Arabic"/>
          <w:b/>
          <w:bCs/>
          <w:color w:val="auto"/>
          <w:lang w:bidi="ar-SY"/>
        </w:rPr>
        <w:t xml:space="preserve"> PDF</w:t>
      </w:r>
      <w:r w:rsidRPr="00EE10EB">
        <w:rPr>
          <w:rFonts w:cs="Traditional Arabic"/>
          <w:color w:val="auto"/>
          <w:lang w:bidi="ar-SY"/>
        </w:rPr>
        <w:t xml:space="preserve"> </w:t>
      </w:r>
      <w:r w:rsidRPr="00EE10EB">
        <w:rPr>
          <w:rFonts w:cs="Traditional Arabic"/>
          <w:color w:val="auto"/>
          <w:rtl/>
        </w:rPr>
        <w:t>بحيث يتضمن:</w:t>
      </w:r>
    </w:p>
    <w:p w14:paraId="31357C18" w14:textId="77777777" w:rsidR="00F55A80" w:rsidRPr="00EE10EB" w:rsidRDefault="00F55A80" w:rsidP="00EE10EB">
      <w:pPr>
        <w:pStyle w:val="NormalWeb"/>
        <w:numPr>
          <w:ilvl w:val="0"/>
          <w:numId w:val="10"/>
        </w:numPr>
        <w:bidi/>
        <w:spacing w:before="0" w:beforeAutospacing="0" w:after="0" w:afterAutospacing="0"/>
        <w:ind w:left="1512"/>
        <w:rPr>
          <w:rFonts w:ascii="Traditional Arabic" w:eastAsiaTheme="minorHAnsi" w:hAnsi="Traditional Arabic" w:cs="Traditional Arabic"/>
        </w:rPr>
      </w:pPr>
      <w:r w:rsidRPr="00EE10EB">
        <w:rPr>
          <w:rFonts w:ascii="Traditional Arabic" w:eastAsiaTheme="minorHAnsi" w:hAnsi="Traditional Arabic" w:cs="Traditional Arabic"/>
          <w:rtl/>
        </w:rPr>
        <w:t>بيانات المريض الأساسية (الاسم، العمر، رقم الملف)</w:t>
      </w:r>
      <w:r w:rsidRPr="00EE10EB">
        <w:rPr>
          <w:rFonts w:ascii="Traditional Arabic" w:eastAsiaTheme="minorHAnsi" w:hAnsi="Traditional Arabic" w:cs="Traditional Arabic"/>
        </w:rPr>
        <w:t>.</w:t>
      </w:r>
    </w:p>
    <w:p w14:paraId="6BE6733E" w14:textId="77777777" w:rsidR="00F55A80" w:rsidRPr="00EE10EB" w:rsidRDefault="00F55A80" w:rsidP="00EE10EB">
      <w:pPr>
        <w:pStyle w:val="NormalWeb"/>
        <w:numPr>
          <w:ilvl w:val="0"/>
          <w:numId w:val="10"/>
        </w:numPr>
        <w:bidi/>
        <w:spacing w:before="0" w:beforeAutospacing="0" w:after="0" w:afterAutospacing="0"/>
        <w:ind w:left="1512"/>
        <w:rPr>
          <w:rFonts w:ascii="Traditional Arabic" w:eastAsiaTheme="minorHAnsi" w:hAnsi="Traditional Arabic" w:cs="Traditional Arabic"/>
        </w:rPr>
      </w:pPr>
      <w:r w:rsidRPr="00EE10EB">
        <w:rPr>
          <w:rFonts w:ascii="Traditional Arabic" w:eastAsiaTheme="minorHAnsi" w:hAnsi="Traditional Arabic" w:cs="Traditional Arabic"/>
          <w:rtl/>
        </w:rPr>
        <w:t>اسم الطبيب أو الأخصائي</w:t>
      </w:r>
      <w:r w:rsidRPr="00EE10EB">
        <w:rPr>
          <w:rFonts w:ascii="Traditional Arabic" w:eastAsiaTheme="minorHAnsi" w:hAnsi="Traditional Arabic" w:cs="Traditional Arabic"/>
        </w:rPr>
        <w:t>.</w:t>
      </w:r>
    </w:p>
    <w:p w14:paraId="02DFF927" w14:textId="77777777" w:rsidR="00F55A80" w:rsidRPr="00EE10EB" w:rsidRDefault="00F55A80" w:rsidP="00EE10EB">
      <w:pPr>
        <w:pStyle w:val="NormalWeb"/>
        <w:numPr>
          <w:ilvl w:val="0"/>
          <w:numId w:val="10"/>
        </w:numPr>
        <w:bidi/>
        <w:spacing w:before="0" w:beforeAutospacing="0" w:after="0" w:afterAutospacing="0"/>
        <w:ind w:left="1512"/>
        <w:rPr>
          <w:rFonts w:ascii="Traditional Arabic" w:eastAsiaTheme="minorHAnsi" w:hAnsi="Traditional Arabic" w:cs="Traditional Arabic"/>
        </w:rPr>
      </w:pPr>
      <w:r w:rsidRPr="00EE10EB">
        <w:rPr>
          <w:rFonts w:ascii="Traditional Arabic" w:eastAsiaTheme="minorHAnsi" w:hAnsi="Traditional Arabic" w:cs="Traditional Arabic"/>
          <w:rtl/>
        </w:rPr>
        <w:t>نتيجة التشخيص (سليم / مصاب</w:t>
      </w:r>
      <w:r w:rsidRPr="00EE10EB">
        <w:rPr>
          <w:rFonts w:ascii="Traditional Arabic" w:eastAsiaTheme="minorHAnsi" w:hAnsi="Traditional Arabic" w:cs="Traditional Arabic"/>
        </w:rPr>
        <w:t>/</w:t>
      </w:r>
      <w:r w:rsidRPr="00EE10EB">
        <w:rPr>
          <w:rFonts w:ascii="Traditional Arabic" w:eastAsiaTheme="minorHAnsi" w:hAnsi="Traditional Arabic" w:cs="Traditional Arabic"/>
          <w:rtl/>
        </w:rPr>
        <w:t>درجة الإصابة)</w:t>
      </w:r>
      <w:r w:rsidRPr="00EE10EB">
        <w:rPr>
          <w:rFonts w:ascii="Traditional Arabic" w:eastAsiaTheme="minorHAnsi" w:hAnsi="Traditional Arabic" w:cs="Traditional Arabic"/>
        </w:rPr>
        <w:t>.</w:t>
      </w:r>
    </w:p>
    <w:p w14:paraId="656608BC" w14:textId="77777777" w:rsidR="00F55A80" w:rsidRPr="00EE10EB" w:rsidRDefault="00F55A80" w:rsidP="00EE10EB">
      <w:pPr>
        <w:pStyle w:val="NormalWeb"/>
        <w:numPr>
          <w:ilvl w:val="0"/>
          <w:numId w:val="10"/>
        </w:numPr>
        <w:bidi/>
        <w:spacing w:before="0" w:beforeAutospacing="0" w:after="0" w:afterAutospacing="0"/>
        <w:ind w:left="1512"/>
        <w:rPr>
          <w:rFonts w:ascii="Traditional Arabic" w:eastAsiaTheme="minorHAnsi" w:hAnsi="Traditional Arabic" w:cs="Traditional Arabic"/>
        </w:rPr>
      </w:pPr>
      <w:r w:rsidRPr="00EE10EB">
        <w:rPr>
          <w:rFonts w:ascii="Traditional Arabic" w:eastAsiaTheme="minorHAnsi" w:hAnsi="Traditional Arabic" w:cs="Traditional Arabic"/>
          <w:rtl/>
        </w:rPr>
        <w:t>درجة الثقة</w:t>
      </w:r>
      <w:r w:rsidRPr="00EE10EB">
        <w:rPr>
          <w:rFonts w:ascii="Traditional Arabic" w:eastAsiaTheme="minorHAnsi" w:hAnsi="Traditional Arabic" w:cs="Traditional Arabic"/>
        </w:rPr>
        <w:t xml:space="preserve"> (Confidence Score) </w:t>
      </w:r>
      <w:r w:rsidRPr="00EE10EB">
        <w:rPr>
          <w:rFonts w:ascii="Traditional Arabic" w:eastAsiaTheme="minorHAnsi" w:hAnsi="Traditional Arabic" w:cs="Traditional Arabic"/>
          <w:rtl/>
        </w:rPr>
        <w:t>الخاصة بالنموذج</w:t>
      </w:r>
      <w:r w:rsidRPr="00EE10EB">
        <w:rPr>
          <w:rFonts w:ascii="Traditional Arabic" w:eastAsiaTheme="minorHAnsi" w:hAnsi="Traditional Arabic" w:cs="Traditional Arabic"/>
        </w:rPr>
        <w:t>.</w:t>
      </w:r>
    </w:p>
    <w:p w14:paraId="1669FDA7" w14:textId="77777777" w:rsidR="00F55A80" w:rsidRPr="00EE10EB" w:rsidRDefault="00F55A80" w:rsidP="00EE10EB">
      <w:pPr>
        <w:pStyle w:val="NormalWeb"/>
        <w:numPr>
          <w:ilvl w:val="0"/>
          <w:numId w:val="10"/>
        </w:numPr>
        <w:bidi/>
        <w:spacing w:before="0" w:beforeAutospacing="0" w:after="0" w:afterAutospacing="0"/>
        <w:ind w:left="1512"/>
        <w:rPr>
          <w:rFonts w:ascii="Traditional Arabic" w:eastAsiaTheme="minorHAnsi" w:hAnsi="Traditional Arabic" w:cs="Traditional Arabic"/>
        </w:rPr>
      </w:pPr>
      <w:r w:rsidRPr="00EE10EB">
        <w:rPr>
          <w:rFonts w:ascii="Traditional Arabic" w:eastAsiaTheme="minorHAnsi" w:hAnsi="Traditional Arabic" w:cs="Traditional Arabic"/>
          <w:rtl/>
        </w:rPr>
        <w:t>ملاحظات إضافية للطبيب (اختيارية)</w:t>
      </w:r>
      <w:r w:rsidRPr="00EE10EB">
        <w:rPr>
          <w:rFonts w:ascii="Traditional Arabic" w:eastAsiaTheme="minorHAnsi" w:hAnsi="Traditional Arabic" w:cs="Traditional Arabic"/>
        </w:rPr>
        <w:t>.</w:t>
      </w:r>
    </w:p>
    <w:p w14:paraId="45F2534A" w14:textId="49E1417F" w:rsidR="00F55A80" w:rsidRDefault="00062E42" w:rsidP="00F55A80">
      <w:pPr>
        <w:pStyle w:val="ListParagraph"/>
        <w:numPr>
          <w:ilvl w:val="0"/>
          <w:numId w:val="104"/>
        </w:numPr>
        <w:rPr>
          <w:rFonts w:cs="Traditional Arabic"/>
          <w:lang w:bidi="ar-SY"/>
        </w:rPr>
      </w:pPr>
      <w:r w:rsidRPr="00062E42">
        <w:rPr>
          <w:rFonts w:cs="Traditional Arabic"/>
          <w:rtl/>
          <w:lang w:bidi="ar-SY"/>
        </w:rPr>
        <w:t>القدرة على تتبع حالة المعالجة، واستعراض التاريخ الصحي الشامل للمريض</w:t>
      </w:r>
      <w:r w:rsidR="00F55A80" w:rsidRPr="00F55A80">
        <w:rPr>
          <w:rFonts w:cs="Traditional Arabic"/>
          <w:rtl/>
          <w:lang w:bidi="ar-SY"/>
        </w:rPr>
        <w:t>.</w:t>
      </w:r>
    </w:p>
    <w:p w14:paraId="4AA6D55C" w14:textId="60301331" w:rsidR="00B13553" w:rsidRDefault="00B13553" w:rsidP="00B13553">
      <w:pPr>
        <w:ind w:left="360"/>
        <w:rPr>
          <w:rFonts w:cs="Traditional Arabic"/>
          <w:b/>
          <w:bCs/>
          <w:rtl/>
          <w:lang w:bidi="ar-SY"/>
        </w:rPr>
      </w:pPr>
      <w:r w:rsidRPr="00EE10EB">
        <w:rPr>
          <w:rFonts w:cs="Traditional Arabic" w:hint="cs"/>
          <w:rtl/>
          <w:lang w:bidi="ar-SY"/>
        </w:rPr>
        <w:t>يجب أن يتيح النظام أيضاً</w:t>
      </w:r>
      <w:r w:rsidRPr="00B13553">
        <w:rPr>
          <w:rFonts w:cs="Traditional Arabic" w:hint="cs"/>
          <w:b/>
          <w:bCs/>
          <w:rtl/>
          <w:lang w:bidi="ar-SY"/>
        </w:rPr>
        <w:t xml:space="preserve"> للمسؤول:</w:t>
      </w:r>
    </w:p>
    <w:p w14:paraId="4C143C3E" w14:textId="5111EBE9" w:rsidR="00B13553" w:rsidRDefault="00B13553" w:rsidP="00B13553">
      <w:pPr>
        <w:pStyle w:val="ListParagraph"/>
        <w:numPr>
          <w:ilvl w:val="0"/>
          <w:numId w:val="104"/>
        </w:numPr>
        <w:rPr>
          <w:rFonts w:cs="Traditional Arabic"/>
          <w:b/>
          <w:bCs/>
          <w:lang w:bidi="ar-SY"/>
        </w:rPr>
      </w:pPr>
      <w:r w:rsidRPr="00EE10EB">
        <w:rPr>
          <w:rFonts w:cs="Traditional Arabic" w:hint="cs"/>
          <w:rtl/>
          <w:lang w:bidi="ar-SY"/>
        </w:rPr>
        <w:t>إدارة حسابات الأطباء</w:t>
      </w:r>
      <w:r w:rsidR="00EE10EB">
        <w:rPr>
          <w:rFonts w:cs="Traditional Arabic" w:hint="cs"/>
          <w:b/>
          <w:bCs/>
          <w:rtl/>
          <w:lang w:bidi="ar-SY"/>
        </w:rPr>
        <w:t xml:space="preserve">، </w:t>
      </w:r>
      <w:r w:rsidR="00EE10EB" w:rsidRPr="00EE10EB">
        <w:rPr>
          <w:rFonts w:cs="Traditional Arabic" w:hint="cs"/>
          <w:rtl/>
          <w:lang w:bidi="ar-SY"/>
        </w:rPr>
        <w:t>بحيث</w:t>
      </w:r>
      <w:r w:rsidR="00EE10EB">
        <w:rPr>
          <w:rFonts w:cs="Traditional Arabic" w:hint="cs"/>
          <w:b/>
          <w:bCs/>
          <w:rtl/>
          <w:lang w:bidi="ar-SY"/>
        </w:rPr>
        <w:t>:</w:t>
      </w:r>
    </w:p>
    <w:p w14:paraId="4B69A377" w14:textId="4AE8CE37" w:rsidR="00EE10EB" w:rsidRPr="00EE10EB" w:rsidRDefault="00EE10EB" w:rsidP="00EE10EB">
      <w:pPr>
        <w:pStyle w:val="ListParagraph"/>
        <w:numPr>
          <w:ilvl w:val="1"/>
          <w:numId w:val="104"/>
        </w:numPr>
        <w:rPr>
          <w:rFonts w:cs="Traditional Arabic"/>
          <w:b/>
          <w:bCs/>
          <w:lang w:bidi="ar-SY"/>
        </w:rPr>
      </w:pPr>
      <w:r>
        <w:rPr>
          <w:rFonts w:cs="Traditional Arabic" w:hint="cs"/>
          <w:rtl/>
          <w:lang w:bidi="ar-SY"/>
        </w:rPr>
        <w:t>استعراض الأطباء المسجلين في النظام.</w:t>
      </w:r>
    </w:p>
    <w:p w14:paraId="73E927E6" w14:textId="5A397DD5" w:rsidR="00EE10EB" w:rsidRPr="00EE10EB" w:rsidRDefault="00EE10EB" w:rsidP="00EE10EB">
      <w:pPr>
        <w:pStyle w:val="ListParagraph"/>
        <w:numPr>
          <w:ilvl w:val="1"/>
          <w:numId w:val="104"/>
        </w:numPr>
        <w:rPr>
          <w:rFonts w:cs="Traditional Arabic"/>
          <w:b/>
          <w:bCs/>
          <w:lang w:bidi="ar-SY"/>
        </w:rPr>
      </w:pPr>
      <w:r>
        <w:rPr>
          <w:rFonts w:cs="Traditional Arabic" w:hint="cs"/>
          <w:rtl/>
          <w:lang w:bidi="ar-SY"/>
        </w:rPr>
        <w:t>تفعيل حساب طبيب غير نشط وإلغاء تفعيل حساب نشط.</w:t>
      </w:r>
    </w:p>
    <w:p w14:paraId="5E8185AD" w14:textId="155FED98" w:rsidR="00EE10EB" w:rsidRPr="00B13553" w:rsidRDefault="00EE10EB" w:rsidP="00EE10EB">
      <w:pPr>
        <w:pStyle w:val="ListParagraph"/>
        <w:numPr>
          <w:ilvl w:val="1"/>
          <w:numId w:val="104"/>
        </w:numPr>
        <w:rPr>
          <w:rFonts w:cs="Traditional Arabic"/>
          <w:b/>
          <w:bCs/>
          <w:lang w:bidi="ar-SY"/>
        </w:rPr>
      </w:pPr>
      <w:r>
        <w:rPr>
          <w:rFonts w:cs="Traditional Arabic" w:hint="cs"/>
          <w:rtl/>
          <w:lang w:bidi="ar-SY"/>
        </w:rPr>
        <w:t>استعراض المرضى الموجودين في النظام دون الاطلاع على البيانات السريرة الخاصة بهم.</w:t>
      </w:r>
    </w:p>
    <w:p w14:paraId="4B66C37D" w14:textId="77777777" w:rsidR="00F55A80" w:rsidRPr="00F55A80" w:rsidRDefault="00F55A80" w:rsidP="00F55A80">
      <w:pPr>
        <w:rPr>
          <w:rFonts w:cs="Traditional Arabic"/>
          <w:lang w:bidi="ar-SY"/>
        </w:rPr>
      </w:pPr>
    </w:p>
    <w:p w14:paraId="35CCD152" w14:textId="6E6F7E94" w:rsidR="00004891" w:rsidRDefault="00004891" w:rsidP="00DD04D4">
      <w:pPr>
        <w:pStyle w:val="Heading3"/>
        <w:rPr>
          <w:rtl/>
          <w:lang w:bidi="ar-SY"/>
        </w:rPr>
      </w:pPr>
      <w:bookmarkStart w:id="5" w:name="_Toc237589696"/>
      <w:r w:rsidRPr="004313E8">
        <w:rPr>
          <w:rtl/>
          <w:lang w:bidi="ar-SY"/>
        </w:rPr>
        <w:t xml:space="preserve">المتطلبات </w:t>
      </w:r>
      <w:r w:rsidRPr="004313E8">
        <w:rPr>
          <w:rFonts w:hint="cs"/>
          <w:rtl/>
          <w:lang w:bidi="ar-SY"/>
        </w:rPr>
        <w:t xml:space="preserve">غير </w:t>
      </w:r>
      <w:r w:rsidRPr="004313E8">
        <w:rPr>
          <w:rtl/>
          <w:lang w:bidi="ar-SY"/>
        </w:rPr>
        <w:t>الوظيفية:</w:t>
      </w:r>
      <w:bookmarkEnd w:id="5"/>
    </w:p>
    <w:p w14:paraId="616BAB1F" w14:textId="09E8994E" w:rsidR="00A75F94" w:rsidRDefault="00A75F94" w:rsidP="00630668">
      <w:pPr>
        <w:ind w:left="432"/>
        <w:rPr>
          <w:rtl/>
        </w:rPr>
      </w:pPr>
      <w:r w:rsidRPr="00A75F94">
        <w:rPr>
          <w:rtl/>
        </w:rPr>
        <w:t>يجب أن يكون النظام</w:t>
      </w:r>
      <w:r>
        <w:rPr>
          <w:rFonts w:hint="cs"/>
          <w:rtl/>
        </w:rPr>
        <w:t>:</w:t>
      </w:r>
    </w:p>
    <w:p w14:paraId="0453462D" w14:textId="7C83CBB9" w:rsidR="001F1A7E" w:rsidRDefault="00E741D3" w:rsidP="001F1A7E">
      <w:pPr>
        <w:pStyle w:val="ListParagraph"/>
        <w:numPr>
          <w:ilvl w:val="0"/>
          <w:numId w:val="11"/>
        </w:numPr>
        <w:spacing w:line="240" w:lineRule="auto"/>
        <w:ind w:left="792"/>
        <w:rPr>
          <w:rFonts w:eastAsia="Traditional Arabic" w:cs="Traditional Arabic"/>
          <w:lang w:val="de-DE"/>
        </w:rPr>
      </w:pPr>
      <w:r w:rsidRPr="001F1A7E">
        <w:rPr>
          <w:rFonts w:eastAsia="Traditional Arabic" w:cs="Traditional Arabic" w:hint="cs"/>
          <w:b/>
          <w:bCs/>
          <w:rtl/>
        </w:rPr>
        <w:t xml:space="preserve">قابلاً </w:t>
      </w:r>
      <w:r w:rsidR="001F1A7E" w:rsidRPr="001F1A7E">
        <w:rPr>
          <w:rFonts w:eastAsia="Traditional Arabic" w:cs="Traditional Arabic" w:hint="cs"/>
          <w:b/>
          <w:bCs/>
          <w:rtl/>
        </w:rPr>
        <w:t>للصيانة</w:t>
      </w:r>
      <w:r w:rsidR="001F1A7E">
        <w:rPr>
          <w:rFonts w:eastAsia="Traditional Arabic" w:cs="Traditional Arabic" w:hint="cs"/>
          <w:b/>
          <w:bCs/>
          <w:rtl/>
        </w:rPr>
        <w:t xml:space="preserve"> وسهل الاختبار</w:t>
      </w:r>
      <w:r w:rsidR="001F1A7E" w:rsidRPr="001F1A7E">
        <w:rPr>
          <w:rFonts w:eastAsia="Traditional Arabic" w:cs="Traditional Arabic" w:hint="cs"/>
          <w:b/>
          <w:bCs/>
          <w:rtl/>
        </w:rPr>
        <w:t>،</w:t>
      </w:r>
      <w:r w:rsidR="001F1A7E">
        <w:rPr>
          <w:rFonts w:eastAsia="Traditional Arabic" w:cs="Traditional Arabic" w:hint="cs"/>
          <w:b/>
          <w:bCs/>
          <w:rtl/>
        </w:rPr>
        <w:t xml:space="preserve"> </w:t>
      </w:r>
      <w:r w:rsidR="001F1A7E" w:rsidRPr="001F1A7E">
        <w:rPr>
          <w:rFonts w:eastAsia="Traditional Arabic" w:cs="Traditional Arabic" w:hint="cs"/>
          <w:rtl/>
        </w:rPr>
        <w:t>بتحقيق مب</w:t>
      </w:r>
      <w:r w:rsidR="001F1A7E">
        <w:rPr>
          <w:rFonts w:eastAsia="Traditional Arabic" w:cs="Traditional Arabic" w:hint="cs"/>
          <w:rtl/>
        </w:rPr>
        <w:t>ادئ</w:t>
      </w:r>
      <w:r w:rsidR="001F1A7E" w:rsidRPr="001F1A7E">
        <w:rPr>
          <w:rFonts w:eastAsia="Traditional Arabic" w:cs="Traditional Arabic" w:hint="cs"/>
          <w:rtl/>
        </w:rPr>
        <w:t xml:space="preserve"> </w:t>
      </w:r>
      <w:r w:rsidR="001F1A7E" w:rsidRPr="001F1A7E">
        <w:rPr>
          <w:rFonts w:eastAsia="Traditional Arabic" w:cs="Traditional Arabic"/>
          <w:lang w:val="de-DE"/>
        </w:rPr>
        <w:t>separation of concerns</w:t>
      </w:r>
      <w:r w:rsidR="001F1A7E" w:rsidRPr="001F1A7E">
        <w:rPr>
          <w:rFonts w:eastAsia="Traditional Arabic" w:cs="Traditional Arabic" w:hint="cs"/>
          <w:rtl/>
          <w:lang w:bidi="ar-SY"/>
        </w:rPr>
        <w:t xml:space="preserve"> </w:t>
      </w:r>
      <w:r w:rsidR="001F1A7E">
        <w:rPr>
          <w:rFonts w:eastAsia="Traditional Arabic" w:cs="Traditional Arabic" w:hint="cs"/>
          <w:rtl/>
          <w:lang w:val="de-DE"/>
        </w:rPr>
        <w:t>و</w:t>
      </w:r>
      <w:r w:rsidR="001F1A7E" w:rsidRPr="001F1A7E">
        <w:rPr>
          <w:rFonts w:eastAsia="Traditional Arabic" w:cs="Traditional Arabic"/>
          <w:rtl/>
          <w:lang w:val="de-DE"/>
        </w:rPr>
        <w:t>التماسك العالي</w:t>
      </w:r>
    </w:p>
    <w:p w14:paraId="1ACE2BB2" w14:textId="50A3C988" w:rsidR="00D470FA" w:rsidRPr="001F1A7E" w:rsidRDefault="001F1A7E" w:rsidP="001F1A7E">
      <w:pPr>
        <w:pStyle w:val="ListParagraph"/>
        <w:spacing w:line="240" w:lineRule="auto"/>
        <w:ind w:left="792"/>
        <w:rPr>
          <w:rFonts w:eastAsia="Traditional Arabic" w:cs="Traditional Arabic"/>
          <w:lang w:val="de-DE"/>
        </w:rPr>
      </w:pPr>
      <w:r w:rsidRPr="001F1A7E">
        <w:rPr>
          <w:rFonts w:eastAsia="Traditional Arabic" w:cs="Traditional Arabic"/>
          <w:lang w:val="de-DE"/>
        </w:rPr>
        <w:t xml:space="preserve"> (High Cohesion)</w:t>
      </w:r>
      <w:r w:rsidRPr="001F1A7E">
        <w:rPr>
          <w:rFonts w:eastAsia="Traditional Arabic" w:cs="Traditional Arabic"/>
          <w:rtl/>
          <w:lang w:val="de-DE"/>
        </w:rPr>
        <w:t>والربط الضعيف</w:t>
      </w:r>
      <w:r w:rsidRPr="001F1A7E">
        <w:rPr>
          <w:rFonts w:eastAsia="Traditional Arabic" w:cs="Traditional Arabic"/>
          <w:lang w:val="de-DE"/>
        </w:rPr>
        <w:t xml:space="preserve"> (Loose Coupling) </w:t>
      </w:r>
      <w:r w:rsidRPr="001F1A7E">
        <w:rPr>
          <w:rFonts w:eastAsia="Traditional Arabic" w:cs="Traditional Arabic"/>
          <w:rtl/>
          <w:lang w:val="de-DE"/>
        </w:rPr>
        <w:t>بين الطبقات والمكونات المختلفة</w:t>
      </w:r>
      <w:r w:rsidRPr="001F1A7E">
        <w:rPr>
          <w:rFonts w:eastAsia="Traditional Arabic" w:cs="Traditional Arabic" w:hint="cs"/>
          <w:rtl/>
          <w:lang w:val="de-DE"/>
        </w:rPr>
        <w:t xml:space="preserve"> للنظام، بما يضمن استقلاليتها وسهولة عزلها.</w:t>
      </w:r>
    </w:p>
    <w:p w14:paraId="726F098D" w14:textId="3C2C05EF" w:rsidR="00D470FA" w:rsidRPr="00C915E4" w:rsidRDefault="00D470FA" w:rsidP="00D470FA">
      <w:pPr>
        <w:pStyle w:val="ListParagraph"/>
        <w:numPr>
          <w:ilvl w:val="0"/>
          <w:numId w:val="11"/>
        </w:numPr>
        <w:spacing w:line="240" w:lineRule="auto"/>
        <w:ind w:left="792"/>
        <w:rPr>
          <w:rFonts w:eastAsia="Traditional Arabic" w:cs="Traditional Arabic"/>
        </w:rPr>
      </w:pPr>
      <w:r w:rsidRPr="00C915E4">
        <w:rPr>
          <w:rFonts w:eastAsia="Traditional Arabic" w:cs="Traditional Arabic" w:hint="cs"/>
          <w:rtl/>
        </w:rPr>
        <w:t xml:space="preserve">قادراً على </w:t>
      </w:r>
      <w:r w:rsidRPr="00D971ED">
        <w:rPr>
          <w:rFonts w:eastAsia="Traditional Arabic" w:cs="Traditional Arabic" w:hint="eastAsia"/>
          <w:b/>
          <w:bCs/>
          <w:rtl/>
        </w:rPr>
        <w:t>توفير</w:t>
      </w:r>
      <w:r w:rsidRPr="00D971ED">
        <w:rPr>
          <w:rFonts w:eastAsia="Traditional Arabic" w:cs="Traditional Arabic"/>
          <w:b/>
          <w:bCs/>
          <w:rtl/>
        </w:rPr>
        <w:t xml:space="preserve"> حماية بيانات المرضى</w:t>
      </w:r>
      <w:r w:rsidRPr="00C915E4">
        <w:rPr>
          <w:rFonts w:eastAsia="Traditional Arabic" w:cs="Traditional Arabic"/>
          <w:rtl/>
        </w:rPr>
        <w:t xml:space="preserve"> ومنع أي وصول غير مصرح به</w:t>
      </w:r>
      <w:r w:rsidRPr="00C915E4">
        <w:rPr>
          <w:rFonts w:eastAsia="Traditional Arabic" w:cs="Traditional Arabic" w:hint="cs"/>
          <w:rtl/>
        </w:rPr>
        <w:t>، بحيث لا</w:t>
      </w:r>
      <w:r w:rsidRPr="00C915E4">
        <w:rPr>
          <w:rFonts w:eastAsia="Traditional Arabic" w:cs="Traditional Arabic"/>
          <w:rtl/>
        </w:rPr>
        <w:t xml:space="preserve"> يمكن لأي </w:t>
      </w:r>
      <w:r w:rsidR="00870971">
        <w:rPr>
          <w:rFonts w:eastAsia="Traditional Arabic" w:cs="Traditional Arabic" w:hint="cs"/>
          <w:rtl/>
        </w:rPr>
        <w:t>طبيب</w:t>
      </w:r>
      <w:r w:rsidRPr="00C915E4">
        <w:rPr>
          <w:rFonts w:eastAsia="Traditional Arabic" w:cs="Traditional Arabic"/>
          <w:rtl/>
        </w:rPr>
        <w:t xml:space="preserve"> الوصول لبيانات</w:t>
      </w:r>
      <w:r w:rsidR="00870971">
        <w:rPr>
          <w:rFonts w:eastAsia="Traditional Arabic" w:cs="Traditional Arabic" w:hint="cs"/>
          <w:rtl/>
        </w:rPr>
        <w:t xml:space="preserve"> مرضى طبيب آخر،</w:t>
      </w:r>
      <w:r w:rsidR="003D58CF">
        <w:rPr>
          <w:rFonts w:eastAsia="Traditional Arabic" w:cs="Traditional Arabic" w:hint="cs"/>
          <w:rtl/>
        </w:rPr>
        <w:t xml:space="preserve"> ولا يمكن للمسؤول رؤية البيانات السريرية للمرضى، وذلك</w:t>
      </w:r>
      <w:r w:rsidRPr="00C915E4">
        <w:rPr>
          <w:rFonts w:eastAsia="Traditional Arabic" w:cs="Traditional Arabic"/>
          <w:rtl/>
        </w:rPr>
        <w:t xml:space="preserve"> </w:t>
      </w:r>
      <w:r>
        <w:rPr>
          <w:rFonts w:eastAsia="Traditional Arabic" w:cs="Traditional Arabic" w:hint="cs"/>
          <w:rtl/>
        </w:rPr>
        <w:t>اعتماداً على أدوار المستخدمين.</w:t>
      </w:r>
    </w:p>
    <w:p w14:paraId="28CE67C7" w14:textId="5663AD14" w:rsidR="00D470FA" w:rsidRPr="00C915E4" w:rsidRDefault="00D470FA" w:rsidP="00D470FA">
      <w:pPr>
        <w:pStyle w:val="ListParagraph"/>
        <w:numPr>
          <w:ilvl w:val="0"/>
          <w:numId w:val="11"/>
        </w:numPr>
        <w:spacing w:line="240" w:lineRule="auto"/>
        <w:ind w:left="792"/>
        <w:rPr>
          <w:rFonts w:eastAsia="Traditional Arabic" w:cs="Traditional Arabic"/>
        </w:rPr>
      </w:pPr>
      <w:r w:rsidRPr="00D971ED">
        <w:rPr>
          <w:rFonts w:eastAsia="Traditional Arabic" w:cs="Traditional Arabic" w:hint="eastAsia"/>
          <w:b/>
          <w:bCs/>
          <w:rtl/>
        </w:rPr>
        <w:lastRenderedPageBreak/>
        <w:t>سريع</w:t>
      </w:r>
      <w:r w:rsidRPr="00D971ED">
        <w:rPr>
          <w:rFonts w:eastAsia="Traditional Arabic" w:cs="Traditional Arabic"/>
          <w:b/>
          <w:bCs/>
          <w:rtl/>
        </w:rPr>
        <w:t xml:space="preserve"> الاستجابة</w:t>
      </w:r>
      <w:r w:rsidRPr="00C915E4">
        <w:rPr>
          <w:rFonts w:eastAsia="Traditional Arabic" w:cs="Traditional Arabic" w:hint="cs"/>
          <w:rtl/>
        </w:rPr>
        <w:t xml:space="preserve"> دون تأخير ملحوظ</w:t>
      </w:r>
      <w:r w:rsidR="001F1A7E">
        <w:rPr>
          <w:rFonts w:eastAsia="Traditional Arabic" w:cs="Traditional Arabic" w:hint="cs"/>
          <w:rtl/>
        </w:rPr>
        <w:t>،</w:t>
      </w:r>
      <w:r w:rsidRPr="00C915E4">
        <w:rPr>
          <w:rFonts w:eastAsia="Traditional Arabic" w:cs="Traditional Arabic" w:hint="cs"/>
          <w:rtl/>
        </w:rPr>
        <w:t xml:space="preserve"> وذلك من خلال </w:t>
      </w:r>
      <w:r w:rsidRPr="00C915E4">
        <w:rPr>
          <w:rFonts w:eastAsia="Traditional Arabic" w:cs="Traditional Arabic"/>
          <w:rtl/>
        </w:rPr>
        <w:t>معالجة صورة</w:t>
      </w:r>
      <w:r w:rsidRPr="00C915E4">
        <w:rPr>
          <w:rFonts w:eastAsia="Traditional Arabic" w:cs="Traditional Arabic"/>
        </w:rPr>
        <w:t xml:space="preserve"> MRI </w:t>
      </w:r>
      <w:r w:rsidRPr="00C915E4">
        <w:rPr>
          <w:rFonts w:eastAsia="Traditional Arabic" w:cs="Traditional Arabic"/>
          <w:rtl/>
        </w:rPr>
        <w:t>وتوليد تقرير</w:t>
      </w:r>
      <w:r w:rsidRPr="00C915E4">
        <w:rPr>
          <w:rFonts w:eastAsia="Traditional Arabic" w:cs="Traditional Arabic"/>
        </w:rPr>
        <w:t xml:space="preserve"> PDF</w:t>
      </w:r>
      <w:r w:rsidRPr="00C915E4">
        <w:rPr>
          <w:rFonts w:eastAsia="Traditional Arabic" w:cs="Traditional Arabic"/>
          <w:rtl/>
        </w:rPr>
        <w:t xml:space="preserve"> خلال ثوانٍ </w:t>
      </w:r>
      <w:r w:rsidRPr="00C915E4">
        <w:rPr>
          <w:rFonts w:eastAsia="Traditional Arabic" w:cs="Traditional Arabic" w:hint="cs"/>
          <w:rtl/>
        </w:rPr>
        <w:t>معدودة، مع زمن</w:t>
      </w:r>
      <w:r w:rsidRPr="00C915E4">
        <w:rPr>
          <w:rFonts w:eastAsia="Traditional Arabic" w:cs="Traditional Arabic"/>
          <w:rtl/>
        </w:rPr>
        <w:t xml:space="preserve"> </w:t>
      </w:r>
      <w:r w:rsidRPr="00C915E4">
        <w:rPr>
          <w:rFonts w:eastAsia="Traditional Arabic" w:cs="Traditional Arabic" w:hint="cs"/>
          <w:rtl/>
        </w:rPr>
        <w:t xml:space="preserve">الاستجابة </w:t>
      </w:r>
      <w:r w:rsidRPr="00C915E4">
        <w:rPr>
          <w:rFonts w:eastAsia="Traditional Arabic" w:cs="Traditional Arabic"/>
          <w:rtl/>
        </w:rPr>
        <w:t>أقل من 3 ثوانٍ</w:t>
      </w:r>
      <w:r w:rsidRPr="00C915E4">
        <w:rPr>
          <w:rFonts w:eastAsia="Traditional Arabic" w:cs="Traditional Arabic"/>
        </w:rPr>
        <w:t xml:space="preserve">. </w:t>
      </w:r>
    </w:p>
    <w:p w14:paraId="116FF305" w14:textId="77777777" w:rsidR="00D470FA" w:rsidRPr="00C915E4" w:rsidRDefault="00D470FA" w:rsidP="00D470FA">
      <w:pPr>
        <w:pStyle w:val="ListParagraph"/>
        <w:numPr>
          <w:ilvl w:val="0"/>
          <w:numId w:val="11"/>
        </w:numPr>
        <w:spacing w:line="240" w:lineRule="auto"/>
        <w:ind w:left="792"/>
        <w:rPr>
          <w:rFonts w:eastAsia="Traditional Arabic" w:cs="Traditional Arabic"/>
        </w:rPr>
      </w:pPr>
      <w:r w:rsidRPr="00D971ED">
        <w:rPr>
          <w:rFonts w:eastAsia="Traditional Arabic" w:cs="Traditional Arabic" w:hint="eastAsia"/>
          <w:b/>
          <w:bCs/>
          <w:rtl/>
        </w:rPr>
        <w:t>سهل</w:t>
      </w:r>
      <w:r w:rsidRPr="00D971ED">
        <w:rPr>
          <w:rFonts w:eastAsia="Traditional Arabic" w:cs="Traditional Arabic"/>
          <w:b/>
          <w:bCs/>
          <w:rtl/>
        </w:rPr>
        <w:t xml:space="preserve"> الاستخدام</w:t>
      </w:r>
      <w:r w:rsidRPr="00C915E4">
        <w:rPr>
          <w:rFonts w:eastAsia="Traditional Arabic" w:cs="Traditional Arabic" w:hint="cs"/>
          <w:rtl/>
        </w:rPr>
        <w:t xml:space="preserve"> عن </w:t>
      </w:r>
      <w:r w:rsidRPr="00C915E4">
        <w:rPr>
          <w:rFonts w:eastAsia="Traditional Arabic" w:cs="Traditional Arabic"/>
          <w:rtl/>
        </w:rPr>
        <w:t>طريق تصميم واجهات بسيطة وواضحة يمكن التنقّل بينها بسهولة.</w:t>
      </w:r>
    </w:p>
    <w:p w14:paraId="20D06DE5" w14:textId="52F33292" w:rsidR="00477A4F" w:rsidRPr="00477A4F" w:rsidRDefault="00477A4F" w:rsidP="00D470FA">
      <w:pPr>
        <w:pStyle w:val="ListParagraph"/>
        <w:ind w:left="360"/>
        <w:rPr>
          <w:ins w:id="6" w:author="Alesar Othman" w:date="2026-07-18T18:54:00Z" w16du:dateUtc="2026-07-18T15:54:00Z"/>
        </w:rPr>
      </w:pPr>
    </w:p>
    <w:p w14:paraId="03E686A6" w14:textId="7C2D982B" w:rsidR="003533D7" w:rsidRDefault="003533D7">
      <w:pPr>
        <w:rPr>
          <w:rtl/>
          <w:lang w:bidi="ar-SY"/>
        </w:rPr>
      </w:pPr>
      <w:r>
        <w:rPr>
          <w:rtl/>
          <w:lang w:bidi="ar-SY"/>
        </w:rPr>
        <w:br w:type="page"/>
      </w:r>
    </w:p>
    <w:p w14:paraId="15A4ECAD" w14:textId="4FD6B744" w:rsidR="002C5A4E" w:rsidRDefault="002C5A4E" w:rsidP="002C5A4E">
      <w:pPr>
        <w:pStyle w:val="TOCHeading"/>
        <w:rPr>
          <w:rFonts w:cs="Traditional Arabic"/>
          <w:rtl/>
        </w:rPr>
      </w:pPr>
      <w:r w:rsidRPr="002C5A4E">
        <w:rPr>
          <w:rFonts w:cs="Traditional Arabic"/>
          <w:rtl/>
        </w:rPr>
        <w:lastRenderedPageBreak/>
        <w:t>النظام الذكي ومنهجية العمل</w:t>
      </w:r>
    </w:p>
    <w:p w14:paraId="6A02B874" w14:textId="77777777" w:rsidR="002C5A4E" w:rsidRPr="00D04D46" w:rsidRDefault="002C5A4E" w:rsidP="002C5A4E">
      <w:pPr>
        <w:pStyle w:val="NormalWeb"/>
        <w:bidi/>
        <w:spacing w:before="0" w:beforeAutospacing="0" w:after="0" w:afterAutospacing="0"/>
        <w:jc w:val="center"/>
        <w:rPr>
          <w:rFonts w:ascii="Traditional Arabic" w:eastAsiaTheme="minorHAnsi" w:hAnsi="Traditional Arabic" w:cs="Traditional Arabic"/>
          <w:b/>
          <w:bCs/>
          <w:i/>
          <w:iCs/>
          <w:color w:val="000000"/>
          <w:sz w:val="26"/>
          <w:szCs w:val="26"/>
          <w:rtl/>
          <w:lang w:bidi="ar-SY"/>
          <w14:textFill>
            <w14:solidFill>
              <w14:srgbClr w14:val="000000">
                <w14:alpha w14:val="30000"/>
              </w14:srgbClr>
            </w14:solidFill>
          </w14:textFill>
        </w:rPr>
      </w:pPr>
      <w:r w:rsidRPr="00D04D46">
        <w:rPr>
          <w:rFonts w:ascii="Traditional Arabic" w:eastAsiaTheme="minorHAnsi" w:hAnsi="Traditional Arabic" w:cs="Traditional Arabic" w:hint="cs"/>
          <w:b/>
          <w:bCs/>
          <w:i/>
          <w:iCs/>
          <w:color w:val="000000"/>
          <w:sz w:val="26"/>
          <w:szCs w:val="26"/>
          <w:rtl/>
          <w:lang w:bidi="ar-SY"/>
          <w14:textFill>
            <w14:solidFill>
              <w14:srgbClr w14:val="000000">
                <w14:alpha w14:val="30000"/>
              </w14:srgbClr>
            </w14:solidFill>
          </w14:textFill>
        </w:rPr>
        <w:t>ي</w:t>
      </w:r>
      <w:r w:rsidRPr="00D04D46">
        <w:rPr>
          <w:rFonts w:ascii="Traditional Arabic" w:eastAsiaTheme="minorHAnsi" w:hAnsi="Traditional Arabic" w:cs="Traditional Arabic"/>
          <w:b/>
          <w:bCs/>
          <w:i/>
          <w:iCs/>
          <w:color w:val="000000"/>
          <w:sz w:val="26"/>
          <w:szCs w:val="26"/>
          <w:rtl/>
          <w:lang w:bidi="ar-SY"/>
          <w14:textFill>
            <w14:solidFill>
              <w14:srgbClr w14:val="000000">
                <w14:alpha w14:val="30000"/>
              </w14:srgbClr>
            </w14:solidFill>
          </w14:textFill>
        </w:rPr>
        <w:t>شكل هذا الفصل الركيزة التطبيقية والمنهجية لهذا البحث، حيث يستعرض تفاصيل تصميم وبناء واختبار النظام الذكي المُقترح لتشخيص مرض الزهايمر وتصنيف مراحله المتعددة اعتماداً على صور الرنين المغناطيسي الدماغي (</w:t>
      </w:r>
      <w:r w:rsidRPr="00D04D46">
        <w:rPr>
          <w:rFonts w:ascii="Traditional Arabic" w:eastAsiaTheme="minorHAnsi" w:hAnsi="Traditional Arabic" w:cs="Traditional Arabic"/>
          <w:b/>
          <w:bCs/>
          <w:i/>
          <w:iCs/>
          <w:color w:val="000000"/>
          <w:sz w:val="26"/>
          <w:szCs w:val="26"/>
          <w:lang w:bidi="ar-SY"/>
          <w14:textFill>
            <w14:solidFill>
              <w14:srgbClr w14:val="000000">
                <w14:alpha w14:val="30000"/>
              </w14:srgbClr>
            </w14:solidFill>
          </w14:textFill>
        </w:rPr>
        <w:t>Brain MRI Scan</w:t>
      </w:r>
      <w:r w:rsidRPr="00D04D46">
        <w:rPr>
          <w:rFonts w:ascii="Traditional Arabic" w:eastAsiaTheme="minorHAnsi" w:hAnsi="Traditional Arabic" w:cs="Traditional Arabic"/>
          <w:b/>
          <w:bCs/>
          <w:i/>
          <w:iCs/>
          <w:color w:val="000000"/>
          <w:sz w:val="26"/>
          <w:szCs w:val="26"/>
          <w:rtl/>
          <w:lang w:bidi="ar-SY"/>
          <w14:textFill>
            <w14:solidFill>
              <w14:srgbClr w14:val="000000">
                <w14:alpha w14:val="30000"/>
              </w14:srgbClr>
            </w14:solidFill>
          </w14:textFill>
        </w:rPr>
        <w:t>).</w:t>
      </w:r>
    </w:p>
    <w:p w14:paraId="056B31A8" w14:textId="77777777" w:rsidR="002C5A4E" w:rsidRPr="00D04D46" w:rsidRDefault="002C5A4E" w:rsidP="002C5A4E">
      <w:pPr>
        <w:pStyle w:val="NormalWeb"/>
        <w:bidi/>
        <w:spacing w:before="0" w:beforeAutospacing="0" w:after="0" w:afterAutospacing="0"/>
        <w:jc w:val="center"/>
        <w:rPr>
          <w:rFonts w:ascii="Traditional Arabic" w:eastAsiaTheme="minorHAnsi" w:hAnsi="Traditional Arabic" w:cs="Traditional Arabic"/>
          <w:b/>
          <w:bCs/>
          <w:color w:val="000000"/>
          <w:sz w:val="26"/>
          <w:szCs w:val="26"/>
          <w:lang w:bidi="ar-SY"/>
          <w14:textFill>
            <w14:solidFill>
              <w14:srgbClr w14:val="000000">
                <w14:alpha w14:val="30000"/>
              </w14:srgbClr>
            </w14:solidFill>
          </w14:textFill>
        </w:rPr>
      </w:pPr>
    </w:p>
    <w:p w14:paraId="7C5CA2A4" w14:textId="77777777" w:rsidR="002C5A4E" w:rsidRPr="00C20CFB" w:rsidRDefault="002C5A4E" w:rsidP="002C5A4E">
      <w:pPr>
        <w:pStyle w:val="NormalWeb"/>
        <w:bidi/>
        <w:spacing w:before="0" w:beforeAutospacing="0" w:after="0" w:afterAutospacing="0"/>
        <w:rPr>
          <w:rFonts w:ascii="Traditional Arabic" w:eastAsiaTheme="minorHAnsi" w:hAnsi="Traditional Arabic" w:cs="Traditional Arabic"/>
          <w:color w:val="000000" w:themeColor="text1"/>
          <w:rtl/>
          <w:lang w:bidi="ar-SY"/>
          <w14:textFill>
            <w14:solidFill>
              <w14:schemeClr w14:val="tx1">
                <w14:alpha w14:val="30000"/>
              </w14:schemeClr>
            </w14:solidFill>
          </w14:textFill>
        </w:rPr>
      </w:pPr>
      <w:r w:rsidRPr="00C20CFB">
        <w:rPr>
          <w:rFonts w:ascii="Traditional Arabic" w:eastAsiaTheme="minorHAnsi" w:hAnsi="Traditional Arabic" w:cs="Traditional Arabic"/>
          <w:color w:val="000000" w:themeColor="text1"/>
          <w:rtl/>
          <w:lang w:bidi="ar-SY"/>
          <w14:textFill>
            <w14:solidFill>
              <w14:schemeClr w14:val="tx1">
                <w14:alpha w14:val="30000"/>
              </w14:schemeClr>
            </w14:solidFill>
          </w14:textFill>
        </w:rPr>
        <w:t xml:space="preserve">تكمن أهمية هذه المنهجية في تقديم مسار عملي متكامل يبدأ من مرحلة معالجة البيانات الأولية وتنظيفها، مروراً بإعادة تشكيل المعمارية البرمجية لشبكة التلافيف العميقة </w:t>
      </w:r>
      <w:r w:rsidRPr="00C20CFB">
        <w:rPr>
          <w:rFonts w:ascii="Traditional Arabic" w:eastAsiaTheme="minorHAnsi" w:hAnsi="Traditional Arabic" w:cs="Traditional Arabic"/>
          <w:color w:val="000000" w:themeColor="text1"/>
          <w:lang w:bidi="ar-SY"/>
          <w14:textFill>
            <w14:solidFill>
              <w14:schemeClr w14:val="tx1">
                <w14:alpha w14:val="30000"/>
              </w14:schemeClr>
            </w14:solidFill>
          </w14:textFill>
        </w:rPr>
        <w:t>ResNet-50</w:t>
      </w:r>
      <w:r w:rsidRPr="00C20CFB">
        <w:rPr>
          <w:rFonts w:ascii="Traditional Arabic" w:eastAsiaTheme="minorHAnsi" w:hAnsi="Traditional Arabic" w:cs="Traditional Arabic"/>
          <w:color w:val="000000" w:themeColor="text1"/>
          <w:rtl/>
          <w:lang w:bidi="ar-SY"/>
          <w14:textFill>
            <w14:solidFill>
              <w14:schemeClr w14:val="tx1">
                <w14:alpha w14:val="30000"/>
              </w14:schemeClr>
            </w14:solidFill>
          </w14:textFill>
        </w:rPr>
        <w:t xml:space="preserve"> وتطبيق استراتيجيات التعلم المنقول (</w:t>
      </w:r>
      <w:r w:rsidRPr="00C20CFB">
        <w:rPr>
          <w:rFonts w:ascii="Traditional Arabic" w:eastAsiaTheme="minorHAnsi" w:hAnsi="Traditional Arabic" w:cs="Traditional Arabic"/>
          <w:color w:val="000000" w:themeColor="text1"/>
          <w:lang w:bidi="ar-SY"/>
          <w14:textFill>
            <w14:solidFill>
              <w14:schemeClr w14:val="tx1">
                <w14:alpha w14:val="30000"/>
              </w14:schemeClr>
            </w14:solidFill>
          </w14:textFill>
        </w:rPr>
        <w:t>Transfer Learning</w:t>
      </w:r>
      <w:r w:rsidRPr="00C20CFB">
        <w:rPr>
          <w:rFonts w:ascii="Traditional Arabic" w:eastAsiaTheme="minorHAnsi" w:hAnsi="Traditional Arabic" w:cs="Traditional Arabic"/>
          <w:color w:val="000000" w:themeColor="text1"/>
          <w:rtl/>
          <w:lang w:bidi="ar-SY"/>
          <w14:textFill>
            <w14:solidFill>
              <w14:schemeClr w14:val="tx1">
                <w14:alpha w14:val="30000"/>
              </w14:schemeClr>
            </w14:solidFill>
          </w14:textFill>
        </w:rPr>
        <w:t>)، وصولاً إلى آليات التدريب وضبط الفائقات الحسابية (</w:t>
      </w:r>
      <w:r w:rsidRPr="00C20CFB">
        <w:rPr>
          <w:rFonts w:ascii="Traditional Arabic" w:eastAsiaTheme="minorHAnsi" w:hAnsi="Traditional Arabic" w:cs="Traditional Arabic"/>
          <w:color w:val="000000" w:themeColor="text1"/>
          <w:lang w:bidi="ar-SY"/>
          <w14:textFill>
            <w14:solidFill>
              <w14:schemeClr w14:val="tx1">
                <w14:alpha w14:val="30000"/>
              </w14:schemeClr>
            </w14:solidFill>
          </w14:textFill>
        </w:rPr>
        <w:t>Hyperparameters</w:t>
      </w:r>
      <w:r w:rsidRPr="00C20CFB">
        <w:rPr>
          <w:rFonts w:ascii="Traditional Arabic" w:eastAsiaTheme="minorHAnsi" w:hAnsi="Traditional Arabic" w:cs="Traditional Arabic"/>
          <w:color w:val="000000" w:themeColor="text1"/>
          <w:rtl/>
          <w:lang w:bidi="ar-SY"/>
          <w14:textFill>
            <w14:solidFill>
              <w14:schemeClr w14:val="tx1">
                <w14:alpha w14:val="30000"/>
              </w14:schemeClr>
            </w14:solidFill>
          </w14:textFill>
        </w:rPr>
        <w:t>).</w:t>
      </w:r>
    </w:p>
    <w:p w14:paraId="08D858A8" w14:textId="77777777" w:rsidR="002C5A4E" w:rsidRPr="00C20CFB" w:rsidRDefault="002C5A4E" w:rsidP="002C5A4E">
      <w:pPr>
        <w:rPr>
          <w:rtl/>
          <w14:textFill>
            <w14:solidFill>
              <w14:schemeClr w14:val="tx1">
                <w14:alpha w14:val="30000"/>
              </w14:schemeClr>
            </w14:solidFill>
          </w14:textFill>
        </w:rPr>
      </w:pPr>
    </w:p>
    <w:p w14:paraId="6ECDC7DF" w14:textId="77777777" w:rsidR="002C5A4E" w:rsidRPr="00A71E65" w:rsidRDefault="002C5A4E" w:rsidP="002C5A4E">
      <w:pPr>
        <w:pStyle w:val="Heading2"/>
        <w:rPr>
          <w:rFonts w:cs="Traditional Arabic"/>
          <w:b/>
          <w:bCs/>
          <w:caps w:val="0"/>
          <w14:textFill>
            <w14:solidFill>
              <w14:schemeClr w14:val="tx1">
                <w14:alpha w14:val="30000"/>
              </w14:schemeClr>
            </w14:solidFill>
          </w14:textFill>
        </w:rPr>
      </w:pPr>
      <w:bookmarkStart w:id="7" w:name="_Toc237589697"/>
      <w:r w:rsidRPr="00A71E65">
        <w:rPr>
          <w:rFonts w:cs="Traditional Arabic" w:hint="cs"/>
          <w:b/>
          <w:bCs/>
          <w:caps w:val="0"/>
          <w:rtl/>
          <w14:textFill>
            <w14:solidFill>
              <w14:schemeClr w14:val="tx1">
                <w14:alpha w14:val="30000"/>
              </w14:schemeClr>
            </w14:solidFill>
          </w14:textFill>
        </w:rPr>
        <w:t xml:space="preserve">المعالجة السبقية </w:t>
      </w:r>
      <w:r w:rsidRPr="00A71E65">
        <w:rPr>
          <w:rFonts w:cs="Traditional Arabic"/>
          <w:b/>
          <w:bCs/>
          <w:caps w:val="0"/>
          <w:rtl/>
          <w14:textFill>
            <w14:solidFill>
              <w14:schemeClr w14:val="tx1">
                <w14:alpha w14:val="30000"/>
              </w14:schemeClr>
            </w14:solidFill>
          </w14:textFill>
        </w:rPr>
        <w:t>(</w:t>
      </w:r>
      <w:r w:rsidRPr="00A71E65">
        <w:rPr>
          <w:rFonts w:cs="Traditional Arabic"/>
          <w:b/>
          <w:bCs/>
          <w:caps w:val="0"/>
          <w14:textFill>
            <w14:solidFill>
              <w14:schemeClr w14:val="tx1">
                <w14:alpha w14:val="30000"/>
              </w14:schemeClr>
            </w14:solidFill>
          </w14:textFill>
        </w:rPr>
        <w:t>preprocessing</w:t>
      </w:r>
      <w:r w:rsidRPr="00A71E65">
        <w:rPr>
          <w:rFonts w:cs="Traditional Arabic" w:hint="cs"/>
          <w:b/>
          <w:bCs/>
          <w:caps w:val="0"/>
          <w:rtl/>
          <w14:textFill>
            <w14:solidFill>
              <w14:schemeClr w14:val="tx1">
                <w14:alpha w14:val="30000"/>
              </w14:schemeClr>
            </w14:solidFill>
          </w14:textFill>
        </w:rPr>
        <w:t>):</w:t>
      </w:r>
      <w:bookmarkEnd w:id="7"/>
    </w:p>
    <w:p w14:paraId="6779A19B" w14:textId="77777777" w:rsidR="002C5A4E" w:rsidRPr="00C20CFB" w:rsidRDefault="002C5A4E" w:rsidP="002C5A4E">
      <w:pPr>
        <w:rPr>
          <w:rFonts w:cs="Traditional Arabic"/>
          <w:lang w:bidi="ar-SY"/>
          <w14:textFill>
            <w14:solidFill>
              <w14:schemeClr w14:val="tx1">
                <w14:alpha w14:val="30000"/>
              </w14:schemeClr>
            </w14:solidFill>
          </w14:textFill>
        </w:rPr>
      </w:pPr>
      <w:r w:rsidRPr="00C20CFB">
        <w:rPr>
          <w:rFonts w:cs="Traditional Arabic"/>
          <w:rtl/>
          <w:lang w:bidi="ar-SY"/>
          <w14:textFill>
            <w14:solidFill>
              <w14:schemeClr w14:val="tx1">
                <w14:alpha w14:val="30000"/>
              </w14:schemeClr>
            </w14:solidFill>
          </w14:textFill>
        </w:rPr>
        <w:t>تُعد المعالجة المسبقة للصور الطبية خطوة جوهرية لرفع جودة البيانات المدخلة وتوجيه نموذج التعلم العميق نحو الخصائص التشريحية ذات الصلة المباشرة بالتشخيص السريري. اشتملت هذه المرحلة على ثلاث خطوات متتالية</w:t>
      </w:r>
      <w:r w:rsidRPr="00C20CFB">
        <w:rPr>
          <w:rFonts w:cs="Traditional Arabic"/>
          <w:lang w:bidi="ar-SY"/>
          <w14:textFill>
            <w14:solidFill>
              <w14:schemeClr w14:val="tx1">
                <w14:alpha w14:val="30000"/>
              </w14:schemeClr>
            </w14:solidFill>
          </w14:textFill>
        </w:rPr>
        <w:t>:</w:t>
      </w:r>
    </w:p>
    <w:p w14:paraId="4039B138" w14:textId="77777777" w:rsidR="002C5A4E" w:rsidRPr="00C20CFB" w:rsidRDefault="002C5A4E" w:rsidP="002C5A4E">
      <w:pPr>
        <w:pStyle w:val="Heading3"/>
        <w:rPr>
          <w:rtl/>
          <w14:textFill>
            <w14:solidFill>
              <w14:schemeClr w14:val="tx1">
                <w14:alpha w14:val="30000"/>
              </w14:schemeClr>
            </w14:solidFill>
          </w14:textFill>
        </w:rPr>
      </w:pPr>
      <w:bookmarkStart w:id="8" w:name="_Toc237589698"/>
      <w:r w:rsidRPr="00C20CFB">
        <w:rPr>
          <w:rtl/>
          <w14:textFill>
            <w14:solidFill>
              <w14:schemeClr w14:val="tx1">
                <w14:alpha w14:val="30000"/>
              </w14:schemeClr>
            </w14:solidFill>
          </w14:textFill>
        </w:rPr>
        <w:t xml:space="preserve">إزالة عظام الجمجمة والأنسجة </w:t>
      </w:r>
      <w:r w:rsidRPr="00C20CFB">
        <w:rPr>
          <w:rFonts w:hint="cs"/>
          <w:rtl/>
          <w14:textFill>
            <w14:solidFill>
              <w14:schemeClr w14:val="tx1">
                <w14:alpha w14:val="30000"/>
              </w14:schemeClr>
            </w14:solidFill>
          </w14:textFill>
        </w:rPr>
        <w:t xml:space="preserve">الخارجية </w:t>
      </w:r>
      <w:r w:rsidRPr="00C20CFB">
        <w:rPr>
          <w14:textFill>
            <w14:solidFill>
              <w14:schemeClr w14:val="tx1">
                <w14:alpha w14:val="30000"/>
              </w14:schemeClr>
            </w14:solidFill>
          </w14:textFill>
        </w:rPr>
        <w:t>(Skull Stripping)</w:t>
      </w:r>
      <w:r w:rsidRPr="00C20CFB">
        <w:rPr>
          <w:rFonts w:hint="cs"/>
          <w:rtl/>
          <w14:textFill>
            <w14:solidFill>
              <w14:schemeClr w14:val="tx1">
                <w14:alpha w14:val="30000"/>
              </w14:schemeClr>
            </w14:solidFill>
          </w14:textFill>
        </w:rPr>
        <w:t>:</w:t>
      </w:r>
      <w:bookmarkEnd w:id="8"/>
      <w:r w:rsidRPr="00C20CFB">
        <w:rPr>
          <w14:textFill>
            <w14:solidFill>
              <w14:schemeClr w14:val="tx1">
                <w14:alpha w14:val="30000"/>
              </w14:schemeClr>
            </w14:solidFill>
          </w14:textFill>
        </w:rPr>
        <w:t xml:space="preserve"> </w:t>
      </w:r>
    </w:p>
    <w:p w14:paraId="00507921" w14:textId="77777777" w:rsidR="002C5A4E" w:rsidRPr="00C20CFB" w:rsidRDefault="002C5A4E" w:rsidP="002C5A4E">
      <w:pPr>
        <w:spacing w:line="240" w:lineRule="auto"/>
        <w:rPr>
          <w:rFonts w:cs="Traditional Arabic"/>
          <w:rtl/>
          <w:lang w:bidi="ar-SY"/>
          <w14:textFill>
            <w14:solidFill>
              <w14:schemeClr w14:val="tx1">
                <w14:alpha w14:val="30000"/>
              </w14:schemeClr>
            </w14:solidFill>
          </w14:textFill>
        </w:rPr>
      </w:pPr>
      <w:r w:rsidRPr="00C20CFB">
        <w:rPr>
          <w:rFonts w:cs="Traditional Arabic" w:hint="cs"/>
          <w:rtl/>
          <w:lang w:bidi="ar-SY"/>
          <w14:textFill>
            <w14:solidFill>
              <w14:schemeClr w14:val="tx1">
                <w14:alpha w14:val="30000"/>
              </w14:schemeClr>
            </w14:solidFill>
          </w14:textFill>
        </w:rPr>
        <w:t>ت</w:t>
      </w:r>
      <w:r w:rsidRPr="00C20CFB">
        <w:rPr>
          <w:rFonts w:cs="Traditional Arabic"/>
          <w:rtl/>
          <w:lang w:bidi="ar-SY"/>
          <w14:textFill>
            <w14:solidFill>
              <w14:schemeClr w14:val="tx1">
                <w14:alpha w14:val="30000"/>
              </w14:schemeClr>
            </w14:solidFill>
          </w14:textFill>
        </w:rPr>
        <w:t>هدف هذه الخطوة إلى تقليل الضوضاء</w:t>
      </w:r>
      <w:r w:rsidRPr="00C20CFB">
        <w:rPr>
          <w:rFonts w:cs="Traditional Arabic"/>
          <w:lang w:bidi="ar-SY"/>
          <w14:textFill>
            <w14:solidFill>
              <w14:schemeClr w14:val="tx1">
                <w14:alpha w14:val="30000"/>
              </w14:schemeClr>
            </w14:solidFill>
          </w14:textFill>
        </w:rPr>
        <w:t xml:space="preserve"> (Noise Reduction) </w:t>
      </w:r>
      <w:r w:rsidRPr="00C20CFB">
        <w:rPr>
          <w:rFonts w:cs="Traditional Arabic"/>
          <w:rtl/>
          <w:lang w:bidi="ar-SY"/>
          <w14:textFill>
            <w14:solidFill>
              <w14:schemeClr w14:val="tx1">
                <w14:alpha w14:val="30000"/>
              </w14:schemeClr>
            </w14:solidFill>
          </w14:textFill>
        </w:rPr>
        <w:t>وإلغاء التفاصيل غير الضرورية، مما يضمن توجيه تركيز المرشحات التلافيفية</w:t>
      </w:r>
      <w:r w:rsidRPr="00C20CFB">
        <w:rPr>
          <w:rFonts w:cs="Traditional Arabic"/>
          <w:lang w:bidi="ar-SY"/>
          <w14:textFill>
            <w14:solidFill>
              <w14:schemeClr w14:val="tx1">
                <w14:alpha w14:val="30000"/>
              </w14:schemeClr>
            </w14:solidFill>
          </w14:textFill>
        </w:rPr>
        <w:t xml:space="preserve"> (Convolutional Filters) </w:t>
      </w:r>
      <w:r w:rsidRPr="00C20CFB">
        <w:rPr>
          <w:rFonts w:cs="Traditional Arabic"/>
          <w:rtl/>
          <w:lang w:bidi="ar-SY"/>
          <w14:textFill>
            <w14:solidFill>
              <w14:schemeClr w14:val="tx1">
                <w14:alpha w14:val="30000"/>
              </w14:schemeClr>
            </w14:solidFill>
          </w14:textFill>
        </w:rPr>
        <w:t>حصراً نحو مناطق الضمور العصبي والتغيرات الهيكلية في الدماغ، مثل الحصين</w:t>
      </w:r>
      <w:r w:rsidRPr="00C20CFB">
        <w:rPr>
          <w:rFonts w:cs="Traditional Arabic"/>
          <w:lang w:bidi="ar-SY"/>
          <w14:textFill>
            <w14:solidFill>
              <w14:schemeClr w14:val="tx1">
                <w14:alpha w14:val="30000"/>
              </w14:schemeClr>
            </w14:solidFill>
          </w14:textFill>
        </w:rPr>
        <w:t xml:space="preserve"> (Hippocampus) </w:t>
      </w:r>
      <w:r w:rsidRPr="00C20CFB">
        <w:rPr>
          <w:rFonts w:cs="Traditional Arabic" w:hint="cs"/>
          <w:rtl/>
          <w:lang w:bidi="ar-SY"/>
          <w14:textFill>
            <w14:solidFill>
              <w14:schemeClr w14:val="tx1">
                <w14:alpha w14:val="30000"/>
              </w14:schemeClr>
            </w14:solidFill>
          </w14:textFill>
        </w:rPr>
        <w:t xml:space="preserve">والبطينات </w:t>
      </w:r>
      <w:r w:rsidRPr="00C20CFB">
        <w:rPr>
          <w:rFonts w:cs="Traditional Arabic"/>
          <w:lang w:bidi="ar-SY"/>
          <w14:textFill>
            <w14:solidFill>
              <w14:schemeClr w14:val="tx1">
                <w14:alpha w14:val="30000"/>
              </w14:schemeClr>
            </w14:solidFill>
          </w14:textFill>
        </w:rPr>
        <w:t>(Ventricles)</w:t>
      </w:r>
      <w:r w:rsidRPr="00C20CFB">
        <w:rPr>
          <w:rFonts w:cs="Traditional Arabic" w:hint="cs"/>
          <w:rtl/>
          <w:lang w:bidi="ar-SY"/>
          <w14:textFill>
            <w14:solidFill>
              <w14:schemeClr w14:val="tx1">
                <w14:alpha w14:val="30000"/>
              </w14:schemeClr>
            </w14:solidFill>
          </w14:textFill>
        </w:rPr>
        <w:t>.</w:t>
      </w:r>
    </w:p>
    <w:p w14:paraId="2A439AEA" w14:textId="77777777" w:rsidR="002C5A4E" w:rsidRPr="00C20CFB" w:rsidRDefault="002C5A4E" w:rsidP="002C5A4E">
      <w:pPr>
        <w:pStyle w:val="Heading3"/>
        <w:rPr>
          <w:rtl/>
          <w14:textFill>
            <w14:solidFill>
              <w14:schemeClr w14:val="tx1">
                <w14:alpha w14:val="30000"/>
              </w14:schemeClr>
            </w14:solidFill>
          </w14:textFill>
        </w:rPr>
      </w:pPr>
      <w:bookmarkStart w:id="9" w:name="_Toc237589699"/>
      <w:r w:rsidRPr="00C20CFB">
        <w:rPr>
          <w:rtl/>
          <w14:textFill>
            <w14:solidFill>
              <w14:schemeClr w14:val="tx1">
                <w14:alpha w14:val="30000"/>
              </w14:schemeClr>
            </w14:solidFill>
          </w14:textFill>
        </w:rPr>
        <w:t>توحيد الأبعاد والتسوية</w:t>
      </w:r>
      <w:r w:rsidRPr="00C20CFB">
        <w:rPr>
          <w14:textFill>
            <w14:solidFill>
              <w14:schemeClr w14:val="tx1">
                <w14:alpha w14:val="30000"/>
              </w14:schemeClr>
            </w14:solidFill>
          </w14:textFill>
        </w:rPr>
        <w:t xml:space="preserve"> (Resizing &amp; Normalization)</w:t>
      </w:r>
      <w:r w:rsidRPr="00C20CFB">
        <w:rPr>
          <w:rFonts w:hint="cs"/>
          <w:rtl/>
          <w14:textFill>
            <w14:solidFill>
              <w14:schemeClr w14:val="tx1">
                <w14:alpha w14:val="30000"/>
              </w14:schemeClr>
            </w14:solidFill>
          </w14:textFill>
        </w:rPr>
        <w:t>:</w:t>
      </w:r>
      <w:bookmarkEnd w:id="9"/>
    </w:p>
    <w:p w14:paraId="7E9AD820" w14:textId="77777777" w:rsidR="002C5A4E" w:rsidRPr="00C20CFB" w:rsidRDefault="002C5A4E" w:rsidP="002C5A4E">
      <w:pPr>
        <w:spacing w:before="0" w:line="276" w:lineRule="auto"/>
        <w:rPr>
          <w:rFonts w:cs="Traditional Arabic"/>
          <w:rtl/>
          <w:lang w:bidi="ar-SY"/>
          <w14:textFill>
            <w14:solidFill>
              <w14:schemeClr w14:val="tx1">
                <w14:alpha w14:val="30000"/>
              </w14:schemeClr>
            </w14:solidFill>
          </w14:textFill>
        </w:rPr>
      </w:pPr>
      <w:r w:rsidRPr="00C20CFB">
        <w:rPr>
          <w:rFonts w:cs="Traditional Arabic" w:hint="cs"/>
          <w:rtl/>
          <w:lang w:bidi="ar-SY"/>
          <w14:textFill>
            <w14:solidFill>
              <w14:schemeClr w14:val="tx1">
                <w14:alpha w14:val="30000"/>
              </w14:schemeClr>
            </w14:solidFill>
          </w14:textFill>
        </w:rPr>
        <w:t xml:space="preserve">يتم </w:t>
      </w:r>
      <w:r w:rsidRPr="00C20CFB">
        <w:rPr>
          <w:rFonts w:cs="Traditional Arabic"/>
          <w:rtl/>
          <w:lang w:bidi="ar-SY"/>
          <w14:textFill>
            <w14:solidFill>
              <w14:schemeClr w14:val="tx1">
                <w14:alpha w14:val="30000"/>
              </w14:schemeClr>
            </w14:solidFill>
          </w14:textFill>
        </w:rPr>
        <w:t xml:space="preserve">إعادة ضبط حجم جميع صور الرنين المغناطيسي لتصبح بمقاس قياسي </w:t>
      </w:r>
      <w:r w:rsidRPr="00C20CFB">
        <w:rPr>
          <w:rFonts w:cs="Traditional Arabic" w:hint="cs"/>
          <w:rtl/>
          <w:lang w:bidi="ar-SY"/>
          <w14:textFill>
            <w14:solidFill>
              <w14:schemeClr w14:val="tx1">
                <w14:alpha w14:val="30000"/>
              </w14:schemeClr>
            </w14:solidFill>
          </w14:textFill>
        </w:rPr>
        <w:t>(224</w:t>
      </w:r>
      <w:r w:rsidRPr="00C20CFB">
        <w:rPr>
          <w:rFonts w:cs="Traditional Arabic"/>
          <w:rtl/>
          <w:lang w:bidi="ar-SY"/>
          <w14:textFill>
            <w14:solidFill>
              <w14:schemeClr w14:val="tx1">
                <w14:alpha w14:val="30000"/>
              </w14:schemeClr>
            </w14:solidFill>
          </w14:textFill>
        </w:rPr>
        <w:t>×</w:t>
      </w:r>
      <w:r w:rsidRPr="00C20CFB">
        <w:rPr>
          <w:rFonts w:cs="Traditional Arabic" w:hint="cs"/>
          <w:rtl/>
          <w:lang w:bidi="ar-SY"/>
          <w14:textFill>
            <w14:solidFill>
              <w14:schemeClr w14:val="tx1">
                <w14:alpha w14:val="30000"/>
              </w14:schemeClr>
            </w14:solidFill>
          </w14:textFill>
        </w:rPr>
        <w:t xml:space="preserve">224) </w:t>
      </w:r>
      <w:r w:rsidRPr="00C20CFB">
        <w:rPr>
          <w:rFonts w:cs="Traditional Arabic"/>
          <w:rtl/>
          <w:lang w:bidi="ar-SY"/>
          <w14:textFill>
            <w14:solidFill>
              <w14:schemeClr w14:val="tx1">
                <w14:alpha w14:val="30000"/>
              </w14:schemeClr>
            </w14:solidFill>
          </w14:textFill>
        </w:rPr>
        <w:t xml:space="preserve">لتلائم الحجم المعتمد لمداخل معمارية </w:t>
      </w:r>
      <w:r w:rsidRPr="00C20CFB">
        <w:rPr>
          <w:rFonts w:cs="Traditional Arabic"/>
          <w:lang w:bidi="ar-SY"/>
          <w14:textFill>
            <w14:solidFill>
              <w14:schemeClr w14:val="tx1">
                <w14:alpha w14:val="30000"/>
              </w14:schemeClr>
            </w14:solidFill>
          </w14:textFill>
        </w:rPr>
        <w:t>ResNet-50</w:t>
      </w:r>
      <w:r w:rsidRPr="00C20CFB">
        <w:rPr>
          <w:rFonts w:cs="Traditional Arabic" w:hint="cs"/>
          <w:rtl/>
          <w:lang w:bidi="ar-SY"/>
          <w14:textFill>
            <w14:solidFill>
              <w14:schemeClr w14:val="tx1">
                <w14:alpha w14:val="30000"/>
              </w14:schemeClr>
            </w14:solidFill>
          </w14:textFill>
        </w:rPr>
        <w:t xml:space="preserve"> ومن ثم </w:t>
      </w:r>
      <w:r w:rsidRPr="00C20CFB">
        <w:rPr>
          <w:rFonts w:cs="Traditional Arabic"/>
          <w:rtl/>
          <w:lang w:bidi="ar-SY"/>
          <w14:textFill>
            <w14:solidFill>
              <w14:schemeClr w14:val="tx1">
                <w14:alpha w14:val="30000"/>
              </w14:schemeClr>
            </w14:solidFill>
          </w14:textFill>
        </w:rPr>
        <w:t xml:space="preserve">تحويل القيم الممتدة بين </w:t>
      </w:r>
      <w:r w:rsidRPr="00C20CFB">
        <w:rPr>
          <w:rFonts w:cs="Traditional Arabic"/>
          <w:lang w:bidi="ar-SY"/>
          <w14:textFill>
            <w14:solidFill>
              <w14:schemeClr w14:val="tx1">
                <w14:alpha w14:val="30000"/>
              </w14:schemeClr>
            </w14:solidFill>
          </w14:textFill>
        </w:rPr>
        <w:t>[0,255]</w:t>
      </w:r>
      <w:r w:rsidRPr="00C20CFB">
        <w:rPr>
          <w:rFonts w:cs="Traditional Arabic"/>
          <w:rtl/>
          <w:lang w:bidi="ar-SY"/>
          <w14:textFill>
            <w14:solidFill>
              <w14:schemeClr w14:val="tx1">
                <w14:alpha w14:val="30000"/>
              </w14:schemeClr>
            </w14:solidFill>
          </w14:textFill>
        </w:rPr>
        <w:t xml:space="preserve"> إلى النطاق المعياري</w:t>
      </w:r>
      <w:r w:rsidRPr="00C20CFB">
        <w:rPr>
          <w:rFonts w:cs="Traditional Arabic"/>
          <w:lang w:bidi="ar-SY"/>
          <w14:textFill>
            <w14:solidFill>
              <w14:schemeClr w14:val="tx1">
                <w14:alpha w14:val="30000"/>
              </w14:schemeClr>
            </w14:solidFill>
          </w14:textFill>
        </w:rPr>
        <w:t xml:space="preserve"> </w:t>
      </w:r>
      <w:r w:rsidRPr="00C20CFB">
        <w:rPr>
          <w:rFonts w:cs="Traditional Arabic"/>
          <w:rtl/>
          <w:lang w:bidi="ar-SY"/>
          <w14:textFill>
            <w14:solidFill>
              <w14:schemeClr w14:val="tx1">
                <w14:alpha w14:val="30000"/>
              </w14:schemeClr>
            </w14:solidFill>
          </w14:textFill>
        </w:rPr>
        <w:t>[</w:t>
      </w:r>
      <w:r w:rsidRPr="00C20CFB">
        <w:rPr>
          <w:rFonts w:cs="Traditional Arabic"/>
          <w:lang w:bidi="ar-SY"/>
          <w14:textFill>
            <w14:solidFill>
              <w14:schemeClr w14:val="tx1">
                <w14:alpha w14:val="30000"/>
              </w14:schemeClr>
            </w14:solidFill>
          </w14:textFill>
        </w:rPr>
        <w:t>0,1</w:t>
      </w:r>
      <w:r w:rsidRPr="00C20CFB">
        <w:rPr>
          <w:rFonts w:cs="Traditional Arabic"/>
          <w:rtl/>
          <w:lang w:bidi="ar-SY"/>
          <w14:textFill>
            <w14:solidFill>
              <w14:schemeClr w14:val="tx1">
                <w14:alpha w14:val="30000"/>
              </w14:schemeClr>
            </w14:solidFill>
          </w14:textFill>
        </w:rPr>
        <w:t xml:space="preserve">] مع تطبيق التقييس المعتمد في أوزان </w:t>
      </w:r>
      <w:r w:rsidRPr="00C20CFB">
        <w:rPr>
          <w:rFonts w:cs="Traditional Arabic"/>
          <w:lang w:bidi="ar-SY"/>
          <w14:textFill>
            <w14:solidFill>
              <w14:schemeClr w14:val="tx1">
                <w14:alpha w14:val="30000"/>
              </w14:schemeClr>
            </w14:solidFill>
          </w14:textFill>
        </w:rPr>
        <w:t>ImageNet</w:t>
      </w:r>
      <w:r w:rsidRPr="00C20CFB">
        <w:rPr>
          <w:rFonts w:cs="Traditional Arabic"/>
          <w:rtl/>
          <w:lang w:bidi="ar-SY"/>
          <w14:textFill>
            <w14:solidFill>
              <w14:schemeClr w14:val="tx1">
                <w14:alpha w14:val="30000"/>
              </w14:schemeClr>
            </w14:solidFill>
          </w14:textFill>
        </w:rPr>
        <w:t xml:space="preserve"> لضمان استقرار وسرعة التقارب أثناء عملية التدرج الهابط (</w:t>
      </w:r>
      <w:r w:rsidRPr="00C20CFB">
        <w:rPr>
          <w:rFonts w:cs="Traditional Arabic"/>
          <w:lang w:bidi="ar-SY"/>
          <w14:textFill>
            <w14:solidFill>
              <w14:schemeClr w14:val="tx1">
                <w14:alpha w14:val="30000"/>
              </w14:schemeClr>
            </w14:solidFill>
          </w14:textFill>
        </w:rPr>
        <w:t>Gradient Descent</w:t>
      </w:r>
      <w:r w:rsidRPr="00C20CFB">
        <w:rPr>
          <w:rFonts w:cs="Traditional Arabic"/>
          <w:rtl/>
          <w:lang w:bidi="ar-SY"/>
          <w14:textFill>
            <w14:solidFill>
              <w14:schemeClr w14:val="tx1">
                <w14:alpha w14:val="30000"/>
              </w14:schemeClr>
            </w14:solidFill>
          </w14:textFill>
        </w:rPr>
        <w:t>).</w:t>
      </w:r>
    </w:p>
    <w:p w14:paraId="1562390A" w14:textId="77777777" w:rsidR="002C5A4E" w:rsidRPr="00C20CFB" w:rsidRDefault="002C5A4E" w:rsidP="002C5A4E">
      <w:pPr>
        <w:rPr>
          <w:rFonts w:cs="Traditional Arabic"/>
          <w:lang w:bidi="ar-SY"/>
          <w14:textFill>
            <w14:solidFill>
              <w14:schemeClr w14:val="tx1">
                <w14:alpha w14:val="30000"/>
              </w14:schemeClr>
            </w14:solidFill>
          </w14:textFill>
        </w:rPr>
      </w:pPr>
      <w:r w:rsidRPr="00C20CFB">
        <w:rPr>
          <w:rFonts w:cs="Traditional Arabic"/>
          <w:rtl/>
          <w:lang w:bidi="ar-SY"/>
          <w14:textFill>
            <w14:solidFill>
              <w14:schemeClr w14:val="tx1">
                <w14:alpha w14:val="30000"/>
              </w14:schemeClr>
            </w14:solidFill>
          </w14:textFill>
        </w:rPr>
        <w:br w:type="page"/>
      </w:r>
    </w:p>
    <w:p w14:paraId="74330062" w14:textId="77777777" w:rsidR="002C5A4E" w:rsidRPr="00C20CFB" w:rsidRDefault="002C5A4E" w:rsidP="002C5A4E">
      <w:pPr>
        <w:pStyle w:val="Heading3"/>
        <w:rPr>
          <w:rtl/>
          <w14:textFill>
            <w14:solidFill>
              <w14:schemeClr w14:val="tx1">
                <w14:alpha w14:val="30000"/>
              </w14:schemeClr>
            </w14:solidFill>
          </w14:textFill>
        </w:rPr>
      </w:pPr>
      <w:bookmarkStart w:id="10" w:name="_Toc237589700"/>
      <w:r w:rsidRPr="00C20CFB">
        <w:rPr>
          <w:rtl/>
          <w14:textFill>
            <w14:solidFill>
              <w14:schemeClr w14:val="tx1">
                <w14:alpha w14:val="30000"/>
              </w14:schemeClr>
            </w14:solidFill>
          </w14:textFill>
        </w:rPr>
        <w:lastRenderedPageBreak/>
        <w:t>معالجة اختلال الفئات وزيادة البيانات</w:t>
      </w:r>
      <w:r w:rsidRPr="00C20CFB">
        <w:rPr>
          <w14:textFill>
            <w14:solidFill>
              <w14:schemeClr w14:val="tx1">
                <w14:alpha w14:val="30000"/>
              </w14:schemeClr>
            </w14:solidFill>
          </w14:textFill>
        </w:rPr>
        <w:t xml:space="preserve"> (Data Augmentation)</w:t>
      </w:r>
      <w:r w:rsidRPr="00C20CFB">
        <w:rPr>
          <w:rFonts w:hint="cs"/>
          <w:rtl/>
          <w14:textFill>
            <w14:solidFill>
              <w14:schemeClr w14:val="tx1">
                <w14:alpha w14:val="30000"/>
              </w14:schemeClr>
            </w14:solidFill>
          </w14:textFill>
        </w:rPr>
        <w:t>:</w:t>
      </w:r>
      <w:bookmarkEnd w:id="10"/>
    </w:p>
    <w:p w14:paraId="63A2A1F1" w14:textId="77777777" w:rsidR="002C5A4E" w:rsidRPr="00C20CFB" w:rsidRDefault="002C5A4E" w:rsidP="002C5A4E">
      <w:pPr>
        <w:spacing w:line="240" w:lineRule="auto"/>
        <w:rPr>
          <w:rFonts w:cs="Traditional Arabic"/>
          <w:rtl/>
          <w:lang w:bidi="ar-SY"/>
          <w14:textFill>
            <w14:solidFill>
              <w14:schemeClr w14:val="tx1">
                <w14:alpha w14:val="30000"/>
              </w14:schemeClr>
            </w14:solidFill>
          </w14:textFill>
        </w:rPr>
      </w:pPr>
      <w:r w:rsidRPr="00C20CFB">
        <w:rPr>
          <w:rFonts w:cs="Traditional Arabic"/>
          <w:rtl/>
          <w:lang w:bidi="ar-SY"/>
          <w14:textFill>
            <w14:solidFill>
              <w14:schemeClr w14:val="tx1">
                <w14:alpha w14:val="30000"/>
              </w14:schemeClr>
            </w14:solidFill>
          </w14:textFill>
        </w:rPr>
        <w:t>تم التعامل مع التفاوت العددي بين فئات الزهايمر الأربع</w:t>
      </w:r>
      <w:r w:rsidRPr="00C20CFB">
        <w:rPr>
          <w:rFonts w:cs="Traditional Arabic"/>
          <w:lang w:bidi="ar-SY"/>
          <w14:textFill>
            <w14:solidFill>
              <w14:schemeClr w14:val="tx1">
                <w14:alpha w14:val="30000"/>
              </w14:schemeClr>
            </w14:solidFill>
          </w14:textFill>
        </w:rPr>
        <w:t xml:space="preserve"> (Non-Demented, Very Mild, Mild, Moderate) </w:t>
      </w:r>
      <w:r w:rsidRPr="00C20CFB">
        <w:rPr>
          <w:rFonts w:cs="Traditional Arabic"/>
          <w:rtl/>
          <w:lang w:bidi="ar-SY"/>
          <w14:textFill>
            <w14:solidFill>
              <w14:schemeClr w14:val="tx1">
                <w14:alpha w14:val="30000"/>
              </w14:schemeClr>
            </w14:solidFill>
          </w14:textFill>
        </w:rPr>
        <w:t>بتعزيز الفئات الأقل تمثيلاً لتجنب انحياز النموذج</w:t>
      </w:r>
      <w:r w:rsidRPr="00C20CFB">
        <w:rPr>
          <w:rFonts w:cs="Traditional Arabic"/>
          <w:lang w:bidi="ar-SY"/>
          <w14:textFill>
            <w14:solidFill>
              <w14:schemeClr w14:val="tx1">
                <w14:alpha w14:val="30000"/>
              </w14:schemeClr>
            </w14:solidFill>
          </w14:textFill>
        </w:rPr>
        <w:t xml:space="preserve"> (Model Bias) </w:t>
      </w:r>
      <w:r w:rsidRPr="00C20CFB">
        <w:rPr>
          <w:rFonts w:cs="Traditional Arabic"/>
          <w:rtl/>
          <w:lang w:bidi="ar-SY"/>
          <w14:textFill>
            <w14:solidFill>
              <w14:schemeClr w14:val="tx1">
                <w14:alpha w14:val="30000"/>
              </w14:schemeClr>
            </w14:solidFill>
          </w14:textFill>
        </w:rPr>
        <w:t xml:space="preserve">نحو الفئات الأكثر </w:t>
      </w:r>
      <w:r w:rsidRPr="00C20CFB">
        <w:rPr>
          <w:rFonts w:cs="Traditional Arabic" w:hint="cs"/>
          <w:rtl/>
          <w:lang w:bidi="ar-SY"/>
          <w14:textFill>
            <w14:solidFill>
              <w14:schemeClr w14:val="tx1">
                <w14:alpha w14:val="30000"/>
              </w14:schemeClr>
            </w14:solidFill>
          </w14:textFill>
        </w:rPr>
        <w:t xml:space="preserve">عدداً وذلك من خلال </w:t>
      </w:r>
      <w:r w:rsidRPr="00C20CFB">
        <w:rPr>
          <w:rFonts w:cs="Traditional Arabic"/>
          <w:rtl/>
          <w:lang w:bidi="ar-SY"/>
          <w14:textFill>
            <w14:solidFill>
              <w14:schemeClr w14:val="tx1">
                <w14:alpha w14:val="30000"/>
              </w14:schemeClr>
            </w14:solidFill>
          </w14:textFill>
        </w:rPr>
        <w:t>تقنيات التكثيف الاصطناعي</w:t>
      </w:r>
      <w:r w:rsidRPr="00C20CFB">
        <w:rPr>
          <w:rFonts w:cs="Traditional Arabic" w:hint="cs"/>
          <w:rtl/>
          <w:lang w:bidi="ar-SY"/>
          <w14:textFill>
            <w14:solidFill>
              <w14:schemeClr w14:val="tx1">
                <w14:alpha w14:val="30000"/>
              </w14:schemeClr>
            </w14:solidFill>
          </w14:textFill>
        </w:rPr>
        <w:t>، أهمها:</w:t>
      </w:r>
      <w:r w:rsidRPr="00C20CFB">
        <w:rPr>
          <w:rFonts w:cs="Traditional Arabic"/>
          <w:rtl/>
          <w:lang w:bidi="ar-SY"/>
          <w14:textFill>
            <w14:solidFill>
              <w14:schemeClr w14:val="tx1">
                <w14:alpha w14:val="30000"/>
              </w14:schemeClr>
            </w14:solidFill>
          </w14:textFill>
        </w:rPr>
        <w:t xml:space="preserve"> </w:t>
      </w:r>
      <w:r w:rsidRPr="00C20CFB">
        <w:rPr>
          <w:rFonts w:cs="Traditional Arabic" w:hint="cs"/>
          <w:rtl/>
          <w:lang w:bidi="ar-SY"/>
          <w14:textFill>
            <w14:solidFill>
              <w14:schemeClr w14:val="tx1">
                <w14:alpha w14:val="30000"/>
              </w14:schemeClr>
            </w14:solidFill>
          </w14:textFill>
        </w:rPr>
        <w:t>ال</w:t>
      </w:r>
      <w:r w:rsidRPr="00C20CFB">
        <w:rPr>
          <w:rFonts w:cs="Traditional Arabic"/>
          <w:rtl/>
          <w:lang w:bidi="ar-SY"/>
          <w14:textFill>
            <w14:solidFill>
              <w14:schemeClr w14:val="tx1">
                <w14:alpha w14:val="30000"/>
              </w14:schemeClr>
            </w14:solidFill>
          </w14:textFill>
        </w:rPr>
        <w:t xml:space="preserve">تحويلات </w:t>
      </w:r>
      <w:r w:rsidRPr="00C20CFB">
        <w:rPr>
          <w:rFonts w:cs="Traditional Arabic" w:hint="cs"/>
          <w:rtl/>
          <w:lang w:bidi="ar-SY"/>
          <w14:textFill>
            <w14:solidFill>
              <w14:schemeClr w14:val="tx1">
                <w14:alpha w14:val="30000"/>
              </w14:schemeClr>
            </w14:solidFill>
          </w14:textFill>
        </w:rPr>
        <w:t>ال</w:t>
      </w:r>
      <w:r w:rsidRPr="00C20CFB">
        <w:rPr>
          <w:rFonts w:cs="Traditional Arabic"/>
          <w:rtl/>
          <w:lang w:bidi="ar-SY"/>
          <w14:textFill>
            <w14:solidFill>
              <w14:schemeClr w14:val="tx1">
                <w14:alpha w14:val="30000"/>
              </w14:schemeClr>
            </w14:solidFill>
          </w14:textFill>
        </w:rPr>
        <w:t xml:space="preserve">هندسية </w:t>
      </w:r>
      <w:r w:rsidRPr="00C20CFB">
        <w:rPr>
          <w:rFonts w:cs="Traditional Arabic" w:hint="cs"/>
          <w:rtl/>
          <w:lang w:bidi="ar-SY"/>
          <w14:textFill>
            <w14:solidFill>
              <w14:schemeClr w14:val="tx1">
                <w14:alpha w14:val="30000"/>
              </w14:schemeClr>
            </w14:solidFill>
          </w14:textFill>
        </w:rPr>
        <w:t>ال</w:t>
      </w:r>
      <w:r w:rsidRPr="00C20CFB">
        <w:rPr>
          <w:rFonts w:cs="Traditional Arabic"/>
          <w:rtl/>
          <w:lang w:bidi="ar-SY"/>
          <w14:textFill>
            <w14:solidFill>
              <w14:schemeClr w14:val="tx1">
                <w14:alpha w14:val="30000"/>
              </w14:schemeClr>
            </w14:solidFill>
          </w14:textFill>
        </w:rPr>
        <w:t>مدروسة</w:t>
      </w:r>
      <w:r w:rsidRPr="00C20CFB">
        <w:rPr>
          <w:rFonts w:cs="Traditional Arabic" w:hint="cs"/>
          <w:rtl/>
          <w:lang w:bidi="ar-SY"/>
          <w14:textFill>
            <w14:solidFill>
              <w14:schemeClr w14:val="tx1">
                <w14:alpha w14:val="30000"/>
              </w14:schemeClr>
            </w14:solidFill>
          </w14:textFill>
        </w:rPr>
        <w:t xml:space="preserve"> التي</w:t>
      </w:r>
      <w:r w:rsidRPr="00C20CFB">
        <w:rPr>
          <w:rFonts w:cs="Traditional Arabic"/>
          <w:rtl/>
          <w:lang w:bidi="ar-SY"/>
          <w14:textFill>
            <w14:solidFill>
              <w14:schemeClr w14:val="tx1">
                <w14:alpha w14:val="30000"/>
              </w14:schemeClr>
            </w14:solidFill>
          </w14:textFill>
        </w:rPr>
        <w:t xml:space="preserve"> لا تؤثر على الطبيعة التشريحية للصورة، مثل التدوير العشوائي بنسب محددة</w:t>
      </w:r>
      <w:r w:rsidRPr="00C20CFB">
        <w:rPr>
          <w:rFonts w:cs="Traditional Arabic"/>
          <w:lang w:bidi="ar-SY"/>
          <w14:textFill>
            <w14:solidFill>
              <w14:schemeClr w14:val="tx1">
                <w14:alpha w14:val="30000"/>
              </w14:schemeClr>
            </w14:solidFill>
          </w14:textFill>
        </w:rPr>
        <w:t xml:space="preserve"> (Random Rotation)</w:t>
      </w:r>
      <w:r w:rsidRPr="00C20CFB">
        <w:rPr>
          <w:rFonts w:cs="Traditional Arabic"/>
          <w:rtl/>
          <w:lang w:bidi="ar-SY"/>
          <w14:textFill>
            <w14:solidFill>
              <w14:schemeClr w14:val="tx1">
                <w14:alpha w14:val="30000"/>
              </w14:schemeClr>
            </w14:solidFill>
          </w14:textFill>
        </w:rPr>
        <w:t>، الانعكاس الأفقي</w:t>
      </w:r>
      <w:r w:rsidRPr="00C20CFB">
        <w:rPr>
          <w:rFonts w:cs="Traditional Arabic"/>
          <w:lang w:bidi="ar-SY"/>
          <w14:textFill>
            <w14:solidFill>
              <w14:schemeClr w14:val="tx1">
                <w14:alpha w14:val="30000"/>
              </w14:schemeClr>
            </w14:solidFill>
          </w14:textFill>
        </w:rPr>
        <w:t xml:space="preserve"> (Horizontal Flip)</w:t>
      </w:r>
      <w:r w:rsidRPr="00C20CFB">
        <w:rPr>
          <w:rFonts w:cs="Traditional Arabic"/>
          <w:rtl/>
          <w:lang w:bidi="ar-SY"/>
          <w14:textFill>
            <w14:solidFill>
              <w14:schemeClr w14:val="tx1">
                <w14:alpha w14:val="30000"/>
              </w14:schemeClr>
            </w14:solidFill>
          </w14:textFill>
        </w:rPr>
        <w:t>، التكبير/التصغير</w:t>
      </w:r>
      <w:r w:rsidRPr="00C20CFB">
        <w:rPr>
          <w:rFonts w:cs="Traditional Arabic"/>
          <w:lang w:bidi="ar-SY"/>
          <w14:textFill>
            <w14:solidFill>
              <w14:schemeClr w14:val="tx1">
                <w14:alpha w14:val="30000"/>
              </w14:schemeClr>
            </w14:solidFill>
          </w14:textFill>
        </w:rPr>
        <w:t xml:space="preserve"> (Zooming)</w:t>
      </w:r>
      <w:r w:rsidRPr="00C20CFB">
        <w:rPr>
          <w:rFonts w:cs="Traditional Arabic"/>
          <w:rtl/>
          <w:lang w:bidi="ar-SY"/>
          <w14:textFill>
            <w14:solidFill>
              <w14:schemeClr w14:val="tx1">
                <w14:alpha w14:val="30000"/>
              </w14:schemeClr>
            </w14:solidFill>
          </w14:textFill>
        </w:rPr>
        <w:t>، وتعديل التباين والسطوع</w:t>
      </w:r>
      <w:r w:rsidRPr="00C20CFB">
        <w:rPr>
          <w:rFonts w:cs="Traditional Arabic"/>
          <w:lang w:bidi="ar-SY"/>
          <w14:textFill>
            <w14:solidFill>
              <w14:schemeClr w14:val="tx1">
                <w14:alpha w14:val="30000"/>
              </w14:schemeClr>
            </w14:solidFill>
          </w14:textFill>
        </w:rPr>
        <w:t>.</w:t>
      </w:r>
    </w:p>
    <w:p w14:paraId="712B7B95" w14:textId="77777777" w:rsidR="002C5A4E" w:rsidRPr="00C20CFB" w:rsidRDefault="002C5A4E" w:rsidP="002C5A4E">
      <w:pPr>
        <w:spacing w:line="240" w:lineRule="auto"/>
        <w:rPr>
          <w:rFonts w:cs="Traditional Arabic"/>
          <w:b/>
          <w:bCs/>
          <w:rtl/>
          <w:lang w:bidi="ar-SY"/>
          <w14:textFill>
            <w14:solidFill>
              <w14:schemeClr w14:val="tx1">
                <w14:alpha w14:val="30000"/>
              </w14:schemeClr>
            </w14:solidFill>
          </w14:textFill>
        </w:rPr>
      </w:pPr>
      <w:r w:rsidRPr="00C20CFB">
        <w:rPr>
          <w:rFonts w:cs="Traditional Arabic" w:hint="cs"/>
          <w:rtl/>
          <w:lang w:bidi="ar-SY"/>
          <w14:textFill>
            <w14:solidFill>
              <w14:schemeClr w14:val="tx1">
                <w14:alpha w14:val="30000"/>
              </w14:schemeClr>
            </w14:solidFill>
          </w14:textFill>
        </w:rPr>
        <w:t xml:space="preserve">تكمن أهمية هذه المرحلة في رفع </w:t>
      </w:r>
      <w:r w:rsidRPr="00C20CFB">
        <w:rPr>
          <w:rFonts w:cs="Traditional Arabic"/>
          <w:rtl/>
          <w14:textFill>
            <w14:solidFill>
              <w14:schemeClr w14:val="tx1">
                <w14:alpha w14:val="30000"/>
              </w14:schemeClr>
            </w14:solidFill>
          </w14:textFill>
        </w:rPr>
        <w:t>قدرة النموذج على التعميم</w:t>
      </w:r>
      <w:r w:rsidRPr="00C20CFB">
        <w:rPr>
          <w:rFonts w:cs="Traditional Arabic"/>
          <w:lang w:bidi="ar-SY"/>
          <w14:textFill>
            <w14:solidFill>
              <w14:schemeClr w14:val="tx1">
                <w14:alpha w14:val="30000"/>
              </w14:schemeClr>
            </w14:solidFill>
          </w14:textFill>
        </w:rPr>
        <w:t xml:space="preserve"> (Generalization) </w:t>
      </w:r>
      <w:r w:rsidRPr="00C20CFB">
        <w:rPr>
          <w:rFonts w:cs="Traditional Arabic"/>
          <w:rtl/>
          <w14:textFill>
            <w14:solidFill>
              <w14:schemeClr w14:val="tx1">
                <w14:alpha w14:val="30000"/>
              </w14:schemeClr>
            </w14:solidFill>
          </w14:textFill>
        </w:rPr>
        <w:t>وتقليل مخاطر فرط التكيف</w:t>
      </w:r>
      <w:r w:rsidRPr="00C20CFB">
        <w:rPr>
          <w:rFonts w:cs="Traditional Arabic"/>
          <w:lang w:bidi="ar-SY"/>
          <w14:textFill>
            <w14:solidFill>
              <w14:schemeClr w14:val="tx1">
                <w14:alpha w14:val="30000"/>
              </w14:schemeClr>
            </w14:solidFill>
          </w14:textFill>
        </w:rPr>
        <w:t xml:space="preserve"> (Overfitting) </w:t>
      </w:r>
      <w:r w:rsidRPr="00C20CFB">
        <w:rPr>
          <w:rFonts w:cs="Traditional Arabic"/>
          <w:rtl/>
          <w14:textFill>
            <w14:solidFill>
              <w14:schemeClr w14:val="tx1">
                <w14:alpha w14:val="30000"/>
              </w14:schemeClr>
            </w14:solidFill>
          </w14:textFill>
        </w:rPr>
        <w:t>عند التعامل مع صور مرجعية جديدة</w:t>
      </w:r>
      <w:r w:rsidRPr="00C20CFB">
        <w:rPr>
          <w:rFonts w:cs="Traditional Arabic"/>
          <w:lang w:bidi="ar-SY"/>
          <w14:textFill>
            <w14:solidFill>
              <w14:schemeClr w14:val="tx1">
                <w14:alpha w14:val="30000"/>
              </w14:schemeClr>
            </w14:solidFill>
          </w14:textFill>
        </w:rPr>
        <w:t>.</w:t>
      </w:r>
    </w:p>
    <w:p w14:paraId="0F4E6731" w14:textId="12E3ACA3" w:rsidR="008E1C09" w:rsidRPr="00A71E65" w:rsidRDefault="008E1C09" w:rsidP="002F6D02">
      <w:pPr>
        <w:pStyle w:val="Heading2"/>
        <w:rPr>
          <w:rFonts w:cs="Traditional Arabic"/>
          <w:b/>
          <w:bCs/>
          <w:caps w:val="0"/>
          <w:rtl/>
          <w14:textFill>
            <w14:solidFill>
              <w14:schemeClr w14:val="tx1">
                <w14:alpha w14:val="30000"/>
              </w14:schemeClr>
            </w14:solidFill>
          </w14:textFill>
        </w:rPr>
      </w:pPr>
      <w:bookmarkStart w:id="11" w:name="_Toc237589701"/>
      <w:r w:rsidRPr="00A71E65">
        <w:rPr>
          <w:rFonts w:cs="Traditional Arabic" w:hint="cs"/>
          <w:b/>
          <w:bCs/>
          <w:caps w:val="0"/>
          <w:rtl/>
          <w14:textFill>
            <w14:solidFill>
              <w14:schemeClr w14:val="tx1">
                <w14:alpha w14:val="30000"/>
              </w14:schemeClr>
            </w14:solidFill>
          </w14:textFill>
        </w:rPr>
        <w:t>المشاكل والعقبات:</w:t>
      </w:r>
      <w:bookmarkEnd w:id="11"/>
    </w:p>
    <w:p w14:paraId="65516E2D" w14:textId="027127ED" w:rsidR="00723B23" w:rsidRPr="00C20CFB" w:rsidRDefault="00723B23" w:rsidP="00723B23">
      <w:pPr>
        <w:pStyle w:val="ListParagraph"/>
        <w:numPr>
          <w:ilvl w:val="0"/>
          <w:numId w:val="107"/>
        </w:numPr>
        <w:rPr>
          <w:rFonts w:cs="Traditional Arabic"/>
          <w:b/>
          <w:bCs/>
          <w:color w:val="000000"/>
          <w14:textFill>
            <w14:solidFill>
              <w14:srgbClr w14:val="000000">
                <w14:alpha w14:val="30000"/>
              </w14:srgbClr>
            </w14:solidFill>
          </w14:textFill>
        </w:rPr>
      </w:pPr>
      <w:r w:rsidRPr="00C20CFB">
        <w:rPr>
          <w:rFonts w:cs="Traditional Arabic" w:hint="cs"/>
          <w:b/>
          <w:bCs/>
          <w:color w:val="000000"/>
          <w:rtl/>
          <w14:textFill>
            <w14:solidFill>
              <w14:srgbClr w14:val="000000">
                <w14:alpha w14:val="30000"/>
              </w14:srgbClr>
            </w14:solidFill>
          </w14:textFill>
        </w:rPr>
        <w:t>ضخامة البيانات الطبية وصعوبة معالجة صيغها ثلاثية الأبعاد:</w:t>
      </w:r>
    </w:p>
    <w:p w14:paraId="583D1BF6" w14:textId="1650F6C9" w:rsidR="00774A2A" w:rsidRPr="00C20CFB" w:rsidRDefault="00564595" w:rsidP="003C39A1">
      <w:pPr>
        <w:pStyle w:val="ListParagraph"/>
        <w:rPr>
          <w:rFonts w:cs="Traditional Arabic"/>
          <w:color w:val="000000"/>
          <w:rtl/>
          <w14:textFill>
            <w14:solidFill>
              <w14:srgbClr w14:val="000000">
                <w14:alpha w14:val="30000"/>
              </w14:srgbClr>
            </w14:solidFill>
          </w14:textFill>
        </w:rPr>
      </w:pPr>
      <w:r w:rsidRPr="00C20CFB">
        <w:rPr>
          <w:rFonts w:cs="Traditional Arabic"/>
          <w:color w:val="000000"/>
          <w:rtl/>
          <w14:textFill>
            <w14:solidFill>
              <w14:srgbClr w14:val="000000">
                <w14:alpha w14:val="30000"/>
              </w14:srgbClr>
            </w14:solidFill>
          </w14:textFill>
        </w:rPr>
        <w:t xml:space="preserve">تتمثل العقبة الرئيسية في الحجم الهائل لمجموعة البيانات </w:t>
      </w:r>
      <w:r w:rsidRPr="00C20CFB">
        <w:rPr>
          <w:rFonts w:cs="Traditional Arabic" w:hint="cs"/>
          <w:color w:val="000000"/>
          <w:rtl/>
          <w14:textFill>
            <w14:solidFill>
              <w14:srgbClr w14:val="000000">
                <w14:alpha w14:val="30000"/>
              </w14:srgbClr>
            </w14:solidFill>
          </w14:textFill>
        </w:rPr>
        <w:t xml:space="preserve">الخام </w:t>
      </w:r>
      <w:r w:rsidRPr="00C20CFB">
        <w:rPr>
          <w:rFonts w:cs="Traditional Arabic" w:hint="cs"/>
          <w:color w:val="000000"/>
          <w14:textFill>
            <w14:solidFill>
              <w14:srgbClr w14:val="000000">
                <w14:alpha w14:val="30000"/>
              </w14:srgbClr>
            </w14:solidFill>
          </w14:textFill>
        </w:rPr>
        <w:t>OASIS</w:t>
      </w:r>
      <w:r w:rsidRPr="00C20CFB">
        <w:rPr>
          <w:rFonts w:cs="Traditional Arabic"/>
          <w:color w:val="000000"/>
          <w14:textFill>
            <w14:solidFill>
              <w14:srgbClr w14:val="000000">
                <w14:alpha w14:val="30000"/>
              </w14:srgbClr>
            </w14:solidFill>
          </w14:textFill>
        </w:rPr>
        <w:t>-1</w:t>
      </w:r>
      <w:r w:rsidR="003C39A1" w:rsidRPr="00C20CFB">
        <w:rPr>
          <w:rFonts w:cs="Traditional Arabic" w:hint="cs"/>
          <w:color w:val="000000"/>
          <w:rtl/>
          <w14:textFill>
            <w14:solidFill>
              <w14:srgbClr w14:val="000000">
                <w14:alpha w14:val="30000"/>
              </w14:srgbClr>
            </w14:solidFill>
          </w14:textFill>
        </w:rPr>
        <w:t xml:space="preserve"> </w:t>
      </w:r>
      <w:r w:rsidRPr="00C20CFB">
        <w:rPr>
          <w:rFonts w:cs="Traditional Arabic"/>
          <w:color w:val="000000"/>
          <w:rtl/>
          <w14:textFill>
            <w14:solidFill>
              <w14:srgbClr w14:val="000000">
                <w14:alpha w14:val="30000"/>
              </w14:srgbClr>
            </w14:solidFill>
          </w14:textFill>
        </w:rPr>
        <w:t>(حوالي 22 جيجابايت) بصيغها ثلاثية الأبعاد</w:t>
      </w:r>
      <w:r w:rsidRPr="00C20CFB">
        <w:rPr>
          <w:rFonts w:cs="Traditional Arabic" w:hint="cs"/>
          <w:color w:val="000000"/>
          <w:rtl/>
          <w14:textFill>
            <w14:solidFill>
              <w14:srgbClr w14:val="000000">
                <w14:alpha w14:val="30000"/>
              </w14:srgbClr>
            </w14:solidFill>
          </w14:textFill>
        </w:rPr>
        <w:t>.</w:t>
      </w:r>
      <w:r w:rsidRPr="00C20CFB">
        <w:rPr>
          <w:rFonts w:cs="Traditional Arabic"/>
          <w:color w:val="000000"/>
          <w:rtl/>
          <w14:textFill>
            <w14:solidFill>
              <w14:srgbClr w14:val="000000">
                <w14:alpha w14:val="30000"/>
              </w14:srgbClr>
            </w14:solidFill>
          </w14:textFill>
        </w:rPr>
        <w:t xml:space="preserve"> مما يجعل تحميلها، تنظيفها، واقتطاع الشرائح منها عملية استثنائية </w:t>
      </w:r>
      <w:r w:rsidRPr="00C20CFB">
        <w:rPr>
          <w:rFonts w:cs="Traditional Arabic" w:hint="cs"/>
          <w:color w:val="000000"/>
          <w:rtl/>
          <w14:textFill>
            <w14:solidFill>
              <w14:srgbClr w14:val="000000">
                <w14:alpha w14:val="30000"/>
              </w14:srgbClr>
            </w14:solidFill>
          </w14:textFill>
        </w:rPr>
        <w:t xml:space="preserve">وصعبة في الإطار الزمني للمشروع. </w:t>
      </w:r>
      <w:r w:rsidRPr="00C20CFB">
        <w:rPr>
          <w:rFonts w:cs="Traditional Arabic"/>
          <w:color w:val="000000"/>
          <w:rtl/>
          <w14:textFill>
            <w14:solidFill>
              <w14:srgbClr w14:val="000000">
                <w14:alpha w14:val="30000"/>
              </w14:srgbClr>
            </w14:solidFill>
          </w14:textFill>
        </w:rPr>
        <w:t>يزداد هذا العائق تعقيداً بسبب عدم الإلمام بالجانب الطبي المتخصص، مما يحول دون القدرة على اختيار الشرائح التشخيصية الهامة يدوياً أو اقتطاع الحجم الفضائي دون المخاطرة بحذف معالم تشريحية حاس</w:t>
      </w:r>
      <w:r w:rsidRPr="00C20CFB">
        <w:rPr>
          <w:rFonts w:cs="Traditional Arabic" w:hint="cs"/>
          <w:color w:val="000000"/>
          <w:rtl/>
          <w14:textFill>
            <w14:solidFill>
              <w14:srgbClr w14:val="000000">
                <w14:alpha w14:val="30000"/>
              </w14:srgbClr>
            </w14:solidFill>
          </w14:textFill>
        </w:rPr>
        <w:t>مة.</w:t>
      </w:r>
      <w:r w:rsidR="00774A2A" w:rsidRPr="00C20CFB">
        <w:rPr>
          <w:rFonts w:cs="Traditional Arabic"/>
          <w:color w:val="000000"/>
          <w14:textFill>
            <w14:solidFill>
              <w14:srgbClr w14:val="000000">
                <w14:alpha w14:val="30000"/>
              </w14:srgbClr>
            </w14:solidFill>
          </w14:textFill>
        </w:rPr>
        <w:t xml:space="preserve"> </w:t>
      </w:r>
    </w:p>
    <w:p w14:paraId="1E8C78C6" w14:textId="77777777" w:rsidR="00723B23" w:rsidRPr="00C20CFB" w:rsidRDefault="00723B23" w:rsidP="00723B23">
      <w:pPr>
        <w:pStyle w:val="ListParagraph"/>
        <w:numPr>
          <w:ilvl w:val="0"/>
          <w:numId w:val="107"/>
        </w:numPr>
        <w:rPr>
          <w:rFonts w:cs="Traditional Arabic"/>
          <w:b/>
          <w:bCs/>
          <w:color w:val="000000"/>
          <w14:textFill>
            <w14:solidFill>
              <w14:srgbClr w14:val="000000">
                <w14:alpha w14:val="30000"/>
              </w14:srgbClr>
            </w14:solidFill>
          </w14:textFill>
        </w:rPr>
      </w:pPr>
      <w:r w:rsidRPr="00C20CFB">
        <w:rPr>
          <w:rFonts w:cs="Traditional Arabic" w:hint="cs"/>
          <w:b/>
          <w:bCs/>
          <w:color w:val="000000"/>
          <w:rtl/>
          <w14:textFill>
            <w14:solidFill>
              <w14:srgbClr w14:val="000000">
                <w14:alpha w14:val="30000"/>
              </w14:srgbClr>
            </w14:solidFill>
          </w14:textFill>
        </w:rPr>
        <w:t>صعوبة الوصول للبيانات الطبية:</w:t>
      </w:r>
    </w:p>
    <w:p w14:paraId="01EBE447" w14:textId="41596E9B" w:rsidR="00564595" w:rsidRPr="00C20CFB" w:rsidRDefault="00564595" w:rsidP="00564595">
      <w:pPr>
        <w:pStyle w:val="ListParagraph"/>
        <w:rPr>
          <w:rFonts w:cs="Traditional Arabic"/>
          <w:color w:val="000000"/>
          <w:rtl/>
          <w14:textFill>
            <w14:solidFill>
              <w14:srgbClr w14:val="000000">
                <w14:alpha w14:val="30000"/>
              </w14:srgbClr>
            </w14:solidFill>
          </w14:textFill>
        </w:rPr>
      </w:pPr>
      <w:r w:rsidRPr="00C20CFB">
        <w:rPr>
          <w:rFonts w:cs="Traditional Arabic"/>
          <w:color w:val="000000"/>
          <w:rtl/>
          <w14:textFill>
            <w14:solidFill>
              <w14:srgbClr w14:val="000000">
                <w14:alpha w14:val="30000"/>
              </w14:srgbClr>
            </w14:solidFill>
          </w14:textFill>
        </w:rPr>
        <w:t>على الرغم من وجود كميات ضخمة من الصور الطبية في المستشفيات، إلا أن القليل منها فقط يكون متاحًا بشكل مفتوح المصدر</w:t>
      </w:r>
      <w:r w:rsidRPr="00C20CFB">
        <w:rPr>
          <w:rFonts w:cs="Traditional Arabic"/>
          <w:color w:val="000000"/>
          <w14:textFill>
            <w14:solidFill>
              <w14:srgbClr w14:val="000000">
                <w14:alpha w14:val="30000"/>
              </w14:srgbClr>
            </w14:solidFill>
          </w14:textFill>
        </w:rPr>
        <w:t xml:space="preserve"> (Open-Access) </w:t>
      </w:r>
      <w:r w:rsidRPr="00C20CFB">
        <w:rPr>
          <w:rFonts w:cs="Traditional Arabic"/>
          <w:color w:val="000000"/>
          <w:rtl/>
          <w14:textFill>
            <w14:solidFill>
              <w14:srgbClr w14:val="000000">
                <w14:alpha w14:val="30000"/>
              </w14:srgbClr>
            </w14:solidFill>
          </w14:textFill>
        </w:rPr>
        <w:t xml:space="preserve">ومصنفًا بدقة. </w:t>
      </w:r>
      <w:r w:rsidRPr="00C20CFB">
        <w:rPr>
          <w:rFonts w:cs="Traditional Arabic" w:hint="cs"/>
          <w:color w:val="000000"/>
          <w:rtl/>
          <w14:textFill>
            <w14:solidFill>
              <w14:srgbClr w14:val="000000">
                <w14:alpha w14:val="30000"/>
              </w14:srgbClr>
            </w14:solidFill>
          </w14:textFill>
        </w:rPr>
        <w:t xml:space="preserve">كما </w:t>
      </w:r>
      <w:r w:rsidRPr="00C20CFB">
        <w:rPr>
          <w:rFonts w:cs="Traditional Arabic"/>
          <w:color w:val="000000"/>
          <w:rtl/>
          <w14:textFill>
            <w14:solidFill>
              <w14:srgbClr w14:val="000000">
                <w14:alpha w14:val="30000"/>
              </w14:srgbClr>
            </w14:solidFill>
          </w14:textFill>
        </w:rPr>
        <w:t>يستلزم الحصول على البيانات من المؤسسات الصحية أو المراكز البحثية المراجعة</w:t>
      </w:r>
      <w:r w:rsidRPr="00C20CFB">
        <w:rPr>
          <w:rFonts w:cs="Traditional Arabic" w:hint="cs"/>
          <w:color w:val="000000"/>
          <w:rtl/>
          <w14:textFill>
            <w14:solidFill>
              <w14:srgbClr w14:val="000000">
                <w14:alpha w14:val="30000"/>
              </w14:srgbClr>
            </w14:solidFill>
          </w14:textFill>
        </w:rPr>
        <w:t xml:space="preserve"> والحصول</w:t>
      </w:r>
      <w:r w:rsidRPr="00C20CFB">
        <w:rPr>
          <w:rFonts w:cs="Traditional Arabic"/>
          <w:color w:val="000000"/>
          <w:rtl/>
          <w14:textFill>
            <w14:solidFill>
              <w14:srgbClr w14:val="000000">
                <w14:alpha w14:val="30000"/>
              </w14:srgbClr>
            </w14:solidFill>
          </w14:textFill>
        </w:rPr>
        <w:t xml:space="preserve"> </w:t>
      </w:r>
      <w:r w:rsidRPr="00C20CFB">
        <w:rPr>
          <w:rFonts w:cs="Traditional Arabic" w:hint="cs"/>
          <w:color w:val="000000"/>
          <w:rtl/>
          <w14:textFill>
            <w14:solidFill>
              <w14:srgbClr w14:val="000000">
                <w14:alpha w14:val="30000"/>
              </w14:srgbClr>
            </w14:solidFill>
          </w14:textFill>
        </w:rPr>
        <w:t>على</w:t>
      </w:r>
      <w:r w:rsidRPr="00C20CFB">
        <w:rPr>
          <w:rFonts w:cs="Traditional Arabic"/>
          <w:color w:val="000000"/>
          <w:rtl/>
          <w14:textFill>
            <w14:solidFill>
              <w14:srgbClr w14:val="000000">
                <w14:alpha w14:val="30000"/>
              </w14:srgbClr>
            </w14:solidFill>
          </w14:textFill>
        </w:rPr>
        <w:t xml:space="preserve"> الموافقات الرسمية</w:t>
      </w:r>
      <w:r w:rsidRPr="00C20CFB">
        <w:rPr>
          <w:rFonts w:cs="Traditional Arabic" w:hint="cs"/>
          <w:color w:val="000000"/>
          <w:rtl/>
          <w14:textFill>
            <w14:solidFill>
              <w14:srgbClr w14:val="000000">
                <w14:alpha w14:val="30000"/>
              </w14:srgbClr>
            </w14:solidFill>
          </w14:textFill>
        </w:rPr>
        <w:t>.</w:t>
      </w:r>
    </w:p>
    <w:p w14:paraId="5D0CE7CB" w14:textId="4374D5D9" w:rsidR="00564595" w:rsidRPr="00C20CFB" w:rsidRDefault="00723B23" w:rsidP="00564595">
      <w:pPr>
        <w:pStyle w:val="ListParagraph"/>
        <w:numPr>
          <w:ilvl w:val="0"/>
          <w:numId w:val="107"/>
        </w:numPr>
        <w:rPr>
          <w:rFonts w:cs="Traditional Arabic"/>
          <w:b/>
          <w:bCs/>
          <w:color w:val="000000"/>
          <w14:textFill>
            <w14:solidFill>
              <w14:srgbClr w14:val="000000">
                <w14:alpha w14:val="30000"/>
              </w14:srgbClr>
            </w14:solidFill>
          </w14:textFill>
        </w:rPr>
      </w:pPr>
      <w:r w:rsidRPr="00C20CFB">
        <w:rPr>
          <w:rFonts w:cs="Traditional Arabic" w:hint="cs"/>
          <w:b/>
          <w:bCs/>
          <w:color w:val="000000"/>
          <w:rtl/>
          <w14:textFill>
            <w14:solidFill>
              <w14:srgbClr w14:val="000000">
                <w14:alpha w14:val="30000"/>
              </w14:srgbClr>
            </w14:solidFill>
          </w14:textFill>
        </w:rPr>
        <w:t xml:space="preserve">مشاكل تسرب البيانات بين مرحلتي ال </w:t>
      </w:r>
      <w:r w:rsidRPr="00C20CFB">
        <w:rPr>
          <w:rFonts w:cs="Traditional Arabic"/>
          <w:b/>
          <w:bCs/>
          <w:color w:val="000000"/>
          <w14:textFill>
            <w14:solidFill>
              <w14:srgbClr w14:val="000000">
                <w14:alpha w14:val="30000"/>
              </w14:srgbClr>
            </w14:solidFill>
          </w14:textFill>
        </w:rPr>
        <w:t>train/validation</w:t>
      </w:r>
      <w:r w:rsidRPr="00C20CFB">
        <w:rPr>
          <w:rFonts w:cs="Traditional Arabic" w:hint="cs"/>
          <w:b/>
          <w:bCs/>
          <w:color w:val="000000"/>
          <w:rtl/>
          <w14:textFill>
            <w14:solidFill>
              <w14:srgbClr w14:val="000000">
                <w14:alpha w14:val="30000"/>
              </w14:srgbClr>
            </w14:solidFill>
          </w14:textFill>
        </w:rPr>
        <w:t>:</w:t>
      </w:r>
    </w:p>
    <w:p w14:paraId="7D64C513" w14:textId="28CE5D2B" w:rsidR="003C39A1" w:rsidRPr="003C39A1" w:rsidRDefault="003C39A1" w:rsidP="003C39A1">
      <w:pPr>
        <w:pStyle w:val="ListParagraph"/>
        <w:rPr>
          <w:rFonts w:cs="Traditional Arabic"/>
        </w:rPr>
      </w:pPr>
      <w:r w:rsidRPr="00C20CFB">
        <w:rPr>
          <w:rFonts w:cs="Traditional Arabic"/>
          <w:color w:val="000000"/>
          <w:rtl/>
          <w14:textFill>
            <w14:solidFill>
              <w14:srgbClr w14:val="000000">
                <w14:alpha w14:val="30000"/>
              </w14:srgbClr>
            </w14:solidFill>
          </w14:textFill>
        </w:rPr>
        <w:t xml:space="preserve">نظراً لأن مجموعة البيانات المصدرية المُعتمدة </w:t>
      </w:r>
      <w:r w:rsidRPr="00C20CFB">
        <w:rPr>
          <w:rFonts w:cs="Traditional Arabic" w:hint="cs"/>
          <w:color w:val="000000"/>
          <w:rtl/>
          <w14:textFill>
            <w14:solidFill>
              <w14:srgbClr w14:val="000000">
                <w14:alpha w14:val="30000"/>
              </w14:srgbClr>
            </w14:solidFill>
          </w14:textFill>
        </w:rPr>
        <w:t>خضعت</w:t>
      </w:r>
      <w:r w:rsidRPr="00C20CFB">
        <w:rPr>
          <w:rFonts w:cs="Traditional Arabic"/>
          <w:color w:val="000000"/>
          <w:rtl/>
          <w14:textFill>
            <w14:solidFill>
              <w14:srgbClr w14:val="000000">
                <w14:alpha w14:val="30000"/>
              </w14:srgbClr>
            </w14:solidFill>
          </w14:textFill>
        </w:rPr>
        <w:t xml:space="preserve"> </w:t>
      </w:r>
      <w:r w:rsidRPr="00C20CFB">
        <w:rPr>
          <w:rFonts w:cs="Traditional Arabic" w:hint="cs"/>
          <w:color w:val="000000"/>
          <w:rtl/>
          <w14:textFill>
            <w14:solidFill>
              <w14:srgbClr w14:val="000000">
                <w14:alpha w14:val="30000"/>
              </w14:srgbClr>
            </w14:solidFill>
          </w14:textFill>
        </w:rPr>
        <w:t>ل</w:t>
      </w:r>
      <w:r w:rsidRPr="00C20CFB">
        <w:rPr>
          <w:rFonts w:cs="Traditional Arabic"/>
          <w:color w:val="000000"/>
          <w:rtl/>
          <w14:textFill>
            <w14:solidFill>
              <w14:srgbClr w14:val="000000">
                <w14:alpha w14:val="30000"/>
              </w14:srgbClr>
            </w14:solidFill>
          </w14:textFill>
        </w:rPr>
        <w:t>تحسينات وتوليد بيانات إضافية عليها</w:t>
      </w:r>
      <w:r w:rsidRPr="00C20CFB">
        <w:rPr>
          <w:rFonts w:cs="Traditional Arabic"/>
          <w:color w:val="000000"/>
          <w14:textFill>
            <w14:solidFill>
              <w14:srgbClr w14:val="000000">
                <w14:alpha w14:val="30000"/>
              </w14:srgbClr>
            </w14:solidFill>
          </w14:textFill>
        </w:rPr>
        <w:t xml:space="preserve"> (Data Augmentation) </w:t>
      </w:r>
      <w:r w:rsidRPr="00C20CFB">
        <w:rPr>
          <w:rFonts w:cs="Traditional Arabic"/>
          <w:color w:val="000000"/>
          <w:rtl/>
          <w14:textFill>
            <w14:solidFill>
              <w14:srgbClr w14:val="000000">
                <w14:alpha w14:val="30000"/>
              </w14:srgbClr>
            </w14:solidFill>
          </w14:textFill>
        </w:rPr>
        <w:t>مسبقاً</w:t>
      </w:r>
      <w:r w:rsidRPr="00C20CFB">
        <w:rPr>
          <w:rFonts w:cs="Traditional Arabic" w:hint="cs"/>
          <w:color w:val="000000"/>
          <w:rtl/>
          <w14:textFill>
            <w14:solidFill>
              <w14:srgbClr w14:val="000000">
                <w14:alpha w14:val="30000"/>
              </w14:srgbClr>
            </w14:solidFill>
          </w14:textFill>
        </w:rPr>
        <w:t xml:space="preserve"> مع غياب معرف المريض عنها.</w:t>
      </w:r>
      <w:r w:rsidRPr="00C20CFB">
        <w:rPr>
          <w:rFonts w:cs="Traditional Arabic"/>
          <w:color w:val="000000"/>
          <w:rtl/>
          <w14:textFill>
            <w14:solidFill>
              <w14:srgbClr w14:val="000000">
                <w14:alpha w14:val="30000"/>
              </w14:srgbClr>
            </w14:solidFill>
          </w14:textFill>
        </w:rPr>
        <w:t xml:space="preserve"> أدى استخدام التقسيم العشوائي التقليدي للصور إلى وقوع تداخل غير مقصود؛ حيث توزعت النسخ والشرائح المتعددة التابعة للمريض نفسه بين مجموعتي التدريب والتحقق</w:t>
      </w:r>
      <w:r w:rsidRPr="00C20CFB">
        <w:rPr>
          <w:rFonts w:cs="Traditional Arabic"/>
          <w:color w:val="000000"/>
          <w14:textFill>
            <w14:solidFill>
              <w14:srgbClr w14:val="000000">
                <w14:alpha w14:val="30000"/>
              </w14:srgbClr>
            </w14:solidFill>
          </w14:textFill>
        </w:rPr>
        <w:t xml:space="preserve"> (Train/Validation). </w:t>
      </w:r>
      <w:r w:rsidRPr="00C20CFB">
        <w:rPr>
          <w:rFonts w:cs="Traditional Arabic"/>
          <w:color w:val="000000"/>
          <w:rtl/>
          <w14:textFill>
            <w14:solidFill>
              <w14:srgbClr w14:val="000000">
                <w14:alpha w14:val="30000"/>
              </w14:srgbClr>
            </w14:solidFill>
          </w14:textFill>
        </w:rPr>
        <w:t>تسبب ذلك في إعطاء نتائج دقة جيدة ظاهرياً ولكنها غير دقيقة واقعياً</w:t>
      </w:r>
      <w:r>
        <w:rPr>
          <w:rFonts w:cs="Traditional Arabic" w:hint="cs"/>
          <w:rtl/>
        </w:rPr>
        <w:t>.</w:t>
      </w:r>
    </w:p>
    <w:p w14:paraId="5A0474C2" w14:textId="77777777" w:rsidR="002C5A4E" w:rsidRPr="00A71E65" w:rsidRDefault="002C5A4E" w:rsidP="002F6D02">
      <w:pPr>
        <w:pStyle w:val="Heading2"/>
        <w:rPr>
          <w:rFonts w:cs="Traditional Arabic"/>
          <w:b/>
          <w:bCs/>
          <w:caps w:val="0"/>
          <w:rtl/>
          <w14:textFill>
            <w14:solidFill>
              <w14:schemeClr w14:val="tx1">
                <w14:alpha w14:val="30000"/>
              </w14:schemeClr>
            </w14:solidFill>
          </w14:textFill>
        </w:rPr>
      </w:pPr>
      <w:bookmarkStart w:id="12" w:name="_Toc237589702"/>
      <w:r w:rsidRPr="00A71E65">
        <w:rPr>
          <w:rFonts w:cs="Traditional Arabic"/>
          <w:b/>
          <w:bCs/>
          <w:caps w:val="0"/>
          <w:rtl/>
          <w14:textFill>
            <w14:solidFill>
              <w14:schemeClr w14:val="tx1">
                <w14:alpha w14:val="30000"/>
              </w14:schemeClr>
            </w14:solidFill>
          </w14:textFill>
        </w:rPr>
        <w:t>النموذج المعتمد وآلية تقسيم البيانات:</w:t>
      </w:r>
      <w:bookmarkEnd w:id="12"/>
    </w:p>
    <w:p w14:paraId="5CD3981C" w14:textId="2ADB7D4A" w:rsidR="003C39A1" w:rsidRPr="003C39A1" w:rsidRDefault="003C39A1" w:rsidP="00F91A9E">
      <w:pPr>
        <w:ind w:left="90"/>
        <w:rPr>
          <w:lang w:bidi="ar-SY"/>
        </w:rPr>
      </w:pPr>
      <w:r w:rsidRPr="001B10C5">
        <w:rPr>
          <w:rFonts w:cs="Traditional Arabic" w:hint="cs"/>
          <w:color w:val="000000"/>
          <w:rtl/>
          <w14:textFill>
            <w14:solidFill>
              <w14:srgbClr w14:val="000000">
                <w14:alpha w14:val="30000"/>
              </w14:srgbClr>
            </w14:solidFill>
          </w14:textFill>
        </w:rPr>
        <w:t xml:space="preserve">تم تقسيم البيانات كالتالي: </w:t>
      </w:r>
      <w:r w:rsidRPr="002F1473">
        <w:rPr>
          <w:rFonts w:cs="Traditional Arabic" w:hint="cs"/>
          <w:b/>
          <w:bCs/>
          <w:color w:val="000000"/>
          <w:rtl/>
          <w14:textFill>
            <w14:solidFill>
              <w14:srgbClr w14:val="000000">
                <w14:alpha w14:val="30000"/>
              </w14:srgbClr>
            </w14:solidFill>
          </w14:textFill>
        </w:rPr>
        <w:t>20% لمرحلة التحقق و80% لمرحلة التدريب</w:t>
      </w:r>
      <w:r>
        <w:rPr>
          <w:rFonts w:cs="Traditional Arabic"/>
          <w:color w:val="000000"/>
          <w:lang w:val="de-DE"/>
          <w14:textFill>
            <w14:solidFill>
              <w14:srgbClr w14:val="000000">
                <w14:alpha w14:val="30000"/>
              </w14:srgbClr>
            </w14:solidFill>
          </w14:textFill>
        </w:rPr>
        <w:t>.</w:t>
      </w:r>
      <w:r w:rsidRPr="001B10C5">
        <w:rPr>
          <w:rFonts w:cs="Traditional Arabic" w:hint="cs"/>
          <w:color w:val="000000"/>
          <w:rtl/>
          <w14:textFill>
            <w14:solidFill>
              <w14:srgbClr w14:val="000000">
                <w14:alpha w14:val="30000"/>
              </w14:srgbClr>
            </w14:solidFill>
          </w14:textFill>
        </w:rPr>
        <w:t xml:space="preserve"> </w:t>
      </w:r>
      <w:r>
        <w:rPr>
          <w:rFonts w:cs="Traditional Arabic" w:hint="cs"/>
          <w:color w:val="000000"/>
          <w:rtl/>
          <w14:textFill>
            <w14:solidFill>
              <w14:srgbClr w14:val="000000">
                <w14:alpha w14:val="30000"/>
              </w14:srgbClr>
            </w14:solidFill>
          </w14:textFill>
        </w:rPr>
        <w:t>أ</w:t>
      </w:r>
      <w:r w:rsidRPr="001B10C5">
        <w:rPr>
          <w:rFonts w:cs="Traditional Arabic" w:hint="cs"/>
          <w:color w:val="000000"/>
          <w:rtl/>
          <w14:textFill>
            <w14:solidFill>
              <w14:srgbClr w14:val="000000">
                <w14:alpha w14:val="30000"/>
              </w14:srgbClr>
            </w14:solidFill>
          </w14:textFill>
        </w:rPr>
        <w:t>ما مرحلة الاختبار</w:t>
      </w:r>
      <w:r>
        <w:rPr>
          <w:rFonts w:cs="Traditional Arabic" w:hint="cs"/>
          <w:color w:val="000000"/>
          <w:rtl/>
          <w:lang w:bidi="ar-SY"/>
          <w14:textFill>
            <w14:solidFill>
              <w14:srgbClr w14:val="000000">
                <w14:alpha w14:val="30000"/>
              </w14:srgbClr>
            </w14:solidFill>
          </w14:textFill>
        </w:rPr>
        <w:t>،</w:t>
      </w:r>
      <w:r w:rsidRPr="001B10C5">
        <w:rPr>
          <w:rFonts w:cs="Traditional Arabic" w:hint="cs"/>
          <w:color w:val="000000"/>
          <w:rtl/>
          <w14:textFill>
            <w14:solidFill>
              <w14:srgbClr w14:val="000000">
                <w14:alpha w14:val="30000"/>
              </w14:srgbClr>
            </w14:solidFill>
          </w14:textFill>
        </w:rPr>
        <w:t xml:space="preserve"> فقد تم استخدام مجموعة بيانات منفصلة (</w:t>
      </w:r>
      <w:r w:rsidRPr="001B10C5">
        <w:rPr>
          <w:rFonts w:cs="Traditional Arabic"/>
          <w:color w:val="000000"/>
          <w14:textFill>
            <w14:solidFill>
              <w14:srgbClr w14:val="000000">
                <w14:alpha w14:val="30000"/>
              </w14:srgbClr>
            </w14:solidFill>
          </w14:textFill>
        </w:rPr>
        <w:t>ADNI dataset</w:t>
      </w:r>
      <w:r w:rsidRPr="001B10C5">
        <w:rPr>
          <w:rFonts w:cs="Traditional Arabic" w:hint="cs"/>
          <w:color w:val="000000"/>
          <w:rtl/>
          <w14:textFill>
            <w14:solidFill>
              <w14:srgbClr w14:val="000000">
                <w14:alpha w14:val="30000"/>
              </w14:srgbClr>
            </w14:solidFill>
          </w14:textFill>
        </w:rPr>
        <w:t>)</w:t>
      </w:r>
    </w:p>
    <w:p w14:paraId="412D3782" w14:textId="57ADE545" w:rsidR="002C5A4E" w:rsidRDefault="00AE5B9E" w:rsidP="002C5532">
      <w:pPr>
        <w:ind w:left="90"/>
        <w:rPr>
          <w:rFonts w:cs="Traditional Arabic"/>
          <w:color w:val="000000"/>
          <w:rtl/>
          <w14:textFill>
            <w14:solidFill>
              <w14:srgbClr w14:val="000000">
                <w14:alpha w14:val="30000"/>
              </w14:srgbClr>
            </w14:solidFill>
          </w14:textFill>
        </w:rPr>
      </w:pPr>
      <w:r w:rsidRPr="00AE5B9E">
        <w:rPr>
          <w:rFonts w:cs="Traditional Arabic" w:hint="cs"/>
          <w:color w:val="000000"/>
          <w:rtl/>
          <w14:textFill>
            <w14:solidFill>
              <w14:srgbClr w14:val="000000">
                <w14:alpha w14:val="30000"/>
              </w14:srgbClr>
            </w14:solidFill>
          </w14:textFill>
        </w:rPr>
        <w:t>بنا</w:t>
      </w:r>
      <w:r w:rsidR="008F36B5">
        <w:rPr>
          <w:rFonts w:cs="Traditional Arabic" w:hint="cs"/>
          <w:color w:val="000000"/>
          <w:rtl/>
          <w14:textFill>
            <w14:solidFill>
              <w14:srgbClr w14:val="000000">
                <w14:alpha w14:val="30000"/>
              </w14:srgbClr>
            </w14:solidFill>
          </w14:textFill>
        </w:rPr>
        <w:t>ءً</w:t>
      </w:r>
      <w:r w:rsidRPr="00AE5B9E">
        <w:rPr>
          <w:rFonts w:cs="Traditional Arabic" w:hint="cs"/>
          <w:color w:val="000000"/>
          <w:rtl/>
          <w14:textFill>
            <w14:solidFill>
              <w14:srgbClr w14:val="000000">
                <w14:alpha w14:val="30000"/>
              </w14:srgbClr>
            </w14:solidFill>
          </w14:textFill>
        </w:rPr>
        <w:t xml:space="preserve"> على نتائج التدريب الأولية للنماذج المقترحة </w:t>
      </w:r>
      <w:r>
        <w:rPr>
          <w:rFonts w:cs="Traditional Arabic" w:hint="cs"/>
          <w:color w:val="000000"/>
          <w:rtl/>
          <w14:textFill>
            <w14:solidFill>
              <w14:srgbClr w14:val="000000">
                <w14:alpha w14:val="30000"/>
              </w14:srgbClr>
            </w14:solidFill>
          </w14:textFill>
        </w:rPr>
        <w:t xml:space="preserve">في الدراسة المرجعية، أظهر نموذج </w:t>
      </w:r>
      <w:r>
        <w:rPr>
          <w:rFonts w:cs="Traditional Arabic"/>
          <w:color w:val="000000"/>
          <w:lang w:val="de-DE"/>
          <w14:textFill>
            <w14:solidFill>
              <w14:srgbClr w14:val="000000">
                <w14:alpha w14:val="30000"/>
              </w14:srgbClr>
            </w14:solidFill>
          </w14:textFill>
        </w:rPr>
        <w:t>Resne</w:t>
      </w:r>
      <w:r w:rsidR="008E1C09">
        <w:rPr>
          <w:rFonts w:cs="Traditional Arabic"/>
          <w:color w:val="000000"/>
          <w:lang w:val="de-DE"/>
          <w14:textFill>
            <w14:solidFill>
              <w14:srgbClr w14:val="000000">
                <w14:alpha w14:val="30000"/>
              </w14:srgbClr>
            </w14:solidFill>
          </w14:textFill>
        </w:rPr>
        <w:t>t</w:t>
      </w:r>
      <w:r w:rsidR="008E1C09">
        <w:rPr>
          <w:rFonts w:cs="Traditional Arabic"/>
          <w:color w:val="000000"/>
          <w14:textFill>
            <w14:solidFill>
              <w14:srgbClr w14:val="000000">
                <w14:alpha w14:val="30000"/>
              </w14:srgbClr>
            </w14:solidFill>
          </w14:textFill>
        </w:rPr>
        <w:t>-</w:t>
      </w:r>
      <w:r w:rsidR="008F36B5">
        <w:rPr>
          <w:rFonts w:cs="Traditional Arabic"/>
          <w:color w:val="000000"/>
          <w14:textFill>
            <w14:solidFill>
              <w14:srgbClr w14:val="000000">
                <w14:alpha w14:val="30000"/>
              </w14:srgbClr>
            </w14:solidFill>
          </w14:textFill>
        </w:rPr>
        <w:t>50</w:t>
      </w:r>
      <w:r w:rsidR="008F36B5">
        <w:rPr>
          <w:rFonts w:cs="Traditional Arabic" w:hint="cs"/>
          <w:color w:val="000000"/>
          <w:rtl/>
          <w14:textFill>
            <w14:solidFill>
              <w14:srgbClr w14:val="000000">
                <w14:alpha w14:val="30000"/>
              </w14:srgbClr>
            </w14:solidFill>
          </w14:textFill>
        </w:rPr>
        <w:t xml:space="preserve"> </w:t>
      </w:r>
      <w:r w:rsidR="00E2481B">
        <w:rPr>
          <w:rFonts w:cs="Traditional Arabic" w:hint="cs"/>
          <w:color w:val="000000"/>
          <w:rtl/>
          <w14:textFill>
            <w14:solidFill>
              <w14:srgbClr w14:val="000000">
                <w14:alpha w14:val="30000"/>
              </w14:srgbClr>
            </w14:solidFill>
          </w14:textFill>
        </w:rPr>
        <w:t xml:space="preserve">مع </w:t>
      </w:r>
      <w:r w:rsidR="00E2481B">
        <w:rPr>
          <w:rFonts w:cs="Traditional Arabic"/>
          <w:color w:val="000000"/>
          <w:lang w:val="de-DE"/>
          <w14:textFill>
            <w14:solidFill>
              <w14:srgbClr w14:val="000000">
                <w14:alpha w14:val="30000"/>
              </w14:srgbClr>
            </w14:solidFill>
          </w14:textFill>
        </w:rPr>
        <w:t>SVM</w:t>
      </w:r>
      <w:r w:rsidR="008F36B5">
        <w:rPr>
          <w:rFonts w:cs="Traditional Arabic" w:hint="cs"/>
          <w:color w:val="000000"/>
          <w:rtl/>
          <w:lang w:bidi="ar-SY"/>
          <w14:textFill>
            <w14:solidFill>
              <w14:srgbClr w14:val="000000">
                <w14:alpha w14:val="30000"/>
              </w14:srgbClr>
            </w14:solidFill>
          </w14:textFill>
        </w:rPr>
        <w:t xml:space="preserve"> كمصنف نهائي</w:t>
      </w:r>
      <w:r w:rsidR="008F36B5">
        <w:rPr>
          <w:rFonts w:cs="Traditional Arabic"/>
          <w:color w:val="000000"/>
          <w14:textFill>
            <w14:solidFill>
              <w14:srgbClr w14:val="000000">
                <w14:alpha w14:val="30000"/>
              </w14:srgbClr>
            </w14:solidFill>
          </w14:textFill>
        </w:rPr>
        <w:t xml:space="preserve"> </w:t>
      </w:r>
      <w:r w:rsidR="008F36B5">
        <w:rPr>
          <w:rFonts w:cs="Traditional Arabic" w:hint="cs"/>
          <w:color w:val="000000"/>
          <w:rtl/>
          <w14:textFill>
            <w14:solidFill>
              <w14:srgbClr w14:val="000000">
                <w14:alpha w14:val="30000"/>
              </w14:srgbClr>
            </w14:solidFill>
          </w14:textFill>
        </w:rPr>
        <w:t>نتائج</w:t>
      </w:r>
      <w:r w:rsidR="008E1C09">
        <w:rPr>
          <w:rFonts w:cs="Traditional Arabic" w:hint="cs"/>
          <w:color w:val="000000"/>
          <w:rtl/>
          <w:lang w:bidi="ar-SY"/>
          <w14:textFill>
            <w14:solidFill>
              <w14:srgbClr w14:val="000000">
                <w14:alpha w14:val="30000"/>
              </w14:srgbClr>
            </w14:solidFill>
          </w14:textFill>
        </w:rPr>
        <w:t xml:space="preserve"> جيدة </w:t>
      </w:r>
      <w:r w:rsidR="003C39A1">
        <w:rPr>
          <w:rFonts w:cs="Traditional Arabic" w:hint="cs"/>
          <w:color w:val="000000"/>
          <w:rtl/>
          <w:lang w:bidi="ar-SY"/>
          <w14:textFill>
            <w14:solidFill>
              <w14:srgbClr w14:val="000000">
                <w14:alpha w14:val="30000"/>
              </w14:srgbClr>
            </w14:solidFill>
          </w14:textFill>
        </w:rPr>
        <w:t>على التدريب</w:t>
      </w:r>
      <w:r w:rsidR="008F36B5">
        <w:rPr>
          <w:rFonts w:cs="Traditional Arabic" w:hint="cs"/>
          <w:color w:val="000000"/>
          <w:rtl/>
          <w:lang w:bidi="ar-SY"/>
          <w14:textFill>
            <w14:solidFill>
              <w14:srgbClr w14:val="000000">
                <w14:alpha w14:val="30000"/>
              </w14:srgbClr>
            </w14:solidFill>
          </w14:textFill>
        </w:rPr>
        <w:t xml:space="preserve">/التحقق </w:t>
      </w:r>
      <w:r w:rsidR="00E2481B">
        <w:rPr>
          <w:rFonts w:cs="Traditional Arabic" w:hint="cs"/>
          <w:color w:val="000000"/>
          <w:rtl/>
          <w:lang w:bidi="ar-SY"/>
          <w14:textFill>
            <w14:solidFill>
              <w14:srgbClr w14:val="000000">
                <w14:alpha w14:val="30000"/>
              </w14:srgbClr>
            </w14:solidFill>
          </w14:textFill>
        </w:rPr>
        <w:t>على</w:t>
      </w:r>
      <w:r w:rsidR="002C5A4E" w:rsidRPr="00A7282C">
        <w:rPr>
          <w:rFonts w:cs="Traditional Arabic"/>
          <w:b/>
          <w:bCs/>
          <w:color w:val="000000"/>
          <w14:textFill>
            <w14:solidFill>
              <w14:srgbClr w14:val="000000">
                <w14:alpha w14:val="30000"/>
              </w14:srgbClr>
            </w14:solidFill>
          </w14:textFill>
        </w:rPr>
        <w:t xml:space="preserve"> </w:t>
      </w:r>
      <w:r w:rsidR="00E2481B">
        <w:rPr>
          <w:rFonts w:cs="Traditional Arabic" w:hint="cs"/>
          <w:b/>
          <w:bCs/>
          <w:color w:val="000000"/>
          <w:rtl/>
          <w14:textFill>
            <w14:solidFill>
              <w14:srgbClr w14:val="000000">
                <w14:alpha w14:val="30000"/>
              </w14:srgbClr>
            </w14:solidFill>
          </w14:textFill>
        </w:rPr>
        <w:t xml:space="preserve">5 </w:t>
      </w:r>
      <w:r w:rsidR="002C5A4E">
        <w:rPr>
          <w:rFonts w:cs="Traditional Arabic" w:hint="cs"/>
          <w:color w:val="000000"/>
          <w:rtl/>
          <w14:textFill>
            <w14:solidFill>
              <w14:srgbClr w14:val="000000">
                <w14:alpha w14:val="30000"/>
              </w14:srgbClr>
            </w14:solidFill>
          </w14:textFill>
        </w:rPr>
        <w:t>دورات</w:t>
      </w:r>
      <w:r w:rsidR="002C5A4E" w:rsidRPr="00A7282C">
        <w:rPr>
          <w:rFonts w:cs="Traditional Arabic"/>
          <w:b/>
          <w:bCs/>
          <w:color w:val="000000"/>
          <w:rtl/>
          <w14:textFill>
            <w14:solidFill>
              <w14:srgbClr w14:val="000000">
                <w14:alpha w14:val="30000"/>
              </w14:srgbClr>
            </w14:solidFill>
          </w14:textFill>
        </w:rPr>
        <w:t xml:space="preserve"> تدريبية</w:t>
      </w:r>
      <w:r w:rsidR="00C20CFB">
        <w:rPr>
          <w:rFonts w:cs="Traditional Arabic" w:hint="cs"/>
          <w:b/>
          <w:bCs/>
          <w:color w:val="000000"/>
          <w:rtl/>
          <w14:textFill>
            <w14:solidFill>
              <w14:srgbClr w14:val="000000">
                <w14:alpha w14:val="30000"/>
              </w14:srgbClr>
            </w14:solidFill>
          </w14:textFill>
        </w:rPr>
        <w:t xml:space="preserve"> </w:t>
      </w:r>
      <w:r w:rsidR="002C5A4E" w:rsidRPr="00A7282C">
        <w:rPr>
          <w:rFonts w:cs="Traditional Arabic"/>
          <w:b/>
          <w:bCs/>
          <w:color w:val="000000"/>
          <w14:textFill>
            <w14:solidFill>
              <w14:srgbClr w14:val="000000">
                <w14:alpha w14:val="30000"/>
              </w14:srgbClr>
            </w14:solidFill>
          </w14:textFill>
        </w:rPr>
        <w:t xml:space="preserve"> </w:t>
      </w:r>
      <w:sdt>
        <w:sdtPr>
          <w:rPr>
            <w:rFonts w:cs="Traditional Arabic"/>
            <w:b/>
            <w:bCs/>
            <w:color w:val="000000"/>
            <w:rtl/>
            <w14:textFill>
              <w14:solidFill>
                <w14:srgbClr w14:val="000000">
                  <w14:alpha w14:val="30000"/>
                </w14:srgbClr>
              </w14:solidFill>
            </w14:textFill>
          </w:rPr>
          <w:id w:val="-281193315"/>
          <w:citation/>
        </w:sdtPr>
        <w:sdtContent>
          <w:r w:rsidR="00E2481B">
            <w:rPr>
              <w:rFonts w:cs="Traditional Arabic"/>
              <w:b/>
              <w:bCs/>
              <w:color w:val="000000"/>
              <w:rtl/>
              <w14:textFill>
                <w14:solidFill>
                  <w14:srgbClr w14:val="000000">
                    <w14:alpha w14:val="30000"/>
                  </w14:srgbClr>
                </w14:solidFill>
              </w14:textFill>
            </w:rPr>
            <w:fldChar w:fldCharType="begin"/>
          </w:r>
          <w:r w:rsidR="00E2481B">
            <w:rPr>
              <w:rFonts w:cs="Traditional Arabic"/>
              <w:b/>
              <w:bCs/>
              <w:color w:val="000000"/>
              <w:rtl/>
              <w:lang w:bidi="ar-SY"/>
              <w14:textFill>
                <w14:solidFill>
                  <w14:srgbClr w14:val="000000">
                    <w14:alpha w14:val="30000"/>
                  </w14:srgbClr>
                </w14:solidFill>
              </w14:textFill>
            </w:rPr>
            <w:instrText xml:space="preserve"> </w:instrText>
          </w:r>
          <w:r w:rsidR="00E2481B">
            <w:rPr>
              <w:rFonts w:cs="Traditional Arabic" w:hint="cs"/>
              <w:b/>
              <w:bCs/>
              <w:color w:val="000000"/>
              <w:lang w:bidi="ar-SY"/>
              <w14:textFill>
                <w14:solidFill>
                  <w14:srgbClr w14:val="000000">
                    <w14:alpha w14:val="30000"/>
                  </w14:srgbClr>
                </w14:solidFill>
              </w14:textFill>
            </w:rPr>
            <w:instrText>CITATION</w:instrText>
          </w:r>
          <w:r w:rsidR="00E2481B">
            <w:rPr>
              <w:rFonts w:cs="Traditional Arabic" w:hint="cs"/>
              <w:b/>
              <w:bCs/>
              <w:color w:val="000000"/>
              <w:rtl/>
              <w:lang w:bidi="ar-SY"/>
              <w14:textFill>
                <w14:solidFill>
                  <w14:srgbClr w14:val="000000">
                    <w14:alpha w14:val="30000"/>
                  </w14:srgbClr>
                </w14:solidFill>
              </w14:textFill>
            </w:rPr>
            <w:instrText xml:space="preserve"> 2 \</w:instrText>
          </w:r>
          <w:r w:rsidR="00E2481B">
            <w:rPr>
              <w:rFonts w:cs="Traditional Arabic" w:hint="cs"/>
              <w:b/>
              <w:bCs/>
              <w:color w:val="000000"/>
              <w:lang w:bidi="ar-SY"/>
              <w14:textFill>
                <w14:solidFill>
                  <w14:srgbClr w14:val="000000">
                    <w14:alpha w14:val="30000"/>
                  </w14:srgbClr>
                </w14:solidFill>
              </w14:textFill>
            </w:rPr>
            <w:instrText>l 10241</w:instrText>
          </w:r>
          <w:r w:rsidR="00E2481B">
            <w:rPr>
              <w:rFonts w:cs="Traditional Arabic"/>
              <w:b/>
              <w:bCs/>
              <w:color w:val="000000"/>
              <w:rtl/>
              <w:lang w:bidi="ar-SY"/>
              <w14:textFill>
                <w14:solidFill>
                  <w14:srgbClr w14:val="000000">
                    <w14:alpha w14:val="30000"/>
                  </w14:srgbClr>
                </w14:solidFill>
              </w14:textFill>
            </w:rPr>
            <w:instrText xml:space="preserve"> </w:instrText>
          </w:r>
          <w:r w:rsidR="00E2481B">
            <w:rPr>
              <w:rFonts w:cs="Traditional Arabic"/>
              <w:b/>
              <w:bCs/>
              <w:color w:val="000000"/>
              <w:rtl/>
              <w14:textFill>
                <w14:solidFill>
                  <w14:srgbClr w14:val="000000">
                    <w14:alpha w14:val="30000"/>
                  </w14:srgbClr>
                </w14:solidFill>
              </w14:textFill>
            </w:rPr>
            <w:fldChar w:fldCharType="separate"/>
          </w:r>
          <w:r w:rsidR="00E2481B" w:rsidRPr="00E2481B">
            <w:rPr>
              <w:rFonts w:cs="Traditional Arabic"/>
              <w:noProof/>
              <w:color w:val="000000"/>
              <w:lang w:bidi="ar-SY"/>
              <w14:textFill>
                <w14:solidFill>
                  <w14:srgbClr w14:val="000000">
                    <w14:alpha w14:val="30000"/>
                  </w14:srgbClr>
                </w14:solidFill>
              </w14:textFill>
            </w:rPr>
            <w:t>[3]</w:t>
          </w:r>
          <w:r w:rsidR="00E2481B">
            <w:rPr>
              <w:rFonts w:cs="Traditional Arabic"/>
              <w:b/>
              <w:bCs/>
              <w:color w:val="000000"/>
              <w:rtl/>
              <w14:textFill>
                <w14:solidFill>
                  <w14:srgbClr w14:val="000000">
                    <w14:alpha w14:val="30000"/>
                  </w14:srgbClr>
                </w14:solidFill>
              </w14:textFill>
            </w:rPr>
            <w:fldChar w:fldCharType="end"/>
          </w:r>
        </w:sdtContent>
      </w:sdt>
      <w:r w:rsidR="002C5A4E" w:rsidRPr="00A7282C">
        <w:rPr>
          <w:rFonts w:cs="Traditional Arabic"/>
          <w:b/>
          <w:bCs/>
          <w:color w:val="000000"/>
          <w14:textFill>
            <w14:solidFill>
              <w14:srgbClr w14:val="000000">
                <w14:alpha w14:val="30000"/>
              </w14:srgbClr>
            </w14:solidFill>
          </w14:textFill>
        </w:rPr>
        <w:t>(5 Epochs)</w:t>
      </w:r>
      <w:r w:rsidR="00C20CFB">
        <w:rPr>
          <w:rFonts w:cs="Traditional Arabic" w:hint="cs"/>
          <w:b/>
          <w:bCs/>
          <w:color w:val="000000"/>
          <w:rtl/>
          <w14:textFill>
            <w14:solidFill>
              <w14:srgbClr w14:val="000000">
                <w14:alpha w14:val="30000"/>
              </w14:srgbClr>
            </w14:solidFill>
          </w14:textFill>
        </w:rPr>
        <w:t xml:space="preserve"> </w:t>
      </w:r>
      <w:r w:rsidR="00C20CFB" w:rsidRPr="00C20CFB">
        <w:rPr>
          <w:rFonts w:cs="Traditional Arabic" w:hint="cs"/>
          <w:color w:val="000000"/>
          <w:rtl/>
          <w14:textFill>
            <w14:solidFill>
              <w14:srgbClr w14:val="000000">
                <w14:alpha w14:val="30000"/>
              </w14:srgbClr>
            </w14:solidFill>
          </w14:textFill>
        </w:rPr>
        <w:t>مقارنة بباقي النماذج الاخرى</w:t>
      </w:r>
      <w:r w:rsidR="00E2481B">
        <w:rPr>
          <w:rFonts w:cs="Traditional Arabic" w:hint="cs"/>
          <w:b/>
          <w:bCs/>
          <w:color w:val="000000"/>
          <w:rtl/>
          <w14:textFill>
            <w14:solidFill>
              <w14:srgbClr w14:val="000000">
                <w14:alpha w14:val="30000"/>
              </w14:srgbClr>
            </w14:solidFill>
          </w14:textFill>
        </w:rPr>
        <w:t xml:space="preserve">. </w:t>
      </w:r>
      <w:r w:rsidR="00E2481B" w:rsidRPr="00E2481B">
        <w:rPr>
          <w:rFonts w:cs="Traditional Arabic" w:hint="cs"/>
          <w:color w:val="000000"/>
          <w:rtl/>
          <w:lang w:bidi="ar-SY"/>
          <w14:textFill>
            <w14:solidFill>
              <w14:srgbClr w14:val="000000">
                <w14:alpha w14:val="30000"/>
              </w14:srgbClr>
            </w14:solidFill>
          </w14:textFill>
        </w:rPr>
        <w:t>تم تدريب</w:t>
      </w:r>
      <w:r w:rsidR="00E2481B">
        <w:rPr>
          <w:rFonts w:cs="Traditional Arabic" w:hint="cs"/>
          <w:color w:val="000000"/>
          <w:rtl/>
          <w:lang w:bidi="ar-SY"/>
          <w14:textFill>
            <w14:solidFill>
              <w14:srgbClr w14:val="000000">
                <w14:alpha w14:val="30000"/>
              </w14:srgbClr>
            </w14:solidFill>
          </w14:textFill>
        </w:rPr>
        <w:t xml:space="preserve"> </w:t>
      </w:r>
      <w:r w:rsidR="00E2481B" w:rsidRPr="00A7282C">
        <w:rPr>
          <w:rFonts w:cs="Traditional Arabic"/>
          <w:color w:val="000000"/>
          <w:rtl/>
          <w14:textFill>
            <w14:solidFill>
              <w14:srgbClr w14:val="000000">
                <w14:alpha w14:val="30000"/>
              </w14:srgbClr>
            </w14:solidFill>
          </w14:textFill>
        </w:rPr>
        <w:t xml:space="preserve">كافة </w:t>
      </w:r>
      <w:r w:rsidR="00E2481B" w:rsidRPr="00A7282C">
        <w:rPr>
          <w:rFonts w:cs="Traditional Arabic" w:hint="cs"/>
          <w:color w:val="000000"/>
          <w:rtl/>
          <w14:textFill>
            <w14:solidFill>
              <w14:srgbClr w14:val="000000">
                <w14:alpha w14:val="30000"/>
              </w14:srgbClr>
            </w14:solidFill>
          </w14:textFill>
        </w:rPr>
        <w:t>طبقات</w:t>
      </w:r>
      <w:r w:rsidR="00E2481B" w:rsidRPr="00E2481B">
        <w:rPr>
          <w:rFonts w:cs="Traditional Arabic" w:hint="cs"/>
          <w:color w:val="000000"/>
          <w:rtl/>
          <w:lang w:bidi="ar-SY"/>
          <w14:textFill>
            <w14:solidFill>
              <w14:srgbClr w14:val="000000">
                <w14:alpha w14:val="30000"/>
              </w14:srgbClr>
            </w14:solidFill>
          </w14:textFill>
        </w:rPr>
        <w:t xml:space="preserve"> </w:t>
      </w:r>
      <w:r w:rsidR="00E2481B" w:rsidRPr="00E2481B">
        <w:rPr>
          <w:rFonts w:cs="Traditional Arabic"/>
          <w:color w:val="000000"/>
          <w:lang w:val="de-DE"/>
          <w14:textFill>
            <w14:solidFill>
              <w14:srgbClr w14:val="000000">
                <w14:alpha w14:val="30000"/>
              </w14:srgbClr>
            </w14:solidFill>
          </w14:textFill>
        </w:rPr>
        <w:t>Resnet</w:t>
      </w:r>
      <w:r w:rsidR="00E2481B">
        <w:rPr>
          <w:rFonts w:cs="Traditional Arabic"/>
          <w:b/>
          <w:bCs/>
          <w:color w:val="000000"/>
          <w:lang w:bidi="ar-SY"/>
          <w14:textFill>
            <w14:solidFill>
              <w14:srgbClr w14:val="000000">
                <w14:alpha w14:val="30000"/>
              </w14:srgbClr>
            </w14:solidFill>
          </w14:textFill>
        </w:rPr>
        <w:t xml:space="preserve"> -50 </w:t>
      </w:r>
      <w:r w:rsidR="002C5A4E" w:rsidRPr="00A7282C">
        <w:rPr>
          <w:rFonts w:cs="Traditional Arabic"/>
          <w:color w:val="000000"/>
          <w:rtl/>
          <w14:textFill>
            <w14:solidFill>
              <w14:srgbClr w14:val="000000">
                <w14:alpha w14:val="30000"/>
              </w14:srgbClr>
            </w14:solidFill>
          </w14:textFill>
        </w:rPr>
        <w:t>لتكييف الأوزان بالكامل مع خصائص الصور الطبية</w:t>
      </w:r>
      <w:r w:rsidR="00E2481B">
        <w:rPr>
          <w:rFonts w:cs="Traditional Arabic" w:hint="cs"/>
          <w:color w:val="000000"/>
          <w:rtl/>
          <w:lang w:bidi="ar-SY"/>
          <w14:textFill>
            <w14:solidFill>
              <w14:srgbClr w14:val="000000">
                <w14:alpha w14:val="30000"/>
              </w14:srgbClr>
            </w14:solidFill>
          </w14:textFill>
        </w:rPr>
        <w:t>،</w:t>
      </w:r>
      <w:r w:rsidR="002C5A4E" w:rsidRPr="00A7282C">
        <w:rPr>
          <w:rFonts w:cs="Traditional Arabic"/>
          <w:color w:val="000000"/>
          <w:rtl/>
          <w14:textFill>
            <w14:solidFill>
              <w14:srgbClr w14:val="000000">
                <w14:alpha w14:val="30000"/>
              </w14:srgbClr>
            </w14:solidFill>
          </w14:textFill>
        </w:rPr>
        <w:t xml:space="preserve"> يليه مصنف </w:t>
      </w:r>
      <w:r w:rsidR="002C5A4E" w:rsidRPr="00A7282C">
        <w:rPr>
          <w:rFonts w:cs="Traditional Arabic"/>
          <w:color w:val="000000"/>
          <w14:textFill>
            <w14:solidFill>
              <w14:srgbClr w14:val="000000">
                <w14:alpha w14:val="30000"/>
              </w14:srgbClr>
            </w14:solidFill>
          </w14:textFill>
        </w:rPr>
        <w:t xml:space="preserve">(SVM) </w:t>
      </w:r>
      <w:r w:rsidR="002C5A4E" w:rsidRPr="00A7282C">
        <w:rPr>
          <w:rFonts w:cs="Traditional Arabic"/>
          <w:color w:val="000000"/>
          <w:rtl/>
          <w14:textFill>
            <w14:solidFill>
              <w14:srgbClr w14:val="000000">
                <w14:alpha w14:val="30000"/>
              </w14:srgbClr>
            </w14:solidFill>
          </w14:textFill>
        </w:rPr>
        <w:t>لتحديد الفئات النهائية</w:t>
      </w:r>
      <w:r w:rsidR="002C5A4E" w:rsidRPr="00A7282C">
        <w:rPr>
          <w:rFonts w:cs="Traditional Arabic" w:hint="cs"/>
          <w:color w:val="000000"/>
          <w:rtl/>
          <w14:textFill>
            <w14:solidFill>
              <w14:srgbClr w14:val="000000">
                <w14:alpha w14:val="30000"/>
              </w14:srgbClr>
            </w14:solidFill>
          </w14:textFill>
        </w:rPr>
        <w:t xml:space="preserve"> مع ضبط المعاملات الفائقة للمصنف كالتالي</w:t>
      </w:r>
      <w:r w:rsidR="002C5A4E">
        <w:rPr>
          <w:rFonts w:cs="Traditional Arabic" w:hint="cs"/>
          <w:color w:val="000000"/>
          <w:rtl/>
          <w14:textFill>
            <w14:solidFill>
              <w14:srgbClr w14:val="000000">
                <w14:alpha w14:val="30000"/>
              </w14:srgbClr>
            </w14:solidFill>
          </w14:textFill>
        </w:rPr>
        <w:t>:</w:t>
      </w:r>
      <w:r w:rsidR="002C5532" w:rsidRPr="002C5532">
        <w:rPr>
          <w:rFonts w:cs="Traditional Arabic"/>
          <w:color w:val="000000"/>
          <w14:textFill>
            <w14:solidFill>
              <w14:srgbClr w14:val="000000">
                <w14:alpha w14:val="30000"/>
              </w14:srgbClr>
            </w14:solidFill>
          </w14:textFill>
        </w:rPr>
        <w:t xml:space="preserve"> </w:t>
      </w:r>
      <w:r w:rsidR="002C5532" w:rsidRPr="002F1473">
        <w:rPr>
          <w:rFonts w:cs="Traditional Arabic"/>
          <w:b/>
          <w:bCs/>
          <w:color w:val="000000"/>
          <w14:textFill>
            <w14:solidFill>
              <w14:srgbClr w14:val="000000">
                <w14:alpha w14:val="30000"/>
              </w14:srgbClr>
            </w14:solidFill>
          </w14:textFill>
        </w:rPr>
        <w:t>Kernel = rbf</w:t>
      </w:r>
      <w:r w:rsidR="002C5532" w:rsidRPr="00A7282C">
        <w:rPr>
          <w:rFonts w:cs="Traditional Arabic"/>
          <w:color w:val="000000"/>
          <w:rtl/>
          <w14:textFill>
            <w14:solidFill>
              <w14:srgbClr w14:val="000000">
                <w14:alpha w14:val="30000"/>
              </w14:srgbClr>
            </w14:solidFill>
          </w14:textFill>
        </w:rPr>
        <w:t>،</w:t>
      </w:r>
      <w:r w:rsidR="002C5532" w:rsidRPr="00A7282C">
        <w:rPr>
          <w:rFonts w:cs="Traditional Arabic"/>
          <w:color w:val="000000"/>
          <w14:textFill>
            <w14:solidFill>
              <w14:srgbClr w14:val="000000">
                <w14:alpha w14:val="30000"/>
              </w14:srgbClr>
            </w14:solidFill>
          </w14:textFill>
        </w:rPr>
        <w:t xml:space="preserve"> </w:t>
      </w:r>
      <w:r w:rsidR="002C5532" w:rsidRPr="002F1473">
        <w:rPr>
          <w:rFonts w:cs="Traditional Arabic"/>
          <w:b/>
          <w:bCs/>
          <w:color w:val="000000"/>
          <w14:textFill>
            <w14:solidFill>
              <w14:srgbClr w14:val="000000">
                <w14:alpha w14:val="30000"/>
              </w14:srgbClr>
            </w14:solidFill>
          </w14:textFill>
        </w:rPr>
        <w:t>C=10, gamma= scale</w:t>
      </w:r>
      <w:r w:rsidR="002C5532" w:rsidRPr="002F1473">
        <w:rPr>
          <w:rFonts w:cs="Traditional Arabic" w:hint="cs"/>
          <w:b/>
          <w:bCs/>
          <w:color w:val="000000"/>
          <w:rtl/>
          <w14:textFill>
            <w14:solidFill>
              <w14:srgbClr w14:val="000000">
                <w14:alpha w14:val="30000"/>
              </w14:srgbClr>
            </w14:solidFill>
          </w14:textFill>
        </w:rPr>
        <w:t>.</w:t>
      </w:r>
      <w:sdt>
        <w:sdtPr>
          <w:rPr>
            <w:rFonts w:cs="Traditional Arabic" w:hint="cs"/>
            <w:color w:val="000000"/>
            <w:rtl/>
            <w14:textFill>
              <w14:solidFill>
                <w14:srgbClr w14:val="000000">
                  <w14:alpha w14:val="30000"/>
                </w14:srgbClr>
              </w14:solidFill>
            </w14:textFill>
          </w:rPr>
          <w:id w:val="-164623523"/>
          <w:citation/>
        </w:sdtPr>
        <w:sdtContent>
          <w:r w:rsidR="002C5532">
            <w:rPr>
              <w:rFonts w:cs="Traditional Arabic"/>
              <w:color w:val="000000"/>
              <w:rtl/>
              <w14:textFill>
                <w14:solidFill>
                  <w14:srgbClr w14:val="000000">
                    <w14:alpha w14:val="30000"/>
                  </w14:srgbClr>
                </w14:solidFill>
              </w14:textFill>
            </w:rPr>
            <w:fldChar w:fldCharType="begin"/>
          </w:r>
          <w:r w:rsidR="002C5532">
            <w:rPr>
              <w:rFonts w:cs="Traditional Arabic"/>
              <w:color w:val="000000"/>
              <w:rtl/>
              <w:lang w:bidi="ar-SY"/>
              <w14:textFill>
                <w14:solidFill>
                  <w14:srgbClr w14:val="000000">
                    <w14:alpha w14:val="30000"/>
                  </w14:srgbClr>
                </w14:solidFill>
              </w14:textFill>
            </w:rPr>
            <w:instrText xml:space="preserve"> </w:instrText>
          </w:r>
          <w:r w:rsidR="002C5532">
            <w:rPr>
              <w:rFonts w:cs="Traditional Arabic" w:hint="cs"/>
              <w:color w:val="000000"/>
              <w:lang w:bidi="ar-SY"/>
              <w14:textFill>
                <w14:solidFill>
                  <w14:srgbClr w14:val="000000">
                    <w14:alpha w14:val="30000"/>
                  </w14:srgbClr>
                </w14:solidFill>
              </w14:textFill>
            </w:rPr>
            <w:instrText>CITATION</w:instrText>
          </w:r>
          <w:r w:rsidR="002C5532">
            <w:rPr>
              <w:rFonts w:cs="Traditional Arabic" w:hint="cs"/>
              <w:color w:val="000000"/>
              <w:rtl/>
              <w:lang w:bidi="ar-SY"/>
              <w14:textFill>
                <w14:solidFill>
                  <w14:srgbClr w14:val="000000">
                    <w14:alpha w14:val="30000"/>
                  </w14:srgbClr>
                </w14:solidFill>
              </w14:textFill>
            </w:rPr>
            <w:instrText xml:space="preserve"> 2 \</w:instrText>
          </w:r>
          <w:r w:rsidR="002C5532">
            <w:rPr>
              <w:rFonts w:cs="Traditional Arabic" w:hint="cs"/>
              <w:color w:val="000000"/>
              <w:lang w:bidi="ar-SY"/>
              <w14:textFill>
                <w14:solidFill>
                  <w14:srgbClr w14:val="000000">
                    <w14:alpha w14:val="30000"/>
                  </w14:srgbClr>
                </w14:solidFill>
              </w14:textFill>
            </w:rPr>
            <w:instrText>l 10241</w:instrText>
          </w:r>
          <w:r w:rsidR="002C5532">
            <w:rPr>
              <w:rFonts w:cs="Traditional Arabic"/>
              <w:color w:val="000000"/>
              <w:rtl/>
              <w:lang w:bidi="ar-SY"/>
              <w14:textFill>
                <w14:solidFill>
                  <w14:srgbClr w14:val="000000">
                    <w14:alpha w14:val="30000"/>
                  </w14:srgbClr>
                </w14:solidFill>
              </w14:textFill>
            </w:rPr>
            <w:instrText xml:space="preserve"> </w:instrText>
          </w:r>
          <w:r w:rsidR="002C5532">
            <w:rPr>
              <w:rFonts w:cs="Traditional Arabic"/>
              <w:color w:val="000000"/>
              <w:rtl/>
              <w14:textFill>
                <w14:solidFill>
                  <w14:srgbClr w14:val="000000">
                    <w14:alpha w14:val="30000"/>
                  </w14:srgbClr>
                </w14:solidFill>
              </w14:textFill>
            </w:rPr>
            <w:fldChar w:fldCharType="separate"/>
          </w:r>
          <w:r w:rsidR="002C5532">
            <w:rPr>
              <w:rFonts w:cs="Traditional Arabic"/>
              <w:noProof/>
              <w:color w:val="000000"/>
              <w:rtl/>
              <w:lang w:bidi="ar-SY"/>
              <w14:textFill>
                <w14:solidFill>
                  <w14:srgbClr w14:val="000000">
                    <w14:alpha w14:val="30000"/>
                  </w14:srgbClr>
                </w14:solidFill>
              </w14:textFill>
            </w:rPr>
            <w:t xml:space="preserve"> </w:t>
          </w:r>
          <w:r w:rsidR="002C5532" w:rsidRPr="002C5532">
            <w:rPr>
              <w:rFonts w:cs="Traditional Arabic"/>
              <w:noProof/>
              <w:color w:val="000000"/>
              <w:lang w:bidi="ar-SY"/>
              <w14:textFill>
                <w14:solidFill>
                  <w14:srgbClr w14:val="000000">
                    <w14:alpha w14:val="30000"/>
                  </w14:srgbClr>
                </w14:solidFill>
              </w14:textFill>
            </w:rPr>
            <w:t>[3]</w:t>
          </w:r>
          <w:r w:rsidR="002C5532">
            <w:rPr>
              <w:rFonts w:cs="Traditional Arabic"/>
              <w:color w:val="000000"/>
              <w:rtl/>
              <w14:textFill>
                <w14:solidFill>
                  <w14:srgbClr w14:val="000000">
                    <w14:alpha w14:val="30000"/>
                  </w14:srgbClr>
                </w14:solidFill>
              </w14:textFill>
            </w:rPr>
            <w:fldChar w:fldCharType="end"/>
          </w:r>
        </w:sdtContent>
      </w:sdt>
    </w:p>
    <w:p w14:paraId="7B133365" w14:textId="77777777" w:rsidR="002C5532" w:rsidRDefault="002C5532" w:rsidP="002C5532">
      <w:pPr>
        <w:ind w:left="90"/>
        <w:rPr>
          <w:rFonts w:cs="Traditional Arabic"/>
          <w:color w:val="000000"/>
          <w:rtl/>
          <w14:textFill>
            <w14:solidFill>
              <w14:srgbClr w14:val="000000">
                <w14:alpha w14:val="30000"/>
              </w14:srgbClr>
            </w14:solidFill>
          </w14:textFill>
        </w:rPr>
      </w:pPr>
    </w:p>
    <w:p w14:paraId="5A2586BC" w14:textId="77777777" w:rsidR="002C5A4E" w:rsidRDefault="002C5A4E" w:rsidP="002F1473">
      <w:pPr>
        <w:pStyle w:val="Heading3"/>
        <w:rPr>
          <w:rtl/>
        </w:rPr>
      </w:pPr>
      <w:bookmarkStart w:id="13" w:name="_Toc237589703"/>
      <w:r w:rsidRPr="00A71E65">
        <w:rPr>
          <w:rFonts w:hint="cs"/>
          <w:rtl/>
        </w:rPr>
        <w:t>منحني التعلم والنتائج على بيانات التدريب</w:t>
      </w:r>
      <w:r w:rsidRPr="001B10C5">
        <w:rPr>
          <w:rFonts w:hint="cs"/>
          <w:rtl/>
        </w:rPr>
        <w:t>:</w:t>
      </w:r>
      <w:bookmarkEnd w:id="13"/>
    </w:p>
    <w:p w14:paraId="658B3176" w14:textId="634EADC2" w:rsidR="002F1473" w:rsidRDefault="002F1473" w:rsidP="002F1473">
      <w:pPr>
        <w:rPr>
          <w:rFonts w:cs="Traditional Arabic"/>
          <w:color w:val="000000"/>
          <w:rtl/>
          <w:lang w:val="de-DE"/>
          <w14:textFill>
            <w14:solidFill>
              <w14:srgbClr w14:val="000000">
                <w14:alpha w14:val="30000"/>
              </w14:srgbClr>
            </w14:solidFill>
          </w14:textFill>
        </w:rPr>
      </w:pPr>
      <w:r w:rsidRPr="002F1473">
        <w:rPr>
          <w:rFonts w:cs="Traditional Arabic" w:hint="cs"/>
          <w:color w:val="000000"/>
          <w:rtl/>
          <w:lang w:val="de-DE"/>
          <w14:textFill>
            <w14:solidFill>
              <w14:srgbClr w14:val="000000">
                <w14:alpha w14:val="30000"/>
              </w14:srgbClr>
            </w14:solidFill>
          </w14:textFill>
        </w:rPr>
        <w:t>جرى ضبط المعاملات الفائقة وفقاً للجدول:</w:t>
      </w:r>
    </w:p>
    <w:p w14:paraId="6C7512AF" w14:textId="47711633" w:rsidR="009E76D6" w:rsidRPr="009E76D6" w:rsidRDefault="009E76D6" w:rsidP="009E76D6">
      <w:pPr>
        <w:pStyle w:val="Caption"/>
        <w:keepNext/>
        <w:jc w:val="center"/>
        <w:rPr>
          <w:rFonts w:cs="Traditional Arabic"/>
        </w:rPr>
      </w:pPr>
      <w:r w:rsidRPr="009E76D6">
        <w:rPr>
          <w:rFonts w:cs="Traditional Arabic"/>
          <w:rtl/>
        </w:rPr>
        <w:t xml:space="preserve">جدول </w:t>
      </w:r>
      <w:r w:rsidR="000C59EE">
        <w:rPr>
          <w:rFonts w:cs="Traditional Arabic"/>
          <w:rtl/>
        </w:rPr>
        <w:fldChar w:fldCharType="begin"/>
      </w:r>
      <w:r w:rsidR="000C59EE">
        <w:rPr>
          <w:rFonts w:cs="Traditional Arabic"/>
          <w:rtl/>
        </w:rPr>
        <w:instrText xml:space="preserve"> </w:instrText>
      </w:r>
      <w:r w:rsidR="000C59EE">
        <w:rPr>
          <w:rFonts w:cs="Traditional Arabic"/>
        </w:rPr>
        <w:instrText>SEQ</w:instrText>
      </w:r>
      <w:r w:rsidR="000C59EE">
        <w:rPr>
          <w:rFonts w:cs="Traditional Arabic"/>
          <w:rtl/>
        </w:rPr>
        <w:instrText xml:space="preserve"> جدول \* </w:instrText>
      </w:r>
      <w:r w:rsidR="000C59EE">
        <w:rPr>
          <w:rFonts w:cs="Traditional Arabic"/>
        </w:rPr>
        <w:instrText>ARABIC</w:instrText>
      </w:r>
      <w:r w:rsidR="000C59EE">
        <w:rPr>
          <w:rFonts w:cs="Traditional Arabic"/>
          <w:rtl/>
        </w:rPr>
        <w:instrText xml:space="preserve"> </w:instrText>
      </w:r>
      <w:r w:rsidR="000C59EE">
        <w:rPr>
          <w:rFonts w:cs="Traditional Arabic"/>
          <w:rtl/>
        </w:rPr>
        <w:fldChar w:fldCharType="separate"/>
      </w:r>
      <w:r w:rsidR="000C59EE">
        <w:rPr>
          <w:rFonts w:cs="Traditional Arabic"/>
          <w:noProof/>
          <w:rtl/>
        </w:rPr>
        <w:t>1</w:t>
      </w:r>
      <w:r w:rsidR="000C59EE">
        <w:rPr>
          <w:rFonts w:cs="Traditional Arabic"/>
          <w:rtl/>
        </w:rPr>
        <w:fldChar w:fldCharType="end"/>
      </w:r>
      <w:r w:rsidRPr="009E76D6">
        <w:rPr>
          <w:rFonts w:cs="Traditional Arabic"/>
        </w:rPr>
        <w:t xml:space="preserve"> </w:t>
      </w:r>
      <w:r w:rsidRPr="009E76D6">
        <w:rPr>
          <w:rFonts w:cs="Traditional Arabic"/>
          <w:rtl/>
          <w:lang w:bidi="ar-SY"/>
        </w:rPr>
        <w:t>المعاملات الفائقة لنموذج التعلم العميق المختار</w:t>
      </w:r>
    </w:p>
    <w:tbl>
      <w:tblPr>
        <w:tblStyle w:val="PlainTable1"/>
        <w:bidiVisual/>
        <w:tblW w:w="8774" w:type="dxa"/>
        <w:tblLook w:val="04A0" w:firstRow="1" w:lastRow="0" w:firstColumn="1" w:lastColumn="0" w:noHBand="0" w:noVBand="1"/>
      </w:tblPr>
      <w:tblGrid>
        <w:gridCol w:w="1163"/>
        <w:gridCol w:w="1403"/>
        <w:gridCol w:w="1169"/>
        <w:gridCol w:w="1334"/>
        <w:gridCol w:w="1093"/>
        <w:gridCol w:w="1027"/>
        <w:gridCol w:w="1585"/>
      </w:tblGrid>
      <w:tr w:rsidR="002F1473" w14:paraId="4FFA8DD5" w14:textId="77777777" w:rsidTr="009E7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1" w:type="dxa"/>
          </w:tcPr>
          <w:p w14:paraId="354D7EB3" w14:textId="7FF071E1" w:rsidR="002F1473" w:rsidRPr="009E76D6" w:rsidRDefault="009E76D6" w:rsidP="009E76D6">
            <w:pPr>
              <w:jc w:val="center"/>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Random Seed</w:t>
            </w:r>
          </w:p>
        </w:tc>
        <w:tc>
          <w:tcPr>
            <w:tcW w:w="1171" w:type="dxa"/>
          </w:tcPr>
          <w:p w14:paraId="790275EF" w14:textId="3A236205" w:rsidR="002F1473" w:rsidRPr="009E76D6" w:rsidRDefault="009E76D6" w:rsidP="009E76D6">
            <w:pPr>
              <w:jc w:val="center"/>
              <w:cnfStyle w:val="100000000000" w:firstRow="1" w:lastRow="0" w:firstColumn="0" w:lastColumn="0" w:oddVBand="0" w:evenVBand="0" w:oddHBand="0"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Learning Rate Scheduler</w:t>
            </w:r>
          </w:p>
        </w:tc>
        <w:tc>
          <w:tcPr>
            <w:tcW w:w="1172" w:type="dxa"/>
          </w:tcPr>
          <w:p w14:paraId="6E735B04" w14:textId="6A686AA7" w:rsidR="002F1473" w:rsidRPr="009E76D6" w:rsidRDefault="009E76D6" w:rsidP="009E76D6">
            <w:pPr>
              <w:jc w:val="center"/>
              <w:cnfStyle w:val="100000000000" w:firstRow="1" w:lastRow="0" w:firstColumn="0" w:lastColumn="0" w:oddVBand="0" w:evenVBand="0" w:oddHBand="0"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Initial Learning Rate</w:t>
            </w:r>
          </w:p>
        </w:tc>
        <w:tc>
          <w:tcPr>
            <w:tcW w:w="1172" w:type="dxa"/>
          </w:tcPr>
          <w:p w14:paraId="5A7798C5" w14:textId="1D841E45" w:rsidR="002F1473" w:rsidRPr="009E76D6" w:rsidRDefault="009E76D6" w:rsidP="009E76D6">
            <w:pPr>
              <w:jc w:val="center"/>
              <w:cnfStyle w:val="100000000000" w:firstRow="1" w:lastRow="0" w:firstColumn="0" w:lastColumn="0" w:oddVBand="0" w:evenVBand="0" w:oddHBand="0"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Optimizer</w:t>
            </w:r>
          </w:p>
        </w:tc>
        <w:tc>
          <w:tcPr>
            <w:tcW w:w="1172" w:type="dxa"/>
          </w:tcPr>
          <w:p w14:paraId="392CA232" w14:textId="0563CE8E" w:rsidR="002F1473" w:rsidRPr="009E76D6" w:rsidRDefault="009E76D6" w:rsidP="009E76D6">
            <w:pPr>
              <w:jc w:val="center"/>
              <w:cnfStyle w:val="100000000000" w:firstRow="1" w:lastRow="0" w:firstColumn="0" w:lastColumn="0" w:oddVBand="0" w:evenVBand="0" w:oddHBand="0"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Epochs</w:t>
            </w:r>
          </w:p>
        </w:tc>
        <w:tc>
          <w:tcPr>
            <w:tcW w:w="1172" w:type="dxa"/>
          </w:tcPr>
          <w:p w14:paraId="00572FD6" w14:textId="569D4838" w:rsidR="002F1473" w:rsidRPr="009E76D6" w:rsidRDefault="009E76D6" w:rsidP="009E76D6">
            <w:pPr>
              <w:jc w:val="center"/>
              <w:cnfStyle w:val="100000000000" w:firstRow="1" w:lastRow="0" w:firstColumn="0" w:lastColumn="0" w:oddVBand="0" w:evenVBand="0" w:oddHBand="0"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Batch Size</w:t>
            </w:r>
          </w:p>
        </w:tc>
        <w:tc>
          <w:tcPr>
            <w:tcW w:w="1744" w:type="dxa"/>
          </w:tcPr>
          <w:p w14:paraId="2BD2C5CA" w14:textId="4E5598D5" w:rsidR="002F1473" w:rsidRPr="009E76D6" w:rsidRDefault="009E76D6" w:rsidP="009E76D6">
            <w:pPr>
              <w:jc w:val="center"/>
              <w:cnfStyle w:val="100000000000" w:firstRow="1" w:lastRow="0" w:firstColumn="0" w:lastColumn="0" w:oddVBand="0" w:evenVBand="0" w:oddHBand="0"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Input Resolution</w:t>
            </w:r>
          </w:p>
        </w:tc>
      </w:tr>
      <w:tr w:rsidR="002F1473" w14:paraId="076C1C0D" w14:textId="77777777" w:rsidTr="009E7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1" w:type="dxa"/>
          </w:tcPr>
          <w:p w14:paraId="5A1FF620" w14:textId="2DD4628B" w:rsidR="002F1473" w:rsidRPr="009E76D6" w:rsidRDefault="009E76D6" w:rsidP="009E76D6">
            <w:pPr>
              <w:jc w:val="center"/>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42</w:t>
            </w:r>
          </w:p>
        </w:tc>
        <w:tc>
          <w:tcPr>
            <w:tcW w:w="1171" w:type="dxa"/>
          </w:tcPr>
          <w:p w14:paraId="173209FC" w14:textId="2A0FB0A3" w:rsidR="002F1473" w:rsidRPr="009E76D6" w:rsidRDefault="009E76D6" w:rsidP="009E76D6">
            <w:pPr>
              <w:jc w:val="center"/>
              <w:cnfStyle w:val="000000100000" w:firstRow="0" w:lastRow="0" w:firstColumn="0" w:lastColumn="0" w:oddVBand="0" w:evenVBand="0" w:oddHBand="1"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 xml:space="preserve">StepLR (step_size=2, </w:t>
            </w:r>
            <w:r w:rsidRPr="009E76D6">
              <w:rPr>
                <w:rFonts w:ascii="Cambria" w:hAnsi="Cambria" w:cs="Cambria"/>
                <w:lang w:val="de-DE"/>
                <w14:textFill>
                  <w14:solidFill>
                    <w14:schemeClr w14:val="tx1">
                      <w14:alpha w14:val="30000"/>
                    </w14:schemeClr>
                  </w14:solidFill>
                </w14:textFill>
              </w:rPr>
              <w:t>γ</w:t>
            </w:r>
            <w:r w:rsidRPr="009E76D6">
              <w:rPr>
                <w:rFonts w:cs="Traditional Arabic"/>
                <w:lang w:val="de-DE"/>
                <w14:textFill>
                  <w14:solidFill>
                    <w14:schemeClr w14:val="tx1">
                      <w14:alpha w14:val="30000"/>
                    </w14:schemeClr>
                  </w14:solidFill>
                </w14:textFill>
              </w:rPr>
              <w:t>=0.1)</w:t>
            </w:r>
          </w:p>
        </w:tc>
        <w:tc>
          <w:tcPr>
            <w:tcW w:w="1172" w:type="dxa"/>
          </w:tcPr>
          <w:p w14:paraId="75B5D2A6" w14:textId="6656FBCF" w:rsidR="002F1473" w:rsidRPr="009E76D6" w:rsidRDefault="009E76D6" w:rsidP="009E76D6">
            <w:pPr>
              <w:jc w:val="center"/>
              <w:cnfStyle w:val="000000100000" w:firstRow="0" w:lastRow="0" w:firstColumn="0" w:lastColumn="0" w:oddVBand="0" w:evenVBand="0" w:oddHBand="1"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rtl/>
                <w:lang w:val="de-DE"/>
                <w14:textFill>
                  <w14:solidFill>
                    <w14:schemeClr w14:val="tx1">
                      <w14:alpha w14:val="30000"/>
                    </w14:schemeClr>
                  </w14:solidFill>
                </w14:textFill>
              </w:rPr>
              <w:t>0.0001</w:t>
            </w:r>
          </w:p>
        </w:tc>
        <w:tc>
          <w:tcPr>
            <w:tcW w:w="1172" w:type="dxa"/>
          </w:tcPr>
          <w:p w14:paraId="5B5F1CCB" w14:textId="4E8D2DFF" w:rsidR="002F1473" w:rsidRPr="009E76D6" w:rsidRDefault="009E76D6" w:rsidP="009E76D6">
            <w:pPr>
              <w:jc w:val="center"/>
              <w:cnfStyle w:val="000000100000" w:firstRow="0" w:lastRow="0" w:firstColumn="0" w:lastColumn="0" w:oddVBand="0" w:evenVBand="0" w:oddHBand="1" w:evenHBand="0" w:firstRowFirstColumn="0" w:firstRowLastColumn="0" w:lastRowFirstColumn="0" w:lastRowLastColumn="0"/>
              <w:rPr>
                <w:rFonts w:cs="Traditional Arabic"/>
                <w14:textFill>
                  <w14:solidFill>
                    <w14:schemeClr w14:val="tx1">
                      <w14:alpha w14:val="30000"/>
                    </w14:schemeClr>
                  </w14:solidFill>
                </w14:textFill>
              </w:rPr>
            </w:pPr>
            <w:r w:rsidRPr="009E76D6">
              <w:rPr>
                <w:rFonts w:cs="Traditional Arabic"/>
                <w14:textFill>
                  <w14:solidFill>
                    <w14:schemeClr w14:val="tx1">
                      <w14:alpha w14:val="30000"/>
                    </w14:schemeClr>
                  </w14:solidFill>
                </w14:textFill>
              </w:rPr>
              <w:t>Adm</w:t>
            </w:r>
          </w:p>
        </w:tc>
        <w:tc>
          <w:tcPr>
            <w:tcW w:w="1172" w:type="dxa"/>
          </w:tcPr>
          <w:p w14:paraId="6AE08690" w14:textId="60F7D149" w:rsidR="002F1473" w:rsidRPr="009E76D6" w:rsidRDefault="009E76D6" w:rsidP="009E76D6">
            <w:pPr>
              <w:jc w:val="center"/>
              <w:cnfStyle w:val="000000100000" w:firstRow="0" w:lastRow="0" w:firstColumn="0" w:lastColumn="0" w:oddVBand="0" w:evenVBand="0" w:oddHBand="1"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rtl/>
                <w:lang w:val="de-DE"/>
                <w14:textFill>
                  <w14:solidFill>
                    <w14:schemeClr w14:val="tx1">
                      <w14:alpha w14:val="30000"/>
                    </w14:schemeClr>
                  </w14:solidFill>
                </w14:textFill>
              </w:rPr>
              <w:t>5</w:t>
            </w:r>
          </w:p>
        </w:tc>
        <w:tc>
          <w:tcPr>
            <w:tcW w:w="1172" w:type="dxa"/>
          </w:tcPr>
          <w:p w14:paraId="429734F4" w14:textId="74DDBA1E" w:rsidR="002F1473" w:rsidRPr="009E76D6" w:rsidRDefault="009E76D6" w:rsidP="009E76D6">
            <w:pPr>
              <w:jc w:val="center"/>
              <w:cnfStyle w:val="000000100000" w:firstRow="0" w:lastRow="0" w:firstColumn="0" w:lastColumn="0" w:oddVBand="0" w:evenVBand="0" w:oddHBand="1"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rtl/>
                <w:lang w:val="de-DE"/>
                <w14:textFill>
                  <w14:solidFill>
                    <w14:schemeClr w14:val="tx1">
                      <w14:alpha w14:val="30000"/>
                    </w14:schemeClr>
                  </w14:solidFill>
                </w14:textFill>
              </w:rPr>
              <w:t>18</w:t>
            </w:r>
          </w:p>
        </w:tc>
        <w:tc>
          <w:tcPr>
            <w:tcW w:w="1744" w:type="dxa"/>
          </w:tcPr>
          <w:p w14:paraId="3DD74B2F" w14:textId="7520D30B" w:rsidR="002F1473" w:rsidRPr="009E76D6" w:rsidRDefault="009E76D6" w:rsidP="009E76D6">
            <w:pPr>
              <w:jc w:val="center"/>
              <w:cnfStyle w:val="000000100000" w:firstRow="0" w:lastRow="0" w:firstColumn="0" w:lastColumn="0" w:oddVBand="0" w:evenVBand="0" w:oddHBand="1"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rtl/>
                <w:lang w:val="de-DE"/>
                <w14:textFill>
                  <w14:solidFill>
                    <w14:schemeClr w14:val="tx1">
                      <w14:alpha w14:val="30000"/>
                    </w14:schemeClr>
                  </w14:solidFill>
                </w14:textFill>
              </w:rPr>
              <w:t>224×224×3</w:t>
            </w:r>
          </w:p>
        </w:tc>
      </w:tr>
    </w:tbl>
    <w:p w14:paraId="52A832C3" w14:textId="5A81F96C" w:rsidR="002C5A4E" w:rsidRPr="002C5532" w:rsidRDefault="002C5A4E" w:rsidP="009E76D6">
      <w:pPr>
        <w:rPr>
          <w:rFonts w:cs="Traditional Arabic"/>
          <w:color w:val="000000"/>
          <w:rtl/>
          <w:lang w:val="de-DE"/>
          <w14:textFill>
            <w14:solidFill>
              <w14:srgbClr w14:val="000000">
                <w14:alpha w14:val="30000"/>
              </w14:srgbClr>
            </w14:solidFill>
          </w14:textFill>
        </w:rPr>
      </w:pPr>
      <w:r>
        <w:rPr>
          <w:rFonts w:cs="Traditional Arabic" w:hint="cs"/>
          <w:color w:val="000000"/>
          <w:rtl/>
          <w:lang w:val="de-DE"/>
          <w14:textFill>
            <w14:solidFill>
              <w14:srgbClr w14:val="000000">
                <w14:alpha w14:val="30000"/>
              </w14:srgbClr>
            </w14:solidFill>
          </w14:textFill>
        </w:rPr>
        <w:t>أ</w:t>
      </w:r>
      <w:r w:rsidRPr="00C52E6A">
        <w:rPr>
          <w:rFonts w:cs="Traditional Arabic"/>
          <w:color w:val="000000"/>
          <w:rtl/>
          <w:lang w:val="de-DE"/>
          <w14:textFill>
            <w14:solidFill>
              <w14:srgbClr w14:val="000000">
                <w14:alpha w14:val="30000"/>
              </w14:srgbClr>
            </w14:solidFill>
          </w14:textFill>
        </w:rPr>
        <w:t xml:space="preserve">ظهر منحنى التعلم خلال مرحلة التدريب هبوطاً تدريجياً ومستقراً في </w:t>
      </w:r>
      <w:r w:rsidRPr="002F1473">
        <w:rPr>
          <w:rFonts w:cs="Traditional Arabic"/>
          <w:b/>
          <w:bCs/>
          <w:color w:val="000000"/>
          <w:rtl/>
          <w:lang w:val="de-DE"/>
          <w14:textFill>
            <w14:solidFill>
              <w14:srgbClr w14:val="000000">
                <w14:alpha w14:val="30000"/>
              </w14:srgbClr>
            </w14:solidFill>
          </w14:textFill>
        </w:rPr>
        <w:t>دالة الخسارة</w:t>
      </w:r>
      <w:r w:rsidRPr="002F1473">
        <w:rPr>
          <w:rFonts w:cs="Traditional Arabic"/>
          <w:b/>
          <w:bCs/>
          <w:color w:val="000000"/>
          <w14:textFill>
            <w14:solidFill>
              <w14:srgbClr w14:val="000000">
                <w14:alpha w14:val="30000"/>
              </w14:srgbClr>
            </w14:solidFill>
          </w14:textFill>
        </w:rPr>
        <w:t xml:space="preserve"> (Cross-Entropy Loss)</w:t>
      </w:r>
      <w:r w:rsidRPr="00C52E6A">
        <w:rPr>
          <w:rFonts w:cs="Traditional Arabic"/>
          <w:color w:val="000000"/>
          <w:rtl/>
          <w:lang w:val="de-DE"/>
          <w14:textFill>
            <w14:solidFill>
              <w14:srgbClr w14:val="000000">
                <w14:alpha w14:val="30000"/>
              </w14:srgbClr>
            </w14:solidFill>
          </w14:textFill>
        </w:rPr>
        <w:t>، مقترناً بارتفاع متواصل ومستمر في دقة التصنيف</w:t>
      </w:r>
      <w:r w:rsidRPr="00C52E6A">
        <w:rPr>
          <w:rFonts w:cs="Traditional Arabic"/>
          <w:color w:val="000000"/>
          <w14:textFill>
            <w14:solidFill>
              <w14:srgbClr w14:val="000000">
                <w14:alpha w14:val="30000"/>
              </w14:srgbClr>
            </w14:solidFill>
          </w14:textFill>
        </w:rPr>
        <w:t xml:space="preserve"> (Training Accuracy) </w:t>
      </w:r>
      <w:r w:rsidRPr="00C52E6A">
        <w:rPr>
          <w:rFonts w:cs="Traditional Arabic"/>
          <w:color w:val="000000"/>
          <w:rtl/>
          <w:lang w:val="de-DE"/>
          <w14:textFill>
            <w14:solidFill>
              <w14:srgbClr w14:val="000000">
                <w14:alpha w14:val="30000"/>
              </w14:srgbClr>
            </w14:solidFill>
          </w14:textFill>
        </w:rPr>
        <w:t>من دورة لأخرى، مما يعكس قدرة النموذج على استيعاب النماذج والبنى البصرية داخل مجموعة البيانات</w:t>
      </w:r>
      <w:r w:rsidR="00C20CFB">
        <w:rPr>
          <w:rFonts w:cs="Traditional Arabic" w:hint="cs"/>
          <w:color w:val="000000"/>
          <w:rtl/>
          <w:lang w:val="de-DE"/>
          <w14:textFill>
            <w14:solidFill>
              <w14:srgbClr w14:val="000000">
                <w14:alpha w14:val="30000"/>
              </w14:srgbClr>
            </w14:solidFill>
          </w14:textFill>
        </w:rPr>
        <w:t>.</w:t>
      </w:r>
    </w:p>
    <w:p w14:paraId="19B040CD" w14:textId="0A9A1FC2" w:rsidR="002C5A4E" w:rsidRDefault="009E76D6" w:rsidP="009E76D6">
      <w:pPr>
        <w:rPr>
          <w:rFonts w:cs="Traditional Arabic"/>
          <w:color w:val="000000"/>
          <w:rtl/>
          <w:lang w:val="de-DE" w:bidi="ar-SY"/>
          <w14:textFill>
            <w14:solidFill>
              <w14:srgbClr w14:val="000000">
                <w14:alpha w14:val="30000"/>
              </w14:srgbClr>
            </w14:solidFill>
          </w14:textFill>
        </w:rPr>
      </w:pPr>
      <w:r>
        <w:rPr>
          <w:noProof/>
        </w:rPr>
        <w:drawing>
          <wp:anchor distT="0" distB="0" distL="114300" distR="114300" simplePos="0" relativeHeight="251738112" behindDoc="0" locked="0" layoutInCell="1" allowOverlap="1" wp14:anchorId="69DA28B3" wp14:editId="0E10B6A9">
            <wp:simplePos x="0" y="0"/>
            <wp:positionH relativeFrom="column">
              <wp:posOffset>180739</wp:posOffset>
            </wp:positionH>
            <wp:positionV relativeFrom="paragraph">
              <wp:posOffset>815340</wp:posOffset>
            </wp:positionV>
            <wp:extent cx="4944745" cy="3364865"/>
            <wp:effectExtent l="0" t="0" r="8255" b="6985"/>
            <wp:wrapTopAndBottom/>
            <wp:docPr id="437979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78804" name="Picture 1937978804"/>
                    <pic:cNvPicPr/>
                  </pic:nvPicPr>
                  <pic:blipFill>
                    <a:blip r:embed="rId11"/>
                    <a:stretch>
                      <a:fillRect/>
                    </a:stretch>
                  </pic:blipFill>
                  <pic:spPr>
                    <a:xfrm>
                      <a:off x="0" y="0"/>
                      <a:ext cx="4944745" cy="3364865"/>
                    </a:xfrm>
                    <a:prstGeom prst="rect">
                      <a:avLst/>
                    </a:prstGeom>
                  </pic:spPr>
                </pic:pic>
              </a:graphicData>
            </a:graphic>
            <wp14:sizeRelH relativeFrom="margin">
              <wp14:pctWidth>0</wp14:pctWidth>
            </wp14:sizeRelH>
          </wp:anchor>
        </w:drawing>
      </w:r>
      <w:r w:rsidR="00351359">
        <w:rPr>
          <w:noProof/>
        </w:rPr>
        <mc:AlternateContent>
          <mc:Choice Requires="wps">
            <w:drawing>
              <wp:anchor distT="0" distB="0" distL="114300" distR="114300" simplePos="0" relativeHeight="251769856" behindDoc="0" locked="0" layoutInCell="1" allowOverlap="1" wp14:anchorId="23282E82" wp14:editId="3CDEF35D">
                <wp:simplePos x="0" y="0"/>
                <wp:positionH relativeFrom="column">
                  <wp:posOffset>53340</wp:posOffset>
                </wp:positionH>
                <wp:positionV relativeFrom="paragraph">
                  <wp:posOffset>4252595</wp:posOffset>
                </wp:positionV>
                <wp:extent cx="4944745" cy="635"/>
                <wp:effectExtent l="0" t="0" r="8255" b="6985"/>
                <wp:wrapTopAndBottom/>
                <wp:docPr id="1758852503" name="Text Box 1"/>
                <wp:cNvGraphicFramePr/>
                <a:graphic xmlns:a="http://schemas.openxmlformats.org/drawingml/2006/main">
                  <a:graphicData uri="http://schemas.microsoft.com/office/word/2010/wordprocessingShape">
                    <wps:wsp>
                      <wps:cNvSpPr txBox="1"/>
                      <wps:spPr>
                        <a:xfrm>
                          <a:off x="0" y="0"/>
                          <a:ext cx="4944745" cy="635"/>
                        </a:xfrm>
                        <a:prstGeom prst="rect">
                          <a:avLst/>
                        </a:prstGeom>
                        <a:noFill/>
                        <a:ln>
                          <a:noFill/>
                        </a:ln>
                      </wps:spPr>
                      <wps:txbx>
                        <w:txbxContent>
                          <w:p w14:paraId="779A8BCB" w14:textId="18327CC5" w:rsidR="00351359" w:rsidRPr="00351359" w:rsidRDefault="00351359" w:rsidP="00351359">
                            <w:pPr>
                              <w:pStyle w:val="Caption"/>
                              <w:jc w:val="center"/>
                              <w:rPr>
                                <w:rFonts w:cs="Traditional Arabic"/>
                                <w:noProof/>
                                <w:lang w:val="de-DE"/>
                              </w:rPr>
                            </w:pPr>
                            <w:r w:rsidRPr="00351359">
                              <w:rPr>
                                <w:rFonts w:cs="Traditional Arabic"/>
                                <w:rtl/>
                              </w:rPr>
                              <w:t xml:space="preserve">رسم توضيحي </w:t>
                            </w:r>
                            <w:r w:rsidRPr="00351359">
                              <w:rPr>
                                <w:rFonts w:cs="Traditional Arabic"/>
                                <w:rtl/>
                              </w:rPr>
                              <w:fldChar w:fldCharType="begin"/>
                            </w:r>
                            <w:r w:rsidRPr="00351359">
                              <w:rPr>
                                <w:rFonts w:cs="Traditional Arabic"/>
                                <w:rtl/>
                              </w:rPr>
                              <w:instrText xml:space="preserve"> </w:instrText>
                            </w:r>
                            <w:r w:rsidRPr="00351359">
                              <w:rPr>
                                <w:rFonts w:cs="Traditional Arabic"/>
                              </w:rPr>
                              <w:instrText>SEQ</w:instrText>
                            </w:r>
                            <w:r w:rsidRPr="00351359">
                              <w:rPr>
                                <w:rFonts w:cs="Traditional Arabic"/>
                                <w:rtl/>
                              </w:rPr>
                              <w:instrText xml:space="preserve"> رسم_توضيحي \* </w:instrText>
                            </w:r>
                            <w:r w:rsidRPr="00351359">
                              <w:rPr>
                                <w:rFonts w:cs="Traditional Arabic"/>
                              </w:rPr>
                              <w:instrText>ARABIC</w:instrText>
                            </w:r>
                            <w:r w:rsidRPr="00351359">
                              <w:rPr>
                                <w:rFonts w:cs="Traditional Arabic"/>
                                <w:rtl/>
                              </w:rPr>
                              <w:instrText xml:space="preserve"> </w:instrText>
                            </w:r>
                            <w:r w:rsidRPr="00351359">
                              <w:rPr>
                                <w:rFonts w:cs="Traditional Arabic"/>
                                <w:rtl/>
                              </w:rPr>
                              <w:fldChar w:fldCharType="separate"/>
                            </w:r>
                            <w:r w:rsidR="0073589D">
                              <w:rPr>
                                <w:rFonts w:cs="Traditional Arabic"/>
                                <w:noProof/>
                                <w:rtl/>
                              </w:rPr>
                              <w:t>1</w:t>
                            </w:r>
                            <w:r w:rsidRPr="00351359">
                              <w:rPr>
                                <w:rFonts w:cs="Traditional Arabic"/>
                                <w:rtl/>
                              </w:rPr>
                              <w:fldChar w:fldCharType="end"/>
                            </w:r>
                            <w:r w:rsidRPr="00351359">
                              <w:rPr>
                                <w:rFonts w:cs="Traditional Arabic"/>
                                <w:rtl/>
                                <w:lang w:bidi="ar-SY"/>
                              </w:rPr>
                              <w:t xml:space="preserve"> منحني الخسارة</w:t>
                            </w:r>
                            <w:r>
                              <w:rPr>
                                <w:rFonts w:cs="Traditional Arabic" w:hint="cs"/>
                                <w:rtl/>
                                <w:lang w:bidi="ar-SY"/>
                              </w:rPr>
                              <w:t xml:space="preserve"> لنموذج </w:t>
                            </w:r>
                            <w:r>
                              <w:rPr>
                                <w:rFonts w:cs="Traditional Arabic"/>
                                <w:lang w:val="de-DE" w:bidi="ar-SY"/>
                              </w:rPr>
                              <w:t>resnet</w:t>
                            </w:r>
                            <w:r>
                              <w:rPr>
                                <w:rFonts w:cs="Traditional Arabic"/>
                                <w:lang w:bidi="ar-SY"/>
                              </w:rPr>
                              <w:t xml:space="preserve">_50 </w:t>
                            </w:r>
                            <w:r>
                              <w:rPr>
                                <w:rFonts w:cs="Traditional Arabic" w:hint="cs"/>
                                <w:rtl/>
                                <w:lang w:bidi="ar-SY"/>
                              </w:rPr>
                              <w:t>+</w:t>
                            </w:r>
                            <w:r>
                              <w:rPr>
                                <w:rFonts w:cs="Traditional Arabic"/>
                                <w:lang w:val="de-DE" w:bidi="ar-SY"/>
                              </w:rPr>
                              <w:t>svm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282E82" id="Text Box 1" o:spid="_x0000_s1027" type="#_x0000_t202" style="position:absolute;left:0;text-align:left;margin-left:4.2pt;margin-top:334.85pt;width:389.35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" filled="f" stroked="f">
                <v:textbox style="mso-fit-shape-to-text:t" inset="0,0,0,0">
                  <w:txbxContent>
                    <w:p w14:paraId="779A8BCB" w14:textId="18327CC5" w:rsidR="00351359" w:rsidRPr="00351359" w:rsidRDefault="00351359" w:rsidP="00351359">
                      <w:pPr>
                        <w:pStyle w:val="Caption"/>
                        <w:jc w:val="center"/>
                        <w:rPr>
                          <w:rFonts w:cs="Traditional Arabic"/>
                          <w:noProof/>
                          <w:lang w:val="de-DE"/>
                        </w:rPr>
                      </w:pPr>
                      <w:r w:rsidRPr="00351359">
                        <w:rPr>
                          <w:rFonts w:cs="Traditional Arabic"/>
                          <w:rtl/>
                        </w:rPr>
                        <w:t xml:space="preserve">رسم توضيحي </w:t>
                      </w:r>
                      <w:r w:rsidRPr="00351359">
                        <w:rPr>
                          <w:rFonts w:cs="Traditional Arabic"/>
                          <w:rtl/>
                        </w:rPr>
                        <w:fldChar w:fldCharType="begin"/>
                      </w:r>
                      <w:r w:rsidRPr="00351359">
                        <w:rPr>
                          <w:rFonts w:cs="Traditional Arabic"/>
                          <w:rtl/>
                        </w:rPr>
                        <w:instrText xml:space="preserve"> </w:instrText>
                      </w:r>
                      <w:r w:rsidRPr="00351359">
                        <w:rPr>
                          <w:rFonts w:cs="Traditional Arabic"/>
                        </w:rPr>
                        <w:instrText>SEQ</w:instrText>
                      </w:r>
                      <w:r w:rsidRPr="00351359">
                        <w:rPr>
                          <w:rFonts w:cs="Traditional Arabic"/>
                          <w:rtl/>
                        </w:rPr>
                        <w:instrText xml:space="preserve"> رسم_توضيحي \* </w:instrText>
                      </w:r>
                      <w:r w:rsidRPr="00351359">
                        <w:rPr>
                          <w:rFonts w:cs="Traditional Arabic"/>
                        </w:rPr>
                        <w:instrText>ARABIC</w:instrText>
                      </w:r>
                      <w:r w:rsidRPr="00351359">
                        <w:rPr>
                          <w:rFonts w:cs="Traditional Arabic"/>
                          <w:rtl/>
                        </w:rPr>
                        <w:instrText xml:space="preserve"> </w:instrText>
                      </w:r>
                      <w:r w:rsidRPr="00351359">
                        <w:rPr>
                          <w:rFonts w:cs="Traditional Arabic"/>
                          <w:rtl/>
                        </w:rPr>
                        <w:fldChar w:fldCharType="separate"/>
                      </w:r>
                      <w:r w:rsidR="0073589D">
                        <w:rPr>
                          <w:rFonts w:cs="Traditional Arabic"/>
                          <w:noProof/>
                          <w:rtl/>
                        </w:rPr>
                        <w:t>1</w:t>
                      </w:r>
                      <w:r w:rsidRPr="00351359">
                        <w:rPr>
                          <w:rFonts w:cs="Traditional Arabic"/>
                          <w:rtl/>
                        </w:rPr>
                        <w:fldChar w:fldCharType="end"/>
                      </w:r>
                      <w:r w:rsidRPr="00351359">
                        <w:rPr>
                          <w:rFonts w:cs="Traditional Arabic"/>
                          <w:rtl/>
                          <w:lang w:bidi="ar-SY"/>
                        </w:rPr>
                        <w:t xml:space="preserve"> منحني الخسارة</w:t>
                      </w:r>
                      <w:r>
                        <w:rPr>
                          <w:rFonts w:cs="Traditional Arabic" w:hint="cs"/>
                          <w:rtl/>
                          <w:lang w:bidi="ar-SY"/>
                        </w:rPr>
                        <w:t xml:space="preserve"> لنموذج </w:t>
                      </w:r>
                      <w:r>
                        <w:rPr>
                          <w:rFonts w:cs="Traditional Arabic"/>
                          <w:lang w:val="de-DE" w:bidi="ar-SY"/>
                        </w:rPr>
                        <w:t>resnet</w:t>
                      </w:r>
                      <w:r>
                        <w:rPr>
                          <w:rFonts w:cs="Traditional Arabic"/>
                          <w:lang w:bidi="ar-SY"/>
                        </w:rPr>
                        <w:t xml:space="preserve">_50 </w:t>
                      </w:r>
                      <w:r>
                        <w:rPr>
                          <w:rFonts w:cs="Traditional Arabic" w:hint="cs"/>
                          <w:rtl/>
                          <w:lang w:bidi="ar-SY"/>
                        </w:rPr>
                        <w:t>+</w:t>
                      </w:r>
                      <w:r>
                        <w:rPr>
                          <w:rFonts w:cs="Traditional Arabic"/>
                          <w:lang w:val="de-DE" w:bidi="ar-SY"/>
                        </w:rPr>
                        <w:t>svm</w:t>
                      </w:r>
                    </w:p>
                  </w:txbxContent>
                </v:textbox>
                <w10:wrap type="topAndBottom"/>
              </v:shape>
            </w:pict>
          </mc:Fallback>
        </mc:AlternateContent>
      </w:r>
      <w:r w:rsidR="002C5A4E" w:rsidRPr="00C52E6A">
        <w:rPr>
          <w:rFonts w:cs="Traditional Arabic" w:hint="cs"/>
          <w:color w:val="000000"/>
          <w:rtl/>
          <w:lang w:val="de-DE"/>
          <w14:textFill>
            <w14:solidFill>
              <w14:srgbClr w14:val="000000">
                <w14:alpha w14:val="30000"/>
              </w14:srgbClr>
            </w14:solidFill>
          </w14:textFill>
        </w:rPr>
        <w:t>س</w:t>
      </w:r>
      <w:r w:rsidR="002C5A4E" w:rsidRPr="00C52E6A">
        <w:rPr>
          <w:rFonts w:cs="Traditional Arabic"/>
          <w:color w:val="000000"/>
          <w:rtl/>
          <w:lang w:val="de-DE"/>
          <w14:textFill>
            <w14:solidFill>
              <w14:srgbClr w14:val="000000">
                <w14:alpha w14:val="30000"/>
              </w14:srgbClr>
            </w14:solidFill>
          </w14:textFill>
        </w:rPr>
        <w:t>جل النموذج أداءً عالياً بنهاية الدورة الخامسة</w:t>
      </w:r>
      <w:r w:rsidR="002C5A4E" w:rsidRPr="00C52E6A">
        <w:rPr>
          <w:rFonts w:cs="Traditional Arabic"/>
          <w:color w:val="000000"/>
          <w:lang w:val="de-DE"/>
          <w14:textFill>
            <w14:solidFill>
              <w14:srgbClr w14:val="000000">
                <w14:alpha w14:val="30000"/>
              </w14:srgbClr>
            </w14:solidFill>
          </w14:textFill>
        </w:rPr>
        <w:t xml:space="preserve"> (Epoch 5) </w:t>
      </w:r>
      <w:r w:rsidR="002C5A4E" w:rsidRPr="00C52E6A">
        <w:rPr>
          <w:rFonts w:cs="Traditional Arabic"/>
          <w:color w:val="000000"/>
          <w:rtl/>
          <w:lang w:val="de-DE"/>
          <w14:textFill>
            <w14:solidFill>
              <w14:srgbClr w14:val="000000">
                <w14:alpha w14:val="30000"/>
              </w14:srgbClr>
            </w14:solidFill>
          </w14:textFill>
        </w:rPr>
        <w:t>على مجموعة بيانات التدريب، حيث انخفضت قيمة الخسارة</w:t>
      </w:r>
      <w:r w:rsidR="002C5A4E" w:rsidRPr="00C52E6A">
        <w:rPr>
          <w:rFonts w:cs="Traditional Arabic"/>
          <w:color w:val="000000"/>
          <w:lang w:val="de-DE"/>
          <w14:textFill>
            <w14:solidFill>
              <w14:srgbClr w14:val="000000">
                <w14:alpha w14:val="30000"/>
              </w14:srgbClr>
            </w14:solidFill>
          </w14:textFill>
        </w:rPr>
        <w:t xml:space="preserve"> (Training Loss) </w:t>
      </w:r>
      <w:r w:rsidR="002C5A4E" w:rsidRPr="00C52E6A">
        <w:rPr>
          <w:rFonts w:cs="Traditional Arabic"/>
          <w:color w:val="000000"/>
          <w:rtl/>
          <w:lang w:val="de-DE"/>
          <w14:textFill>
            <w14:solidFill>
              <w14:srgbClr w14:val="000000">
                <w14:alpha w14:val="30000"/>
              </w14:srgbClr>
            </w14:solidFill>
          </w14:textFill>
        </w:rPr>
        <w:t>إلى أدنى مستوياتها، ووصلت دقة التدريب</w:t>
      </w:r>
      <w:r w:rsidR="002C5A4E" w:rsidRPr="00C52E6A">
        <w:rPr>
          <w:rFonts w:cs="Traditional Arabic"/>
          <w:color w:val="000000"/>
          <w:lang w:val="de-DE"/>
          <w14:textFill>
            <w14:solidFill>
              <w14:srgbClr w14:val="000000">
                <w14:alpha w14:val="30000"/>
              </w14:srgbClr>
            </w14:solidFill>
          </w14:textFill>
        </w:rPr>
        <w:t xml:space="preserve"> (Training Accuracy) </w:t>
      </w:r>
      <w:r w:rsidR="002C5A4E" w:rsidRPr="00C52E6A">
        <w:rPr>
          <w:rFonts w:cs="Traditional Arabic"/>
          <w:color w:val="000000"/>
          <w:rtl/>
          <w:lang w:val="de-DE"/>
          <w14:textFill>
            <w14:solidFill>
              <w14:srgbClr w14:val="000000">
                <w14:alpha w14:val="30000"/>
              </w14:srgbClr>
            </w14:solidFill>
          </w14:textFill>
        </w:rPr>
        <w:t>إلى مستويات مرتفعة تتجاوز الـ 95</w:t>
      </w:r>
      <w:r w:rsidR="002C5A4E" w:rsidRPr="00C52E6A">
        <w:rPr>
          <w:rFonts w:cs="Traditional Arabic"/>
          <w:color w:val="000000"/>
          <w:lang w:val="de-DE"/>
          <w14:textFill>
            <w14:solidFill>
              <w14:srgbClr w14:val="000000">
                <w14:alpha w14:val="30000"/>
              </w14:srgbClr>
            </w14:solidFill>
          </w14:textFill>
        </w:rPr>
        <w:t>%</w:t>
      </w:r>
      <w:r w:rsidR="002C5A4E" w:rsidRPr="00C52E6A">
        <w:rPr>
          <w:rFonts w:cs="Traditional Arabic"/>
          <w:color w:val="000000"/>
          <w:rtl/>
          <w:lang w:val="de-DE"/>
          <w14:textFill>
            <w14:solidFill>
              <w14:srgbClr w14:val="000000">
                <w14:alpha w14:val="30000"/>
              </w14:srgbClr>
            </w14:solidFill>
          </w14:textFill>
        </w:rPr>
        <w:t>، مما يثبت نجاح عملية استخراج الميزات وضبط الأوزان قبل الانتقال لمرحلة التقييم والاختبار المستقل</w:t>
      </w:r>
      <w:r w:rsidR="002C5A4E">
        <w:rPr>
          <w:rFonts w:cs="Traditional Arabic" w:hint="cs"/>
          <w:color w:val="000000"/>
          <w:rtl/>
          <w:lang w:val="de-DE" w:bidi="ar-SY"/>
          <w14:textFill>
            <w14:solidFill>
              <w14:srgbClr w14:val="000000">
                <w14:alpha w14:val="30000"/>
              </w14:srgbClr>
            </w14:solidFill>
          </w14:textFill>
        </w:rPr>
        <w:t>.</w:t>
      </w:r>
    </w:p>
    <w:p w14:paraId="6308991B" w14:textId="69584D86" w:rsidR="002C5532" w:rsidRDefault="002C5532" w:rsidP="00F91A9E">
      <w:pPr>
        <w:rPr>
          <w:noProof/>
          <w:rtl/>
          <w:lang w:val="ar-SA"/>
        </w:rPr>
      </w:pPr>
    </w:p>
    <w:p w14:paraId="61D6AA70" w14:textId="77777777" w:rsidR="002C5532" w:rsidRDefault="002C5532" w:rsidP="002C5532">
      <w:pPr>
        <w:keepNext/>
      </w:pPr>
      <w:r>
        <w:rPr>
          <w:rFonts w:cs="Traditional Arabic"/>
          <w:noProof/>
          <w:color w:val="000000"/>
          <w:rtl/>
          <w:lang w:val="ar-SY" w:bidi="ar-SY"/>
        </w:rPr>
        <w:drawing>
          <wp:inline distT="0" distB="0" distL="0" distR="0" wp14:anchorId="11A4FD2C" wp14:editId="57E9E977">
            <wp:extent cx="5325218" cy="3362794"/>
            <wp:effectExtent l="0" t="0" r="8890" b="9525"/>
            <wp:docPr id="5561345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34521" name="Picture 556134521"/>
                    <pic:cNvPicPr/>
                  </pic:nvPicPr>
                  <pic:blipFill>
                    <a:blip r:embed="rId12"/>
                    <a:stretch>
                      <a:fillRect/>
                    </a:stretch>
                  </pic:blipFill>
                  <pic:spPr>
                    <a:xfrm>
                      <a:off x="0" y="0"/>
                      <a:ext cx="5325218" cy="3362794"/>
                    </a:xfrm>
                    <a:prstGeom prst="rect">
                      <a:avLst/>
                    </a:prstGeom>
                  </pic:spPr>
                </pic:pic>
              </a:graphicData>
            </a:graphic>
          </wp:inline>
        </w:drawing>
      </w:r>
    </w:p>
    <w:p w14:paraId="69C37BDB" w14:textId="7366BB7C" w:rsidR="00F91A9E" w:rsidRDefault="002C5532" w:rsidP="002C5532">
      <w:pPr>
        <w:pStyle w:val="Caption"/>
        <w:jc w:val="center"/>
        <w:rPr>
          <w:rFonts w:cs="Traditional Arabic"/>
          <w:rtl/>
          <w:lang w:bidi="ar-SY"/>
        </w:rPr>
      </w:pPr>
      <w:r w:rsidRPr="002C5532">
        <w:rPr>
          <w:rFonts w:cs="Traditional Arabic"/>
          <w:rtl/>
        </w:rPr>
        <w:t xml:space="preserve">رسم توضيحي </w:t>
      </w:r>
      <w:r w:rsidRPr="002C5532">
        <w:rPr>
          <w:rFonts w:cs="Traditional Arabic"/>
          <w:rtl/>
        </w:rPr>
        <w:fldChar w:fldCharType="begin"/>
      </w:r>
      <w:r w:rsidRPr="002C5532">
        <w:rPr>
          <w:rFonts w:cs="Traditional Arabic"/>
          <w:rtl/>
        </w:rPr>
        <w:instrText xml:space="preserve"> </w:instrText>
      </w:r>
      <w:r w:rsidRPr="002C5532">
        <w:rPr>
          <w:rFonts w:cs="Traditional Arabic"/>
        </w:rPr>
        <w:instrText>SEQ</w:instrText>
      </w:r>
      <w:r w:rsidRPr="002C5532">
        <w:rPr>
          <w:rFonts w:cs="Traditional Arabic"/>
          <w:rtl/>
        </w:rPr>
        <w:instrText xml:space="preserve"> رسم_توضيحي \* </w:instrText>
      </w:r>
      <w:r w:rsidRPr="002C5532">
        <w:rPr>
          <w:rFonts w:cs="Traditional Arabic"/>
        </w:rPr>
        <w:instrText>ARABIC</w:instrText>
      </w:r>
      <w:r w:rsidRPr="002C5532">
        <w:rPr>
          <w:rFonts w:cs="Traditional Arabic"/>
          <w:rtl/>
        </w:rPr>
        <w:instrText xml:space="preserve"> </w:instrText>
      </w:r>
      <w:r w:rsidRPr="002C5532">
        <w:rPr>
          <w:rFonts w:cs="Traditional Arabic"/>
          <w:rtl/>
        </w:rPr>
        <w:fldChar w:fldCharType="separate"/>
      </w:r>
      <w:r w:rsidR="0073589D">
        <w:rPr>
          <w:rFonts w:cs="Traditional Arabic"/>
          <w:noProof/>
          <w:rtl/>
        </w:rPr>
        <w:t>2</w:t>
      </w:r>
      <w:r w:rsidRPr="002C5532">
        <w:rPr>
          <w:rFonts w:cs="Traditional Arabic"/>
          <w:rtl/>
        </w:rPr>
        <w:fldChar w:fldCharType="end"/>
      </w:r>
      <w:r w:rsidRPr="002C5532">
        <w:rPr>
          <w:rFonts w:cs="Traditional Arabic"/>
          <w:rtl/>
          <w:lang w:bidi="ar-SY"/>
        </w:rPr>
        <w:t xml:space="preserve">منحني الدقة لنموذج </w:t>
      </w:r>
      <w:r w:rsidRPr="002C5532">
        <w:rPr>
          <w:rFonts w:cs="Traditional Arabic"/>
          <w:lang w:bidi="ar-SY"/>
        </w:rPr>
        <w:t>resnet_50 +</w:t>
      </w:r>
      <w:proofErr w:type="spellStart"/>
      <w:r w:rsidRPr="002C5532">
        <w:rPr>
          <w:rFonts w:cs="Traditional Arabic"/>
          <w:lang w:bidi="ar-SY"/>
        </w:rPr>
        <w:t>svm</w:t>
      </w:r>
      <w:proofErr w:type="spellEnd"/>
    </w:p>
    <w:p w14:paraId="3DA47983" w14:textId="456C180A" w:rsidR="002C5A4E" w:rsidRPr="002F6D02" w:rsidRDefault="00F91A9E" w:rsidP="00F91A9E">
      <w:pPr>
        <w:pStyle w:val="Caption"/>
        <w:rPr>
          <w:rFonts w:cs="Traditional Arabic"/>
          <w:i w:val="0"/>
          <w:iCs w:val="0"/>
          <w:color w:val="000000"/>
          <w:rtl/>
          <w:lang w:val="de-DE"/>
          <w14:textFill>
            <w14:solidFill>
              <w14:srgbClr w14:val="000000">
                <w14:alpha w14:val="30000"/>
              </w14:srgbClr>
            </w14:solidFill>
          </w14:textFill>
        </w:rPr>
      </w:pPr>
      <w:r w:rsidRPr="002F6D02">
        <w:rPr>
          <w:rFonts w:cs="Traditional Arabic" w:hint="cs"/>
          <w:i w:val="0"/>
          <w:iCs w:val="0"/>
          <w:color w:val="000000"/>
          <w:rtl/>
          <w:lang w:val="de-DE"/>
          <w14:textFill>
            <w14:solidFill>
              <w14:srgbClr w14:val="000000">
                <w14:alpha w14:val="30000"/>
              </w14:srgbClr>
            </w14:solidFill>
          </w14:textFill>
        </w:rPr>
        <w:t>تقترب دقة التدريب من نسبة 100%، ويمكن ايعازها الى ظاهرة تسرب البيانات بين مرحلتي التدريب والتحقق، وللتأكد من قابلية تعميم النموذج، يجب أن يجري الاختبار على بيانات غير مرئية.</w:t>
      </w:r>
    </w:p>
    <w:p w14:paraId="46E02F1D" w14:textId="77777777" w:rsidR="002F6D02" w:rsidRPr="002F6D02" w:rsidRDefault="002F6D02" w:rsidP="002F6D02">
      <w:pPr>
        <w:rPr>
          <w:rtl/>
          <w:lang w:bidi="ar-SY"/>
        </w:rPr>
      </w:pPr>
    </w:p>
    <w:p w14:paraId="7AF36779" w14:textId="474F1625" w:rsidR="002C5A4E" w:rsidRDefault="002C5A4E" w:rsidP="002F1473">
      <w:pPr>
        <w:pStyle w:val="Heading3"/>
        <w:rPr>
          <w:caps/>
          <w:rtl/>
        </w:rPr>
      </w:pPr>
      <w:bookmarkStart w:id="14" w:name="_Toc237589704"/>
      <w:r w:rsidRPr="00C52E6A">
        <w:rPr>
          <w:rFonts w:hint="cs"/>
          <w:rtl/>
        </w:rPr>
        <w:t>مرحلة الاختبار</w:t>
      </w:r>
      <w:r w:rsidR="002C5532">
        <w:rPr>
          <w:rFonts w:hint="cs"/>
          <w:rtl/>
        </w:rPr>
        <w:t xml:space="preserve"> </w:t>
      </w:r>
      <w:r w:rsidR="00444D8E">
        <w:rPr>
          <w:rFonts w:hint="cs"/>
          <w:rtl/>
        </w:rPr>
        <w:t>و</w:t>
      </w:r>
      <w:r w:rsidR="002C5532">
        <w:rPr>
          <w:rFonts w:hint="cs"/>
          <w:rtl/>
        </w:rPr>
        <w:t>التقييم</w:t>
      </w:r>
      <w:r w:rsidRPr="00C52E6A">
        <w:rPr>
          <w:rFonts w:hint="cs"/>
          <w:rtl/>
        </w:rPr>
        <w:t>:</w:t>
      </w:r>
      <w:bookmarkEnd w:id="14"/>
    </w:p>
    <w:p w14:paraId="66D59626" w14:textId="77777777" w:rsidR="002C5A4E" w:rsidRPr="00E565F3" w:rsidRDefault="002C5A4E" w:rsidP="002C5A4E">
      <w:pPr>
        <w:spacing w:after="0"/>
        <w:rPr>
          <w:rFonts w:cs="Traditional Arabic"/>
          <w:color w:val="000000"/>
          <w:rtl/>
          <w:lang w:val="de-DE"/>
          <w14:textFill>
            <w14:solidFill>
              <w14:srgbClr w14:val="000000">
                <w14:alpha w14:val="30000"/>
              </w14:srgbClr>
            </w14:solidFill>
          </w14:textFill>
        </w:rPr>
      </w:pPr>
      <w:r w:rsidRPr="00DE7C97">
        <w:rPr>
          <w:rFonts w:cs="Traditional Arabic" w:hint="cs"/>
          <w:color w:val="000000"/>
          <w:rtl/>
          <w:lang w:val="de-DE"/>
          <w14:textFill>
            <w14:solidFill>
              <w14:srgbClr w14:val="000000">
                <w14:alpha w14:val="30000"/>
              </w14:srgbClr>
            </w14:solidFill>
          </w14:textFill>
        </w:rPr>
        <w:t xml:space="preserve">تم </w:t>
      </w:r>
      <w:r w:rsidRPr="00744E69">
        <w:rPr>
          <w:rFonts w:cs="Traditional Arabic"/>
          <w:color w:val="000000"/>
          <w:rtl/>
          <w:lang w:val="de-DE"/>
          <w14:textFill>
            <w14:solidFill>
              <w14:srgbClr w14:val="000000">
                <w14:alpha w14:val="30000"/>
              </w14:srgbClr>
            </w14:solidFill>
          </w14:textFill>
        </w:rPr>
        <w:t>تقييم أداء النموذج باستخدام مجموعة بيانات اختبارية مستقلة كلياً (</w:t>
      </w:r>
      <w:r w:rsidRPr="00744E69">
        <w:rPr>
          <w:rFonts w:cs="Traditional Arabic"/>
          <w:color w:val="000000"/>
          <w:lang w:val="de-DE"/>
          <w14:textFill>
            <w14:solidFill>
              <w14:srgbClr w14:val="000000">
                <w14:alpha w14:val="30000"/>
              </w14:srgbClr>
            </w14:solidFill>
          </w14:textFill>
        </w:rPr>
        <w:t>ADNI Dataset</w:t>
      </w:r>
      <w:r w:rsidRPr="00744E69">
        <w:rPr>
          <w:rFonts w:cs="Traditional Arabic"/>
          <w:color w:val="000000"/>
          <w:rtl/>
          <w:lang w:val="de-DE"/>
          <w14:textFill>
            <w14:solidFill>
              <w14:srgbClr w14:val="000000">
                <w14:alpha w14:val="30000"/>
              </w14:srgbClr>
            </w14:solidFill>
          </w14:textFill>
        </w:rPr>
        <w:t>) ومنفصلة عن البيانات المخصصة للتدريب والتحقق (</w:t>
      </w:r>
      <w:r w:rsidRPr="00744E69">
        <w:rPr>
          <w:rFonts w:cs="Traditional Arabic"/>
          <w:color w:val="000000"/>
          <w:lang w:val="de-DE"/>
          <w14:textFill>
            <w14:solidFill>
              <w14:srgbClr w14:val="000000">
                <w14:alpha w14:val="30000"/>
              </w14:srgbClr>
            </w14:solidFill>
          </w14:textFill>
        </w:rPr>
        <w:t>Augmented Train/Val Dataset</w:t>
      </w:r>
      <w:r w:rsidRPr="00744E69">
        <w:rPr>
          <w:rFonts w:cs="Traditional Arabic" w:hint="cs"/>
          <w:color w:val="000000"/>
          <w:rtl/>
          <w:lang w:val="de-DE"/>
          <w14:textFill>
            <w14:solidFill>
              <w14:srgbClr w14:val="000000">
                <w14:alpha w14:val="30000"/>
              </w14:srgbClr>
            </w14:solidFill>
          </w14:textFill>
        </w:rPr>
        <w:t>)</w:t>
      </w:r>
      <w:r>
        <w:rPr>
          <w:rFonts w:cs="Traditional Arabic" w:hint="cs"/>
          <w:color w:val="000000"/>
          <w:rtl/>
          <w:lang w:val="de-DE"/>
          <w14:textFill>
            <w14:solidFill>
              <w14:srgbClr w14:val="000000">
                <w14:alpha w14:val="30000"/>
              </w14:srgbClr>
            </w14:solidFill>
          </w14:textFill>
        </w:rPr>
        <w:t>، تتضمن 14000</w:t>
      </w:r>
      <w:r>
        <w:rPr>
          <w:rFonts w:cs="Traditional Arabic"/>
          <w:color w:val="000000"/>
          <w:lang w:val="de-DE"/>
          <w14:textFill>
            <w14:solidFill>
              <w14:srgbClr w14:val="000000">
                <w14:alpha w14:val="30000"/>
              </w14:srgbClr>
            </w14:solidFill>
          </w14:textFill>
        </w:rPr>
        <w:t xml:space="preserve"> </w:t>
      </w:r>
      <w:r w:rsidRPr="00351359">
        <w:rPr>
          <w:rFonts w:cs="Traditional Arabic" w:hint="cs"/>
          <w:color w:val="000000"/>
          <w:rtl/>
          <w:lang w:val="de-DE"/>
          <w14:textFill>
            <w14:solidFill>
              <w14:srgbClr w14:val="000000">
                <w14:alpha w14:val="30000"/>
              </w14:srgbClr>
            </w14:solidFill>
          </w14:textFill>
        </w:rPr>
        <w:t>صورة رنين مغناطيسي موزعة بالتساوي على الصفوف الأربعة</w:t>
      </w:r>
      <w:r>
        <w:rPr>
          <w:rFonts w:cs="Traditional Arabic" w:hint="cs"/>
          <w:color w:val="000000"/>
          <w:rtl/>
          <w:lang w:val="de-DE"/>
          <w14:textFill>
            <w14:solidFill>
              <w14:srgbClr w14:val="000000">
                <w14:alpha w14:val="30000"/>
              </w14:srgbClr>
            </w14:solidFill>
          </w14:textFill>
        </w:rPr>
        <w:t xml:space="preserve">. وذلك كمنهجية للتأكد من </w:t>
      </w:r>
      <w:r w:rsidRPr="00DE7C97">
        <w:rPr>
          <w:rFonts w:cs="Traditional Arabic" w:hint="cs"/>
          <w:color w:val="000000"/>
          <w:rtl/>
          <w:lang w:val="de-DE"/>
          <w14:textFill>
            <w14:solidFill>
              <w14:srgbClr w14:val="000000">
                <w14:alpha w14:val="30000"/>
              </w14:srgbClr>
            </w14:solidFill>
          </w14:textFill>
        </w:rPr>
        <w:t>صحة النتائج النهائية على بيانات غير مرئية وتفادي مشكلة تسرب البيانات</w:t>
      </w:r>
      <w:r>
        <w:rPr>
          <w:rFonts w:cs="Traditional Arabic" w:hint="cs"/>
          <w:color w:val="000000"/>
          <w:rtl/>
          <w:lang w:val="de-DE"/>
          <w14:textFill>
            <w14:solidFill>
              <w14:srgbClr w14:val="000000">
                <w14:alpha w14:val="30000"/>
              </w14:srgbClr>
            </w14:solidFill>
          </w14:textFill>
        </w:rPr>
        <w:t xml:space="preserve">. بالإضافة، </w:t>
      </w:r>
      <w:r w:rsidRPr="00DE7C97">
        <w:rPr>
          <w:rFonts w:cs="Traditional Arabic"/>
          <w:color w:val="000000"/>
          <w:rtl/>
          <w:lang w:val="de-DE"/>
          <w14:textFill>
            <w14:solidFill>
              <w14:srgbClr w14:val="000000">
                <w14:alpha w14:val="30000"/>
              </w14:srgbClr>
            </w14:solidFill>
          </w14:textFill>
        </w:rPr>
        <w:t>لضمان</w:t>
      </w:r>
      <w:r w:rsidRPr="00DE7C97">
        <w:rPr>
          <w:rFonts w:cs="Traditional Arabic" w:hint="cs"/>
          <w:color w:val="000000"/>
          <w:rtl/>
          <w:lang w:val="de-DE"/>
          <w14:textFill>
            <w14:solidFill>
              <w14:srgbClr w14:val="000000">
                <w14:alpha w14:val="30000"/>
              </w14:srgbClr>
            </w14:solidFill>
          </w14:textFill>
        </w:rPr>
        <w:t xml:space="preserve"> </w:t>
      </w:r>
      <w:r w:rsidRPr="00744E69">
        <w:rPr>
          <w:rFonts w:cs="Traditional Arabic"/>
          <w:color w:val="000000"/>
          <w:rtl/>
          <w:lang w:val="de-DE"/>
          <w14:textFill>
            <w14:solidFill>
              <w14:srgbClr w14:val="000000">
                <w14:alpha w14:val="30000"/>
              </w14:srgbClr>
            </w14:solidFill>
          </w14:textFill>
        </w:rPr>
        <w:t>قدرة النموذج على التعميم (</w:t>
      </w:r>
      <w:r w:rsidRPr="00744E69">
        <w:rPr>
          <w:rFonts w:cs="Traditional Arabic"/>
          <w:color w:val="000000"/>
          <w:lang w:val="de-DE"/>
          <w14:textFill>
            <w14:solidFill>
              <w14:srgbClr w14:val="000000">
                <w14:alpha w14:val="30000"/>
              </w14:srgbClr>
            </w14:solidFill>
          </w14:textFill>
        </w:rPr>
        <w:t>Generalization</w:t>
      </w:r>
      <w:r w:rsidRPr="00744E69">
        <w:rPr>
          <w:rFonts w:cs="Traditional Arabic"/>
          <w:color w:val="000000"/>
          <w:rtl/>
          <w:lang w:val="de-DE"/>
          <w14:textFill>
            <w14:solidFill>
              <w14:srgbClr w14:val="000000">
                <w14:alpha w14:val="30000"/>
              </w14:srgbClr>
            </w14:solidFill>
          </w14:textFill>
        </w:rPr>
        <w:t>) في البيئات الواقعية</w:t>
      </w:r>
      <w:r>
        <w:rPr>
          <w:rFonts w:cs="Traditional Arabic" w:hint="cs"/>
          <w:color w:val="000000"/>
          <w:rtl/>
          <w:lang w:val="de-DE"/>
          <w14:textFill>
            <w14:solidFill>
              <w14:srgbClr w14:val="000000">
                <w14:alpha w14:val="30000"/>
              </w14:srgbClr>
            </w14:solidFill>
          </w14:textFill>
        </w:rPr>
        <w:t>.</w:t>
      </w:r>
    </w:p>
    <w:p w14:paraId="2AEE2020" w14:textId="77777777" w:rsidR="002C5A4E" w:rsidRPr="00744E69" w:rsidRDefault="002C5A4E" w:rsidP="002C5A4E">
      <w:pPr>
        <w:spacing w:after="0"/>
        <w:rPr>
          <w:rFonts w:cs="Traditional Arabic"/>
          <w:color w:val="000000"/>
          <w:lang w:val="de-DE"/>
          <w14:textFill>
            <w14:solidFill>
              <w14:srgbClr w14:val="000000">
                <w14:alpha w14:val="30000"/>
              </w14:srgbClr>
            </w14:solidFill>
          </w14:textFill>
        </w:rPr>
      </w:pPr>
      <w:r w:rsidRPr="00744E69">
        <w:rPr>
          <w:rFonts w:cs="Traditional Arabic" w:hint="cs"/>
          <w:color w:val="000000"/>
          <w:rtl/>
          <w:lang w:val="de-DE"/>
          <w14:textFill>
            <w14:solidFill>
              <w14:srgbClr w14:val="000000">
                <w14:alpha w14:val="30000"/>
              </w14:srgbClr>
            </w14:solidFill>
          </w14:textFill>
        </w:rPr>
        <w:t>وتحقق</w:t>
      </w:r>
      <w:r w:rsidRPr="00744E69">
        <w:rPr>
          <w:rFonts w:cs="Traditional Arabic"/>
          <w:color w:val="000000"/>
          <w:rtl/>
          <w:lang w:val="de-DE"/>
          <w14:textFill>
            <w14:solidFill>
              <w14:srgbClr w14:val="000000">
                <w14:alpha w14:val="30000"/>
              </w14:srgbClr>
            </w14:solidFill>
          </w14:textFill>
        </w:rPr>
        <w:t xml:space="preserve"> نتيجة هذه المنهجية عدد من الفوائد الجوهرية، أبرزها:</w:t>
      </w:r>
    </w:p>
    <w:p w14:paraId="0C5329D2" w14:textId="77777777" w:rsidR="002C5A4E" w:rsidRPr="00744E69" w:rsidRDefault="002C5A4E" w:rsidP="002C5A4E">
      <w:pPr>
        <w:numPr>
          <w:ilvl w:val="0"/>
          <w:numId w:val="94"/>
        </w:numPr>
        <w:spacing w:after="0" w:line="240" w:lineRule="auto"/>
        <w:rPr>
          <w:rFonts w:cs="Traditional Arabic"/>
          <w:color w:val="000000"/>
          <w:rtl/>
          <w:lang w:val="de-DE"/>
          <w14:textFill>
            <w14:solidFill>
              <w14:srgbClr w14:val="000000">
                <w14:alpha w14:val="30000"/>
              </w14:srgbClr>
            </w14:solidFill>
          </w14:textFill>
        </w:rPr>
      </w:pPr>
      <w:r w:rsidRPr="00744E69">
        <w:rPr>
          <w:rFonts w:cs="Traditional Arabic"/>
          <w:b/>
          <w:bCs/>
          <w:color w:val="000000"/>
          <w:rtl/>
          <w:lang w:val="de-DE"/>
          <w14:textFill>
            <w14:solidFill>
              <w14:srgbClr w14:val="000000">
                <w14:alpha w14:val="30000"/>
              </w14:srgbClr>
            </w14:solidFill>
          </w14:textFill>
        </w:rPr>
        <w:t>قياس القدرة التنبؤية الفعالة (</w:t>
      </w:r>
      <w:r w:rsidRPr="00744E69">
        <w:rPr>
          <w:rFonts w:cs="Traditional Arabic"/>
          <w:b/>
          <w:bCs/>
          <w:color w:val="000000"/>
          <w14:textFill>
            <w14:solidFill>
              <w14:srgbClr w14:val="000000">
                <w14:alpha w14:val="30000"/>
              </w14:srgbClr>
            </w14:solidFill>
          </w14:textFill>
        </w:rPr>
        <w:t>Robustness Evaluation</w:t>
      </w:r>
      <w:r w:rsidRPr="00744E69">
        <w:rPr>
          <w:rFonts w:cs="Traditional Arabic"/>
          <w:b/>
          <w:bCs/>
          <w:color w:val="000000"/>
          <w:rtl/>
          <w:lang w:val="de-DE"/>
          <w14:textFill>
            <w14:solidFill>
              <w14:srgbClr w14:val="000000">
                <w14:alpha w14:val="30000"/>
              </w14:srgbClr>
            </w14:solidFill>
          </w14:textFill>
        </w:rPr>
        <w:t>):</w:t>
      </w:r>
      <w:r w:rsidRPr="00744E69">
        <w:rPr>
          <w:rFonts w:cs="Traditional Arabic"/>
          <w:color w:val="000000"/>
          <w:rtl/>
          <w:lang w:val="de-DE"/>
          <w14:textFill>
            <w14:solidFill>
              <w14:srgbClr w14:val="000000">
                <w14:alpha w14:val="30000"/>
              </w14:srgbClr>
            </w14:solidFill>
          </w14:textFill>
        </w:rPr>
        <w:t xml:space="preserve"> التحقق المباشر من قدرة الشبكة العصبية </w:t>
      </w:r>
      <w:r w:rsidRPr="00744E69">
        <w:rPr>
          <w:rFonts w:cs="Traditional Arabic"/>
          <w:color w:val="000000"/>
          <w14:textFill>
            <w14:solidFill>
              <w14:srgbClr w14:val="000000">
                <w14:alpha w14:val="30000"/>
              </w14:srgbClr>
            </w14:solidFill>
          </w14:textFill>
        </w:rPr>
        <w:t>ResNet-50</w:t>
      </w:r>
      <w:r w:rsidRPr="00744E69">
        <w:rPr>
          <w:rFonts w:cs="Traditional Arabic"/>
          <w:color w:val="000000"/>
          <w:rtl/>
          <w:lang w:val="de-DE"/>
          <w14:textFill>
            <w14:solidFill>
              <w14:srgbClr w14:val="000000">
                <w14:alpha w14:val="30000"/>
              </w14:srgbClr>
            </w14:solidFill>
          </w14:textFill>
        </w:rPr>
        <w:t xml:space="preserve"> على قياس السمات المستخرجة بدقة عالية مع بيانات أُخذت تحت ظروف وبروتوكولات تصوير مختلفة.</w:t>
      </w:r>
    </w:p>
    <w:p w14:paraId="6D78079F" w14:textId="77777777" w:rsidR="002C5A4E" w:rsidRPr="00744E69" w:rsidRDefault="002C5A4E" w:rsidP="002C5A4E">
      <w:pPr>
        <w:numPr>
          <w:ilvl w:val="0"/>
          <w:numId w:val="94"/>
        </w:numPr>
        <w:spacing w:after="0" w:line="240" w:lineRule="auto"/>
        <w:rPr>
          <w:rFonts w:cs="Traditional Arabic"/>
          <w:color w:val="000000"/>
          <w:rtl/>
          <w:lang w:val="de-DE"/>
          <w14:textFill>
            <w14:solidFill>
              <w14:srgbClr w14:val="000000">
                <w14:alpha w14:val="30000"/>
              </w14:srgbClr>
            </w14:solidFill>
          </w14:textFill>
        </w:rPr>
      </w:pPr>
      <w:r w:rsidRPr="00744E69">
        <w:rPr>
          <w:rFonts w:cs="Traditional Arabic"/>
          <w:b/>
          <w:bCs/>
          <w:color w:val="000000"/>
          <w:rtl/>
          <w:lang w:val="de-DE"/>
          <w14:textFill>
            <w14:solidFill>
              <w14:srgbClr w14:val="000000">
                <w14:alpha w14:val="30000"/>
              </w14:srgbClr>
            </w14:solidFill>
          </w14:textFill>
        </w:rPr>
        <w:t>الموثوقية والنزاهة الأكاديمية (</w:t>
      </w:r>
      <w:r w:rsidRPr="00744E69">
        <w:rPr>
          <w:rFonts w:cs="Traditional Arabic"/>
          <w:b/>
          <w:bCs/>
          <w:color w:val="000000"/>
          <w14:textFill>
            <w14:solidFill>
              <w14:srgbClr w14:val="000000">
                <w14:alpha w14:val="30000"/>
              </w14:srgbClr>
            </w14:solidFill>
          </w14:textFill>
        </w:rPr>
        <w:t>Scientific Integrity</w:t>
      </w:r>
      <w:r w:rsidRPr="00744E69">
        <w:rPr>
          <w:rFonts w:cs="Traditional Arabic"/>
          <w:b/>
          <w:bCs/>
          <w:color w:val="000000"/>
          <w:rtl/>
          <w:lang w:val="de-DE"/>
          <w14:textFill>
            <w14:solidFill>
              <w14:srgbClr w14:val="000000">
                <w14:alpha w14:val="30000"/>
              </w14:srgbClr>
            </w14:solidFill>
          </w14:textFill>
        </w:rPr>
        <w:t>):</w:t>
      </w:r>
      <w:r w:rsidRPr="00744E69">
        <w:rPr>
          <w:rFonts w:cs="Traditional Arabic"/>
          <w:color w:val="000000"/>
          <w:rtl/>
          <w:lang w:val="de-DE"/>
          <w14:textFill>
            <w14:solidFill>
              <w14:srgbClr w14:val="000000">
                <w14:alpha w14:val="30000"/>
              </w14:srgbClr>
            </w14:solidFill>
          </w14:textFill>
        </w:rPr>
        <w:t xml:space="preserve"> تجنب ظاهرة تسرب البيانات بين مراحلي التدريب والاختبار، مما يُضفي مصداقية موثوقة على النتائج والإحصائيات الصادرة في التقرير (مثل مصفوفة الارتباك وقيم </w:t>
      </w:r>
      <w:r w:rsidRPr="00744E69">
        <w:rPr>
          <w:rFonts w:cs="Traditional Arabic"/>
          <w:color w:val="000000"/>
          <w14:textFill>
            <w14:solidFill>
              <w14:srgbClr w14:val="000000">
                <w14:alpha w14:val="30000"/>
              </w14:srgbClr>
            </w14:solidFill>
          </w14:textFill>
        </w:rPr>
        <w:t>Recall</w:t>
      </w:r>
      <w:r w:rsidRPr="00744E69">
        <w:rPr>
          <w:rFonts w:cs="Traditional Arabic"/>
          <w:color w:val="000000"/>
          <w:rtl/>
          <w:lang w:val="de-DE"/>
          <w14:textFill>
            <w14:solidFill>
              <w14:srgbClr w14:val="000000">
                <w14:alpha w14:val="30000"/>
              </w14:srgbClr>
            </w14:solidFill>
          </w14:textFill>
        </w:rPr>
        <w:t xml:space="preserve"> و</w:t>
      </w:r>
      <w:r w:rsidRPr="00744E69">
        <w:rPr>
          <w:rFonts w:cs="Traditional Arabic"/>
          <w:color w:val="000000"/>
          <w14:textFill>
            <w14:solidFill>
              <w14:srgbClr w14:val="000000">
                <w14:alpha w14:val="30000"/>
              </w14:srgbClr>
            </w14:solidFill>
          </w14:textFill>
        </w:rPr>
        <w:t>Precision</w:t>
      </w:r>
      <w:r w:rsidRPr="00744E69">
        <w:rPr>
          <w:rFonts w:cs="Traditional Arabic"/>
          <w:color w:val="000000"/>
          <w:rtl/>
          <w:lang w:val="de-DE"/>
          <w14:textFill>
            <w14:solidFill>
              <w14:srgbClr w14:val="000000">
                <w14:alpha w14:val="30000"/>
              </w14:srgbClr>
            </w14:solidFill>
          </w14:textFill>
        </w:rPr>
        <w:t>).</w:t>
      </w:r>
    </w:p>
    <w:p w14:paraId="30C950A7" w14:textId="77777777" w:rsidR="002C5A4E" w:rsidRDefault="002C5A4E" w:rsidP="002C5A4E">
      <w:pPr>
        <w:numPr>
          <w:ilvl w:val="0"/>
          <w:numId w:val="94"/>
        </w:numPr>
        <w:spacing w:after="0" w:line="240" w:lineRule="auto"/>
        <w:rPr>
          <w:rFonts w:cs="Traditional Arabic"/>
          <w:color w:val="000000"/>
          <w:lang w:val="de-DE"/>
          <w14:textFill>
            <w14:solidFill>
              <w14:srgbClr w14:val="000000">
                <w14:alpha w14:val="30000"/>
              </w14:srgbClr>
            </w14:solidFill>
          </w14:textFill>
        </w:rPr>
      </w:pPr>
      <w:r w:rsidRPr="00744E69">
        <w:rPr>
          <w:rFonts w:cs="Traditional Arabic"/>
          <w:b/>
          <w:bCs/>
          <w:color w:val="000000"/>
          <w:rtl/>
          <w:lang w:val="de-DE"/>
          <w14:textFill>
            <w14:solidFill>
              <w14:srgbClr w14:val="000000">
                <w14:alpha w14:val="30000"/>
              </w14:srgbClr>
            </w14:solidFill>
          </w14:textFill>
        </w:rPr>
        <w:lastRenderedPageBreak/>
        <w:t>محاكاة التطبيق السريري الواقعي (</w:t>
      </w:r>
      <w:r w:rsidRPr="00744E69">
        <w:rPr>
          <w:rFonts w:cs="Traditional Arabic"/>
          <w:b/>
          <w:bCs/>
          <w:color w:val="000000"/>
          <w14:textFill>
            <w14:solidFill>
              <w14:srgbClr w14:val="000000">
                <w14:alpha w14:val="30000"/>
              </w14:srgbClr>
            </w14:solidFill>
          </w14:textFill>
        </w:rPr>
        <w:t>Clinical Deployment Simulation</w:t>
      </w:r>
      <w:r w:rsidRPr="00744E69">
        <w:rPr>
          <w:rFonts w:cs="Traditional Arabic"/>
          <w:b/>
          <w:bCs/>
          <w:color w:val="000000"/>
          <w:rtl/>
          <w:lang w:val="de-DE"/>
          <w14:textFill>
            <w14:solidFill>
              <w14:srgbClr w14:val="000000">
                <w14:alpha w14:val="30000"/>
              </w14:srgbClr>
            </w14:solidFill>
          </w14:textFill>
        </w:rPr>
        <w:t>):</w:t>
      </w:r>
      <w:r w:rsidRPr="00744E69">
        <w:rPr>
          <w:rFonts w:cs="Traditional Arabic"/>
          <w:color w:val="000000"/>
          <w:rtl/>
          <w:lang w:val="de-DE"/>
          <w14:textFill>
            <w14:solidFill>
              <w14:srgbClr w14:val="000000">
                <w14:alpha w14:val="30000"/>
              </w14:srgbClr>
            </w14:solidFill>
          </w14:textFill>
        </w:rPr>
        <w:t xml:space="preserve"> ضمان جاهزية النموذج للاستخدام العملي، حيث يتعامل النظام مع صور مرضى لم يسبق له التعرف على خصائصهم البصرية أو نمط توزيع بياناتهم إطلاقاً أثناء عملية التحسين والتدريب.</w:t>
      </w:r>
    </w:p>
    <w:p w14:paraId="3627F41B" w14:textId="77777777" w:rsidR="002C5A4E" w:rsidRPr="00375EB7" w:rsidRDefault="002C5A4E" w:rsidP="002C5A4E">
      <w:pPr>
        <w:spacing w:after="0" w:line="240" w:lineRule="auto"/>
        <w:ind w:left="720"/>
        <w:rPr>
          <w:rFonts w:cs="Traditional Arabic"/>
          <w:color w:val="000000"/>
          <w:lang w:val="de-DE"/>
          <w14:textFill>
            <w14:solidFill>
              <w14:srgbClr w14:val="000000">
                <w14:alpha w14:val="30000"/>
              </w14:srgbClr>
            </w14:solidFill>
          </w14:textFill>
        </w:rPr>
      </w:pPr>
      <w:r>
        <w:rPr>
          <w:noProof/>
        </w:rPr>
        <mc:AlternateContent>
          <mc:Choice Requires="wps">
            <w:drawing>
              <wp:anchor distT="0" distB="0" distL="114300" distR="114300" simplePos="0" relativeHeight="251742208" behindDoc="0" locked="0" layoutInCell="1" allowOverlap="1" wp14:anchorId="54737628" wp14:editId="6C88CC79">
                <wp:simplePos x="0" y="0"/>
                <wp:positionH relativeFrom="column">
                  <wp:posOffset>117428</wp:posOffset>
                </wp:positionH>
                <wp:positionV relativeFrom="paragraph">
                  <wp:posOffset>3943502</wp:posOffset>
                </wp:positionV>
                <wp:extent cx="4899025" cy="635"/>
                <wp:effectExtent l="0" t="0" r="0" b="3810"/>
                <wp:wrapSquare wrapText="bothSides"/>
                <wp:docPr id="499644932" name="Text Box 1"/>
                <wp:cNvGraphicFramePr/>
                <a:graphic xmlns:a="http://schemas.openxmlformats.org/drawingml/2006/main">
                  <a:graphicData uri="http://schemas.microsoft.com/office/word/2010/wordprocessingShape">
                    <wps:wsp>
                      <wps:cNvSpPr txBox="1"/>
                      <wps:spPr>
                        <a:xfrm>
                          <a:off x="0" y="0"/>
                          <a:ext cx="4899025" cy="635"/>
                        </a:xfrm>
                        <a:prstGeom prst="rect">
                          <a:avLst/>
                        </a:prstGeom>
                        <a:solidFill>
                          <a:prstClr val="white"/>
                        </a:solidFill>
                        <a:ln>
                          <a:noFill/>
                        </a:ln>
                      </wps:spPr>
                      <wps:txbx>
                        <w:txbxContent>
                          <w:p w14:paraId="114C8271" w14:textId="02E9BC5E" w:rsidR="002C5A4E" w:rsidRPr="002E47B8" w:rsidRDefault="002C5A4E" w:rsidP="002C5A4E">
                            <w:pPr>
                              <w:pStyle w:val="Caption"/>
                              <w:jc w:val="center"/>
                              <w:rPr>
                                <w:rFonts w:cs="Traditional Arabic"/>
                                <w:noProof/>
                                <w:color w:val="000000"/>
                                <w:lang w:val="de-DE"/>
                                <w14:textFill>
                                  <w14:solidFill>
                                    <w14:srgbClr w14:val="000000">
                                      <w14:alpha w14:val="30000"/>
                                    </w14:srgbClr>
                                  </w14:solidFill>
                                </w14:textFil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3</w:t>
                            </w:r>
                            <w:r>
                              <w:rPr>
                                <w:rtl/>
                              </w:rPr>
                              <w:fldChar w:fldCharType="end"/>
                            </w:r>
                            <w:r>
                              <w:rPr>
                                <w:rFonts w:hint="cs"/>
                                <w:rtl/>
                                <w:lang w:bidi="ar-SY"/>
                              </w:rPr>
                              <w:t xml:space="preserve"> </w:t>
                            </w:r>
                            <w:r w:rsidRPr="008F28B2">
                              <w:rPr>
                                <w:rFonts w:cs="Times New Roman"/>
                                <w:rtl/>
                                <w:lang w:bidi="ar-SY"/>
                              </w:rPr>
                              <w:t>مصفوفة الارتباك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737628" id="_x0000_s1028" type="#_x0000_t202" style="position:absolute;left:0;text-align:left;margin-left:9.25pt;margin-top:310.5pt;width:385.7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ozsGwIAAD8EAAAOAAAAZHJzL2Uyb0RvYy54bWysU8Fu2zAMvQ/YPwi6L06ytW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" stroked="f">
                <v:textbox style="mso-fit-shape-to-text:t" inset="0,0,0,0">
                  <w:txbxContent>
                    <w:p w14:paraId="114C8271" w14:textId="02E9BC5E" w:rsidR="002C5A4E" w:rsidRPr="002E47B8" w:rsidRDefault="002C5A4E" w:rsidP="002C5A4E">
                      <w:pPr>
                        <w:pStyle w:val="Caption"/>
                        <w:jc w:val="center"/>
                        <w:rPr>
                          <w:rFonts w:cs="Traditional Arabic"/>
                          <w:noProof/>
                          <w:color w:val="000000"/>
                          <w:lang w:val="de-DE"/>
                          <w14:textFill>
                            <w14:solidFill>
                              <w14:srgbClr w14:val="000000">
                                <w14:alpha w14:val="30000"/>
                              </w14:srgbClr>
                            </w14:solidFill>
                          </w14:textFil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3</w:t>
                      </w:r>
                      <w:r>
                        <w:rPr>
                          <w:rtl/>
                        </w:rPr>
                        <w:fldChar w:fldCharType="end"/>
                      </w:r>
                      <w:r>
                        <w:rPr>
                          <w:rFonts w:hint="cs"/>
                          <w:rtl/>
                          <w:lang w:bidi="ar-SY"/>
                        </w:rPr>
                        <w:t xml:space="preserve"> </w:t>
                      </w:r>
                      <w:r w:rsidRPr="008F28B2">
                        <w:rPr>
                          <w:rFonts w:cs="Times New Roman"/>
                          <w:rtl/>
                          <w:lang w:bidi="ar-SY"/>
                        </w:rPr>
                        <w:t>مصفوفة الارتباك</w:t>
                      </w:r>
                    </w:p>
                  </w:txbxContent>
                </v:textbox>
                <w10:wrap type="square"/>
              </v:shape>
            </w:pict>
          </mc:Fallback>
        </mc:AlternateContent>
      </w:r>
      <w:r w:rsidRPr="00C80223">
        <w:rPr>
          <w:rFonts w:cs="Traditional Arabic"/>
          <w:noProof/>
          <w:color w:val="000000"/>
          <w:rtl/>
          <w:lang w:val="de-DE"/>
          <w14:textFill>
            <w14:solidFill>
              <w14:srgbClr w14:val="000000">
                <w14:alpha w14:val="30000"/>
              </w14:srgbClr>
            </w14:solidFill>
          </w14:textFill>
        </w:rPr>
        <w:drawing>
          <wp:anchor distT="0" distB="0" distL="114300" distR="114300" simplePos="0" relativeHeight="251741184" behindDoc="0" locked="0" layoutInCell="1" allowOverlap="1" wp14:anchorId="57192608" wp14:editId="7AD4E648">
            <wp:simplePos x="0" y="0"/>
            <wp:positionH relativeFrom="column">
              <wp:posOffset>116205</wp:posOffset>
            </wp:positionH>
            <wp:positionV relativeFrom="paragraph">
              <wp:posOffset>340360</wp:posOffset>
            </wp:positionV>
            <wp:extent cx="4899025" cy="3357245"/>
            <wp:effectExtent l="0" t="0" r="0" b="0"/>
            <wp:wrapTopAndBottom/>
            <wp:docPr id="76610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63415" name=""/>
                    <pic:cNvPicPr/>
                  </pic:nvPicPr>
                  <pic:blipFill>
                    <a:blip r:embed="rId13"/>
                    <a:stretch>
                      <a:fillRect/>
                    </a:stretch>
                  </pic:blipFill>
                  <pic:spPr>
                    <a:xfrm>
                      <a:off x="0" y="0"/>
                      <a:ext cx="4899025" cy="3357245"/>
                    </a:xfrm>
                    <a:prstGeom prst="rect">
                      <a:avLst/>
                    </a:prstGeom>
                  </pic:spPr>
                </pic:pic>
              </a:graphicData>
            </a:graphic>
            <wp14:sizeRelH relativeFrom="margin">
              <wp14:pctWidth>0</wp14:pctWidth>
            </wp14:sizeRelH>
            <wp14:sizeRelV relativeFrom="margin">
              <wp14:pctHeight>0</wp14:pctHeight>
            </wp14:sizeRelV>
          </wp:anchor>
        </w:drawing>
      </w:r>
      <w:r w:rsidRPr="00744E69">
        <w:rPr>
          <w:rFonts w:cs="Traditional Arabic" w:hint="cs"/>
          <w:color w:val="000000"/>
          <w:rtl/>
          <w:lang w:val="de-DE"/>
          <w14:textFill>
            <w14:solidFill>
              <w14:srgbClr w14:val="000000">
                <w14:alpha w14:val="30000"/>
              </w14:srgbClr>
            </w14:solidFill>
          </w14:textFill>
        </w:rPr>
        <w:t>تعكس مصفوفة الارتباك النتائج على الاختبار:</w:t>
      </w:r>
      <w:r w:rsidRPr="00744E69">
        <w:rPr>
          <w:rFonts w:cs="Traditional Arabic"/>
          <w:color w:val="000000"/>
          <w:rtl/>
          <w:lang w:val="de-DE"/>
          <w14:textFill>
            <w14:solidFill>
              <w14:srgbClr w14:val="000000">
                <w14:alpha w14:val="30000"/>
              </w14:srgbClr>
            </w14:solidFill>
          </w14:textFill>
        </w:rPr>
        <w:br/>
      </w:r>
    </w:p>
    <w:p w14:paraId="35CC76B1" w14:textId="77777777" w:rsidR="002C5A4E" w:rsidRDefault="002C5A4E" w:rsidP="002C5A4E">
      <w:pPr>
        <w:spacing w:after="0" w:line="240" w:lineRule="auto"/>
        <w:rPr>
          <w:rFonts w:cs="Traditional Arabic"/>
          <w:color w:val="000000"/>
          <w:rtl/>
          <w:lang w:val="de-DE" w:bidi="ar-SY"/>
          <w14:textFill>
            <w14:solidFill>
              <w14:srgbClr w14:val="000000">
                <w14:alpha w14:val="30000"/>
              </w14:srgbClr>
            </w14:solidFill>
          </w14:textFill>
        </w:rPr>
      </w:pPr>
      <w:r>
        <w:rPr>
          <w:rFonts w:cs="Traditional Arabic" w:hint="cs"/>
          <w:color w:val="000000"/>
          <w:rtl/>
          <w:lang w:val="de-DE" w:bidi="ar-SY"/>
          <w14:textFill>
            <w14:solidFill>
              <w14:srgbClr w14:val="000000">
                <w14:alpha w14:val="30000"/>
              </w14:srgbClr>
            </w14:solidFill>
          </w14:textFill>
        </w:rPr>
        <w:t>حقق النموذج النتائج التالية على مقاييس التقييم المعتمدة:</w:t>
      </w:r>
    </w:p>
    <w:tbl>
      <w:tblPr>
        <w:tblStyle w:val="PlainTable1"/>
        <w:bidiVisual/>
        <w:tblW w:w="8405" w:type="dxa"/>
        <w:tblLook w:val="04A0" w:firstRow="1" w:lastRow="0" w:firstColumn="1" w:lastColumn="0" w:noHBand="0" w:noVBand="1"/>
      </w:tblPr>
      <w:tblGrid>
        <w:gridCol w:w="1400"/>
        <w:gridCol w:w="1401"/>
        <w:gridCol w:w="1401"/>
        <w:gridCol w:w="1401"/>
        <w:gridCol w:w="1401"/>
        <w:gridCol w:w="1401"/>
      </w:tblGrid>
      <w:tr w:rsidR="002C5A4E" w14:paraId="1CB3CC7B" w14:textId="77777777" w:rsidTr="00895F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7FF237B1" w14:textId="77777777" w:rsidR="002C5A4E" w:rsidRDefault="002C5A4E" w:rsidP="00895F91">
            <w:pPr>
              <w:rPr>
                <w:rFonts w:cs="Traditional Arabic"/>
                <w:color w:val="000000"/>
                <w:rtl/>
                <w:lang w:val="de-DE"/>
                <w14:textFill>
                  <w14:solidFill>
                    <w14:srgbClr w14:val="000000">
                      <w14:alpha w14:val="30000"/>
                    </w14:srgbClr>
                  </w14:solidFill>
                </w14:textFill>
              </w:rPr>
            </w:pPr>
            <w:r>
              <w:rPr>
                <w:rFonts w:cs="Traditional Arabic"/>
                <w:color w:val="000000"/>
                <w:lang w:val="de-DE"/>
                <w14:textFill>
                  <w14:solidFill>
                    <w14:srgbClr w14:val="000000">
                      <w14:alpha w14:val="30000"/>
                    </w14:srgbClr>
                  </w14:solidFill>
                </w14:textFill>
              </w:rPr>
              <w:t>AUC</w:t>
            </w:r>
          </w:p>
        </w:tc>
        <w:tc>
          <w:tcPr>
            <w:tcW w:w="1401" w:type="dxa"/>
          </w:tcPr>
          <w:p w14:paraId="0A4F87E0" w14:textId="77777777" w:rsidR="002C5A4E" w:rsidRDefault="002C5A4E" w:rsidP="00895F91">
            <w:pPr>
              <w:cnfStyle w:val="100000000000" w:firstRow="1" w:lastRow="0" w:firstColumn="0" w:lastColumn="0" w:oddVBand="0" w:evenVBand="0" w:oddHBand="0"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F1-Score</w:t>
            </w:r>
          </w:p>
        </w:tc>
        <w:tc>
          <w:tcPr>
            <w:tcW w:w="1401" w:type="dxa"/>
          </w:tcPr>
          <w:p w14:paraId="281C588B" w14:textId="77777777" w:rsidR="002C5A4E" w:rsidRDefault="002C5A4E" w:rsidP="00895F91">
            <w:pPr>
              <w:cnfStyle w:val="100000000000" w:firstRow="1" w:lastRow="0" w:firstColumn="0" w:lastColumn="0" w:oddVBand="0" w:evenVBand="0" w:oddHBand="0"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Specificity</w:t>
            </w:r>
          </w:p>
        </w:tc>
        <w:tc>
          <w:tcPr>
            <w:tcW w:w="1401" w:type="dxa"/>
          </w:tcPr>
          <w:p w14:paraId="627DA0DD" w14:textId="77777777" w:rsidR="002C5A4E" w:rsidRDefault="002C5A4E" w:rsidP="00895F91">
            <w:pPr>
              <w:cnfStyle w:val="100000000000" w:firstRow="1" w:lastRow="0" w:firstColumn="0" w:lastColumn="0" w:oddVBand="0" w:evenVBand="0" w:oddHBand="0"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Pr>
                <w:rFonts w:cs="Traditional Arabic"/>
                <w:color w:val="000000"/>
                <w:lang w:val="de-DE"/>
                <w14:textFill>
                  <w14:solidFill>
                    <w14:srgbClr w14:val="000000">
                      <w14:alpha w14:val="30000"/>
                    </w14:srgbClr>
                  </w14:solidFill>
                </w14:textFill>
              </w:rPr>
              <w:t>Sensitivity</w:t>
            </w:r>
          </w:p>
        </w:tc>
        <w:tc>
          <w:tcPr>
            <w:tcW w:w="1401" w:type="dxa"/>
          </w:tcPr>
          <w:p w14:paraId="08912C5C" w14:textId="77777777" w:rsidR="002C5A4E" w:rsidRDefault="002C5A4E" w:rsidP="00895F91">
            <w:pPr>
              <w:cnfStyle w:val="100000000000" w:firstRow="1" w:lastRow="0" w:firstColumn="0" w:lastColumn="0" w:oddVBand="0" w:evenVBand="0" w:oddHBand="0"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 xml:space="preserve">Precision   </w:t>
            </w:r>
          </w:p>
        </w:tc>
        <w:tc>
          <w:tcPr>
            <w:tcW w:w="1401" w:type="dxa"/>
          </w:tcPr>
          <w:p w14:paraId="445F7261" w14:textId="77777777" w:rsidR="002C5A4E" w:rsidRPr="00F512CA" w:rsidRDefault="002C5A4E" w:rsidP="00895F91">
            <w:pPr>
              <w:cnfStyle w:val="100000000000" w:firstRow="1" w:lastRow="0" w:firstColumn="0" w:lastColumn="0" w:oddVBand="0" w:evenVBand="0" w:oddHBand="0" w:evenHBand="0" w:firstRowFirstColumn="0" w:firstRowLastColumn="0" w:lastRowFirstColumn="0" w:lastRowLastColumn="0"/>
              <w:rPr>
                <w:rFonts w:cs="Traditional Arabic"/>
                <w:color w:val="000000"/>
                <w14:textFill>
                  <w14:solidFill>
                    <w14:srgbClr w14:val="000000">
                      <w14:alpha w14:val="30000"/>
                    </w14:srgbClr>
                  </w14:solidFill>
                </w14:textFill>
              </w:rPr>
            </w:pPr>
            <w:r>
              <w:rPr>
                <w:rFonts w:cs="Traditional Arabic"/>
                <w:color w:val="000000"/>
                <w:lang w:val="de-DE"/>
                <w14:textFill>
                  <w14:solidFill>
                    <w14:srgbClr w14:val="000000">
                      <w14:alpha w14:val="30000"/>
                    </w14:srgbClr>
                  </w14:solidFill>
                </w14:textFill>
              </w:rPr>
              <w:t>Accuracy</w:t>
            </w:r>
          </w:p>
        </w:tc>
      </w:tr>
      <w:tr w:rsidR="002C5A4E" w14:paraId="167BC4AA" w14:textId="77777777" w:rsidTr="00895F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8B84AF9" w14:textId="77777777" w:rsidR="002C5A4E" w:rsidRDefault="002C5A4E" w:rsidP="00895F91">
            <w:pPr>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98.86%</w:t>
            </w:r>
          </w:p>
        </w:tc>
        <w:tc>
          <w:tcPr>
            <w:tcW w:w="1401" w:type="dxa"/>
          </w:tcPr>
          <w:p w14:paraId="11210674" w14:textId="77777777" w:rsidR="002C5A4E" w:rsidRDefault="002C5A4E" w:rsidP="00895F91">
            <w:pPr>
              <w:cnfStyle w:val="000000100000" w:firstRow="0" w:lastRow="0" w:firstColumn="0" w:lastColumn="0" w:oddVBand="0" w:evenVBand="0" w:oddHBand="1"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91.91%</w:t>
            </w:r>
          </w:p>
        </w:tc>
        <w:tc>
          <w:tcPr>
            <w:tcW w:w="1401" w:type="dxa"/>
          </w:tcPr>
          <w:p w14:paraId="3B015B5F" w14:textId="77777777" w:rsidR="002C5A4E" w:rsidRDefault="002C5A4E" w:rsidP="00895F91">
            <w:pPr>
              <w:cnfStyle w:val="000000100000" w:firstRow="0" w:lastRow="0" w:firstColumn="0" w:lastColumn="0" w:oddVBand="0" w:evenVBand="0" w:oddHBand="1"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97.32%</w:t>
            </w:r>
          </w:p>
        </w:tc>
        <w:tc>
          <w:tcPr>
            <w:tcW w:w="1401" w:type="dxa"/>
          </w:tcPr>
          <w:p w14:paraId="3E1B0D13" w14:textId="77777777" w:rsidR="002C5A4E" w:rsidRDefault="002C5A4E" w:rsidP="00895F91">
            <w:pPr>
              <w:cnfStyle w:val="000000100000" w:firstRow="0" w:lastRow="0" w:firstColumn="0" w:lastColumn="0" w:oddVBand="0" w:evenVBand="0" w:oddHBand="1"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91.97%</w:t>
            </w:r>
          </w:p>
        </w:tc>
        <w:tc>
          <w:tcPr>
            <w:tcW w:w="1401" w:type="dxa"/>
          </w:tcPr>
          <w:p w14:paraId="2ED16945" w14:textId="77777777" w:rsidR="002C5A4E" w:rsidRDefault="002C5A4E" w:rsidP="00895F91">
            <w:pPr>
              <w:cnfStyle w:val="000000100000" w:firstRow="0" w:lastRow="0" w:firstColumn="0" w:lastColumn="0" w:oddVBand="0" w:evenVBand="0" w:oddHBand="1"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91.98%</w:t>
            </w:r>
          </w:p>
        </w:tc>
        <w:tc>
          <w:tcPr>
            <w:tcW w:w="1401" w:type="dxa"/>
          </w:tcPr>
          <w:p w14:paraId="32C04DF7" w14:textId="77777777" w:rsidR="002C5A4E" w:rsidRDefault="002C5A4E" w:rsidP="00895F91">
            <w:pPr>
              <w:cnfStyle w:val="000000100000" w:firstRow="0" w:lastRow="0" w:firstColumn="0" w:lastColumn="0" w:oddVBand="0" w:evenVBand="0" w:oddHBand="1"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91.97%</w:t>
            </w:r>
          </w:p>
        </w:tc>
      </w:tr>
    </w:tbl>
    <w:p w14:paraId="41F66A54" w14:textId="3A38F651" w:rsidR="002C5A4E" w:rsidRDefault="002C5A4E" w:rsidP="002C5A4E">
      <w:pPr>
        <w:rPr>
          <w:rFonts w:cs="Traditional Arabic"/>
          <w:color w:val="000000"/>
          <w:rtl/>
          <w:lang w:bidi="ar-SY"/>
          <w14:textFill>
            <w14:solidFill>
              <w14:srgbClr w14:val="000000">
                <w14:alpha w14:val="30000"/>
              </w14:srgbClr>
            </w14:solidFill>
          </w14:textFill>
        </w:rPr>
      </w:pPr>
      <w:r w:rsidRPr="00DB0EA8">
        <w:rPr>
          <w:rFonts w:cs="Traditional Arabic"/>
          <w:color w:val="000000"/>
          <w:rtl/>
          <w:lang w:val="de-DE"/>
          <w14:textFill>
            <w14:solidFill>
              <w14:srgbClr w14:val="000000">
                <w14:alpha w14:val="30000"/>
              </w14:srgbClr>
            </w14:solidFill>
          </w14:textFill>
        </w:rPr>
        <w:t>أظهر النموذج قدرة استثنائية على الفصل بين الفئات المتباعدة كـ</w:t>
      </w:r>
      <w:r w:rsidRPr="00DB0EA8">
        <w:rPr>
          <w:rFonts w:cs="Traditional Arabic"/>
          <w:color w:val="000000"/>
          <w14:textFill>
            <w14:solidFill>
              <w14:srgbClr w14:val="000000">
                <w14:alpha w14:val="30000"/>
              </w14:srgbClr>
            </w14:solidFill>
          </w14:textFill>
        </w:rPr>
        <w:t xml:space="preserve"> Non-Demented </w:t>
      </w:r>
      <w:r w:rsidRPr="00DB0EA8">
        <w:rPr>
          <w:rFonts w:cs="Traditional Arabic" w:hint="cs"/>
          <w:color w:val="000000"/>
          <w:rtl/>
          <w:lang w:val="de-DE"/>
          <w14:textFill>
            <w14:solidFill>
              <w14:srgbClr w14:val="000000">
                <w14:alpha w14:val="30000"/>
              </w14:srgbClr>
            </w14:solidFill>
          </w14:textFill>
        </w:rPr>
        <w:t>و</w:t>
      </w:r>
      <w:r w:rsidRPr="00DB0EA8">
        <w:rPr>
          <w:rFonts w:cs="Traditional Arabic"/>
          <w:color w:val="000000"/>
          <w14:textFill>
            <w14:solidFill>
              <w14:srgbClr w14:val="000000">
                <w14:alpha w14:val="30000"/>
              </w14:srgbClr>
            </w14:solidFill>
          </w14:textFill>
        </w:rPr>
        <w:t xml:space="preserve">Moderate Demented </w:t>
      </w:r>
      <w:r w:rsidRPr="00DB0EA8">
        <w:rPr>
          <w:rFonts w:cs="Traditional Arabic"/>
          <w:color w:val="000000"/>
          <w:rtl/>
          <w:lang w:val="de-DE"/>
          <w14:textFill>
            <w14:solidFill>
              <w14:srgbClr w14:val="000000">
                <w14:alpha w14:val="30000"/>
              </w14:srgbClr>
            </w14:solidFill>
          </w14:textFill>
        </w:rPr>
        <w:t>لتبايُن معالم الضمور العصبي البنيوية بينهما. في المقابل، لوحظ بعض الخلط في التمييز بين فئتي</w:t>
      </w:r>
      <w:r w:rsidRPr="00DB0EA8">
        <w:rPr>
          <w:rFonts w:cs="Traditional Arabic"/>
          <w:color w:val="000000"/>
          <w14:textFill>
            <w14:solidFill>
              <w14:srgbClr w14:val="000000">
                <w14:alpha w14:val="30000"/>
              </w14:srgbClr>
            </w14:solidFill>
          </w14:textFill>
        </w:rPr>
        <w:t xml:space="preserve"> Very Mild </w:t>
      </w:r>
      <w:r w:rsidRPr="00DB0EA8">
        <w:rPr>
          <w:rFonts w:cs="Traditional Arabic" w:hint="cs"/>
          <w:color w:val="000000"/>
          <w:rtl/>
          <w:lang w:val="de-DE"/>
          <w14:textFill>
            <w14:solidFill>
              <w14:srgbClr w14:val="000000">
                <w14:alpha w14:val="30000"/>
              </w14:srgbClr>
            </w14:solidFill>
          </w14:textFill>
        </w:rPr>
        <w:t>و</w:t>
      </w:r>
      <w:r w:rsidRPr="00DB0EA8">
        <w:rPr>
          <w:rFonts w:cs="Traditional Arabic"/>
          <w:color w:val="000000"/>
          <w14:textFill>
            <w14:solidFill>
              <w14:srgbClr w14:val="000000">
                <w14:alpha w14:val="30000"/>
              </w14:srgbClr>
            </w14:solidFill>
          </w14:textFill>
        </w:rPr>
        <w:t xml:space="preserve">Mild Demented </w:t>
      </w:r>
      <w:r w:rsidRPr="00DB0EA8">
        <w:rPr>
          <w:rFonts w:cs="Traditional Arabic"/>
          <w:color w:val="000000"/>
          <w:rtl/>
          <w:lang w:val="de-DE"/>
          <w14:textFill>
            <w14:solidFill>
              <w14:srgbClr w14:val="000000">
                <w14:alpha w14:val="30000"/>
              </w14:srgbClr>
            </w14:solidFill>
          </w14:textFill>
        </w:rPr>
        <w:t>بسبب التشابه الدقيق في الأنماط البصرية وتداخل علامات التراجع العصبي المبكرة في صور الرنين المغناطيسي، مما يجعل الفروقات بينهما دقيقة للغاية</w:t>
      </w:r>
      <w:r w:rsidRPr="00DB0EA8">
        <w:rPr>
          <w:rFonts w:cs="Traditional Arabic"/>
          <w:color w:val="000000"/>
          <w14:textFill>
            <w14:solidFill>
              <w14:srgbClr w14:val="000000">
                <w14:alpha w14:val="30000"/>
              </w14:srgbClr>
            </w14:solidFill>
          </w14:textFill>
        </w:rPr>
        <w:t>.</w:t>
      </w:r>
      <w:r>
        <w:rPr>
          <w:rFonts w:cs="Traditional Arabic"/>
          <w:color w:val="000000"/>
          <w:rtl/>
          <w14:textFill>
            <w14:solidFill>
              <w14:srgbClr w14:val="000000">
                <w14:alpha w14:val="30000"/>
              </w14:srgbClr>
            </w14:solidFill>
          </w14:textFill>
        </w:rPr>
        <w:br/>
      </w:r>
      <w:r>
        <w:rPr>
          <w:rFonts w:cs="Traditional Arabic" w:hint="cs"/>
          <w:color w:val="000000"/>
          <w:rtl/>
          <w14:textFill>
            <w14:solidFill>
              <w14:srgbClr w14:val="000000">
                <w14:alpha w14:val="30000"/>
              </w14:srgbClr>
            </w14:solidFill>
          </w14:textFill>
        </w:rPr>
        <w:t xml:space="preserve">كما يُلاحظ أيضاً تصنيف بعض حالات </w:t>
      </w:r>
      <w:r w:rsidRPr="00DB0EA8">
        <w:rPr>
          <w:rFonts w:cs="Traditional Arabic"/>
          <w:color w:val="000000"/>
          <w14:textFill>
            <w14:solidFill>
              <w14:srgbClr w14:val="000000">
                <w14:alpha w14:val="30000"/>
              </w14:srgbClr>
            </w14:solidFill>
          </w14:textFill>
        </w:rPr>
        <w:t>Very Mild</w:t>
      </w:r>
      <w:r>
        <w:rPr>
          <w:rFonts w:cs="Traditional Arabic" w:hint="cs"/>
          <w:color w:val="000000"/>
          <w:rtl/>
          <w14:textFill>
            <w14:solidFill>
              <w14:srgbClr w14:val="000000">
                <w14:alpha w14:val="30000"/>
              </w14:srgbClr>
            </w14:solidFill>
          </w14:textFill>
        </w:rPr>
        <w:t xml:space="preserve"> على أنها </w:t>
      </w:r>
      <w:r>
        <w:rPr>
          <w:rFonts w:cs="Traditional Arabic"/>
          <w:color w:val="000000"/>
          <w:lang w:val="de-DE"/>
          <w14:textFill>
            <w14:solidFill>
              <w14:srgbClr w14:val="000000">
                <w14:alpha w14:val="30000"/>
              </w14:srgbClr>
            </w14:solidFill>
          </w14:textFill>
        </w:rPr>
        <w:t>non</w:t>
      </w:r>
      <w:r>
        <w:rPr>
          <w:rFonts w:cs="Traditional Arabic"/>
          <w:color w:val="000000"/>
          <w14:textFill>
            <w14:solidFill>
              <w14:srgbClr w14:val="000000">
                <w14:alpha w14:val="30000"/>
              </w14:srgbClr>
            </w14:solidFill>
          </w14:textFill>
        </w:rPr>
        <w:t>_</w:t>
      </w:r>
      <w:r w:rsidR="004042A6">
        <w:rPr>
          <w:rFonts w:cs="Traditional Arabic"/>
          <w:color w:val="000000"/>
          <w14:textFill>
            <w14:solidFill>
              <w14:srgbClr w14:val="000000">
                <w14:alpha w14:val="30000"/>
              </w14:srgbClr>
            </w14:solidFill>
          </w14:textFill>
        </w:rPr>
        <w:t xml:space="preserve">demented </w:t>
      </w:r>
      <w:r w:rsidR="004042A6">
        <w:rPr>
          <w:rFonts w:cs="Traditional Arabic" w:hint="cs"/>
          <w:color w:val="000000"/>
          <w:rtl/>
          <w:lang w:bidi="ar-SY"/>
          <w14:textFill>
            <w14:solidFill>
              <w14:srgbClr w14:val="000000">
                <w14:alpha w14:val="30000"/>
              </w14:srgbClr>
            </w14:solidFill>
          </w14:textFill>
        </w:rPr>
        <w:t>بنسبة</w:t>
      </w:r>
      <w:r>
        <w:rPr>
          <w:rFonts w:cs="Traditional Arabic" w:hint="cs"/>
          <w:color w:val="000000"/>
          <w:rtl/>
          <w:lang w:bidi="ar-SY"/>
          <w14:textFill>
            <w14:solidFill>
              <w14:srgbClr w14:val="000000">
                <w14:alpha w14:val="30000"/>
              </w14:srgbClr>
            </w14:solidFill>
          </w14:textFill>
        </w:rPr>
        <w:t xml:space="preserve"> عالية (205 عينات) مقارنة بباقي الصفوف.</w:t>
      </w:r>
    </w:p>
    <w:p w14:paraId="0E38DFE7" w14:textId="57BDD832" w:rsidR="00351359" w:rsidRDefault="00351359" w:rsidP="002C5A4E">
      <w:pPr>
        <w:rPr>
          <w:rFonts w:cs="Traditional Arabic"/>
          <w:color w:val="000000"/>
          <w:rtl/>
          <w:lang w:bidi="ar-SY"/>
          <w14:textFill>
            <w14:solidFill>
              <w14:srgbClr w14:val="000000">
                <w14:alpha w14:val="30000"/>
              </w14:srgbClr>
            </w14:solidFill>
          </w14:textFill>
        </w:rPr>
      </w:pPr>
      <w:r>
        <w:rPr>
          <w:rFonts w:cs="Traditional Arabic" w:hint="cs"/>
          <w:color w:val="000000"/>
          <w:rtl/>
          <w:lang w:bidi="ar-SY"/>
          <w14:textFill>
            <w14:solidFill>
              <w14:srgbClr w14:val="000000">
                <w14:alpha w14:val="30000"/>
              </w14:srgbClr>
            </w14:solidFill>
          </w14:textFill>
        </w:rPr>
        <w:t>وبالمقارنة مع الورقة البحثية، نجد النتائج هذه مقبولة مع اختلاف بنسبة 2% في الدقة.</w:t>
      </w:r>
      <w:sdt>
        <w:sdtPr>
          <w:rPr>
            <w:rFonts w:cs="Traditional Arabic" w:hint="cs"/>
            <w:color w:val="000000"/>
            <w:rtl/>
            <w:lang w:bidi="ar-SY"/>
            <w14:textFill>
              <w14:solidFill>
                <w14:srgbClr w14:val="000000">
                  <w14:alpha w14:val="30000"/>
                </w14:srgbClr>
              </w14:solidFill>
            </w14:textFill>
          </w:rPr>
          <w:id w:val="-29648680"/>
          <w:citation/>
        </w:sdtPr>
        <w:sdtContent>
          <w:r w:rsidR="00F91A9E">
            <w:rPr>
              <w:rFonts w:cs="Traditional Arabic"/>
              <w:color w:val="000000"/>
              <w:rtl/>
              <w:lang w:bidi="ar-SY"/>
              <w14:textFill>
                <w14:solidFill>
                  <w14:srgbClr w14:val="000000">
                    <w14:alpha w14:val="30000"/>
                  </w14:srgbClr>
                </w14:solidFill>
              </w14:textFill>
            </w:rPr>
            <w:fldChar w:fldCharType="begin"/>
          </w:r>
          <w:r w:rsidR="00F91A9E">
            <w:rPr>
              <w:rFonts w:cs="Traditional Arabic"/>
              <w:color w:val="000000"/>
              <w:rtl/>
              <w:lang w:bidi="ar-SY"/>
              <w14:textFill>
                <w14:solidFill>
                  <w14:srgbClr w14:val="000000">
                    <w14:alpha w14:val="30000"/>
                  </w14:srgbClr>
                </w14:solidFill>
              </w14:textFill>
            </w:rPr>
            <w:instrText xml:space="preserve"> </w:instrText>
          </w:r>
          <w:r w:rsidR="00F91A9E">
            <w:rPr>
              <w:rFonts w:cs="Traditional Arabic" w:hint="cs"/>
              <w:color w:val="000000"/>
              <w:lang w:bidi="ar-SY"/>
              <w14:textFill>
                <w14:solidFill>
                  <w14:srgbClr w14:val="000000">
                    <w14:alpha w14:val="30000"/>
                  </w14:srgbClr>
                </w14:solidFill>
              </w14:textFill>
            </w:rPr>
            <w:instrText>CITATION</w:instrText>
          </w:r>
          <w:r w:rsidR="00F91A9E">
            <w:rPr>
              <w:rFonts w:cs="Traditional Arabic" w:hint="cs"/>
              <w:color w:val="000000"/>
              <w:rtl/>
              <w:lang w:bidi="ar-SY"/>
              <w14:textFill>
                <w14:solidFill>
                  <w14:srgbClr w14:val="000000">
                    <w14:alpha w14:val="30000"/>
                  </w14:srgbClr>
                </w14:solidFill>
              </w14:textFill>
            </w:rPr>
            <w:instrText xml:space="preserve"> 2 \</w:instrText>
          </w:r>
          <w:r w:rsidR="00F91A9E">
            <w:rPr>
              <w:rFonts w:cs="Traditional Arabic" w:hint="cs"/>
              <w:color w:val="000000"/>
              <w:lang w:bidi="ar-SY"/>
              <w14:textFill>
                <w14:solidFill>
                  <w14:srgbClr w14:val="000000">
                    <w14:alpha w14:val="30000"/>
                  </w14:srgbClr>
                </w14:solidFill>
              </w14:textFill>
            </w:rPr>
            <w:instrText>l 10241</w:instrText>
          </w:r>
          <w:r w:rsidR="00F91A9E">
            <w:rPr>
              <w:rFonts w:cs="Traditional Arabic"/>
              <w:color w:val="000000"/>
              <w:rtl/>
              <w:lang w:bidi="ar-SY"/>
              <w14:textFill>
                <w14:solidFill>
                  <w14:srgbClr w14:val="000000">
                    <w14:alpha w14:val="30000"/>
                  </w14:srgbClr>
                </w14:solidFill>
              </w14:textFill>
            </w:rPr>
            <w:instrText xml:space="preserve"> </w:instrText>
          </w:r>
          <w:r w:rsidR="00F91A9E">
            <w:rPr>
              <w:rFonts w:cs="Traditional Arabic"/>
              <w:color w:val="000000"/>
              <w:rtl/>
              <w:lang w:bidi="ar-SY"/>
              <w14:textFill>
                <w14:solidFill>
                  <w14:srgbClr w14:val="000000">
                    <w14:alpha w14:val="30000"/>
                  </w14:srgbClr>
                </w14:solidFill>
              </w14:textFill>
            </w:rPr>
            <w:fldChar w:fldCharType="separate"/>
          </w:r>
          <w:r w:rsidR="00F91A9E">
            <w:rPr>
              <w:rFonts w:cs="Traditional Arabic"/>
              <w:noProof/>
              <w:color w:val="000000"/>
              <w:rtl/>
              <w:lang w:bidi="ar-SY"/>
              <w14:textFill>
                <w14:solidFill>
                  <w14:srgbClr w14:val="000000">
                    <w14:alpha w14:val="30000"/>
                  </w14:srgbClr>
                </w14:solidFill>
              </w14:textFill>
            </w:rPr>
            <w:t xml:space="preserve"> </w:t>
          </w:r>
          <w:r w:rsidR="00F91A9E" w:rsidRPr="00F91A9E">
            <w:rPr>
              <w:rFonts w:cs="Traditional Arabic"/>
              <w:noProof/>
              <w:color w:val="000000"/>
              <w:lang w:bidi="ar-SY"/>
              <w14:textFill>
                <w14:solidFill>
                  <w14:srgbClr w14:val="000000">
                    <w14:alpha w14:val="30000"/>
                  </w14:srgbClr>
                </w14:solidFill>
              </w14:textFill>
            </w:rPr>
            <w:t>[3]</w:t>
          </w:r>
          <w:r w:rsidR="00F91A9E">
            <w:rPr>
              <w:rFonts w:cs="Traditional Arabic"/>
              <w:color w:val="000000"/>
              <w:rtl/>
              <w:lang w:bidi="ar-SY"/>
              <w14:textFill>
                <w14:solidFill>
                  <w14:srgbClr w14:val="000000">
                    <w14:alpha w14:val="30000"/>
                  </w14:srgbClr>
                </w14:solidFill>
              </w14:textFill>
            </w:rPr>
            <w:fldChar w:fldCharType="end"/>
          </w:r>
        </w:sdtContent>
      </w:sdt>
    </w:p>
    <w:p w14:paraId="46FDC097" w14:textId="0FD2426A" w:rsidR="009E76D6" w:rsidRDefault="009E76D6">
      <w:pPr>
        <w:rPr>
          <w:rFonts w:cs="Traditional Arabic"/>
          <w:color w:val="000000"/>
          <w:rtl/>
          <w:lang w:bidi="ar-SY"/>
          <w14:textFill>
            <w14:solidFill>
              <w14:srgbClr w14:val="000000">
                <w14:alpha w14:val="30000"/>
              </w14:srgbClr>
            </w14:solidFill>
          </w14:textFill>
        </w:rPr>
      </w:pPr>
      <w:r>
        <w:rPr>
          <w:rFonts w:cs="Traditional Arabic"/>
          <w:color w:val="000000"/>
          <w:rtl/>
          <w:lang w:bidi="ar-SY"/>
          <w14:textFill>
            <w14:solidFill>
              <w14:srgbClr w14:val="000000">
                <w14:alpha w14:val="30000"/>
              </w14:srgbClr>
            </w14:solidFill>
          </w14:textFill>
        </w:rPr>
        <w:br w:type="page"/>
      </w:r>
    </w:p>
    <w:p w14:paraId="3B7565C1" w14:textId="5E30DCA5" w:rsidR="009E76D6" w:rsidRDefault="009E76D6" w:rsidP="009E76D6">
      <w:pPr>
        <w:pStyle w:val="Heading1"/>
        <w:spacing w:before="0" w:line="240" w:lineRule="auto"/>
        <w:rPr>
          <w:rFonts w:cs="Traditional Arabic"/>
          <w:rtl/>
          <w:lang w:bidi="ar-SY"/>
        </w:rPr>
      </w:pPr>
      <w:bookmarkStart w:id="15" w:name="_Toc237589705"/>
      <w:r w:rsidRPr="009E76D6">
        <w:rPr>
          <w:rFonts w:cs="Traditional Arabic"/>
          <w:rtl/>
          <w:lang w:bidi="ar-SY"/>
        </w:rPr>
        <w:lastRenderedPageBreak/>
        <w:t>تجارب على النموذج المختار</w:t>
      </w:r>
      <w:bookmarkEnd w:id="15"/>
    </w:p>
    <w:p w14:paraId="0342C38F" w14:textId="23119693" w:rsidR="009E76D6" w:rsidRDefault="009E76D6" w:rsidP="006062D8">
      <w:pPr>
        <w:jc w:val="center"/>
        <w:rPr>
          <w:rFonts w:cs="Traditional Arabic"/>
          <w:b/>
          <w:bCs/>
          <w:i/>
          <w:iCs/>
          <w:color w:val="000000"/>
          <w:sz w:val="26"/>
          <w:szCs w:val="26"/>
          <w:rtl/>
          <w:lang w:bidi="ar-SY"/>
          <w14:textFill>
            <w14:solidFill>
              <w14:srgbClr w14:val="000000">
                <w14:alpha w14:val="30000"/>
              </w14:srgbClr>
            </w14:solidFill>
          </w14:textFill>
        </w:rPr>
      </w:pPr>
      <w:r w:rsidRPr="006062D8">
        <w:rPr>
          <w:rFonts w:cs="Traditional Arabic"/>
          <w:b/>
          <w:bCs/>
          <w:i/>
          <w:iCs/>
          <w:color w:val="000000"/>
          <w:sz w:val="26"/>
          <w:szCs w:val="26"/>
          <w:rtl/>
          <w:lang w:bidi="ar-SY"/>
          <w14:textFill>
            <w14:solidFill>
              <w14:srgbClr w14:val="000000">
                <w14:alpha w14:val="30000"/>
              </w14:srgbClr>
            </w14:solidFill>
          </w14:textFill>
        </w:rPr>
        <w:t xml:space="preserve">يهدف هذا الفصل الى استعراض نتائج </w:t>
      </w:r>
      <w:r w:rsidR="006062D8" w:rsidRPr="006062D8">
        <w:rPr>
          <w:rFonts w:cs="Traditional Arabic"/>
          <w:b/>
          <w:bCs/>
          <w:i/>
          <w:iCs/>
          <w:color w:val="000000"/>
          <w:sz w:val="26"/>
          <w:szCs w:val="26"/>
          <w:rtl/>
          <w:lang w:bidi="ar-SY"/>
          <w14:textFill>
            <w14:solidFill>
              <w14:srgbClr w14:val="000000">
                <w14:alpha w14:val="30000"/>
              </w14:srgbClr>
            </w14:solidFill>
          </w14:textFill>
        </w:rPr>
        <w:t>مجموعة من التجارب على النموذج ومناقشتها</w:t>
      </w:r>
    </w:p>
    <w:p w14:paraId="7FB0F857" w14:textId="1B91CE1B" w:rsidR="00FF1319" w:rsidRPr="007F3669" w:rsidRDefault="006062D8" w:rsidP="007F3669">
      <w:pPr>
        <w:pStyle w:val="Heading2"/>
        <w:rPr>
          <w:rFonts w:cs="Traditional Arabic"/>
          <w:rtl/>
          <w:lang w:bidi="ar-SY"/>
        </w:rPr>
      </w:pPr>
      <w:bookmarkStart w:id="16" w:name="_Toc237589706"/>
      <w:r w:rsidRPr="006062D8">
        <w:rPr>
          <w:rFonts w:cs="Traditional Arabic"/>
          <w:rtl/>
          <w:lang w:bidi="ar-SY"/>
        </w:rPr>
        <w:t>التجربة الأولى</w:t>
      </w:r>
      <w:r>
        <w:rPr>
          <w:rFonts w:cs="Traditional Arabic" w:hint="cs"/>
          <w:rtl/>
          <w:lang w:bidi="ar-SY"/>
        </w:rPr>
        <w:t xml:space="preserve"> -</w:t>
      </w:r>
      <w:r w:rsidR="00FF1319">
        <w:rPr>
          <w:rFonts w:cs="Traditional Arabic" w:hint="cs"/>
          <w:rtl/>
          <w:lang w:bidi="ar-SY"/>
        </w:rPr>
        <w:t>الضبط التدريجي للمعاملات</w:t>
      </w:r>
      <w:r w:rsidR="00FF1319">
        <w:rPr>
          <w:rFonts w:cs="Traditional Arabic"/>
          <w:lang w:bidi="ar-SY"/>
        </w:rPr>
        <w:t>:</w:t>
      </w:r>
      <w:bookmarkEnd w:id="16"/>
    </w:p>
    <w:p w14:paraId="34D9A8B3" w14:textId="77777777" w:rsidR="00BB1C5E" w:rsidRDefault="007F3669" w:rsidP="00BB1C5E">
      <w:pPr>
        <w:spacing w:before="0"/>
        <w:rPr>
          <w:rFonts w:cs="Traditional Arabic"/>
          <w:rtl/>
        </w:rPr>
      </w:pPr>
      <w:r w:rsidRPr="00E25727">
        <w:rPr>
          <w:rFonts w:cs="Traditional Arabic"/>
          <w:rtl/>
        </w:rPr>
        <w:t xml:space="preserve">تقسيم عملية </w:t>
      </w:r>
      <w:r w:rsidRPr="00E25727">
        <w:rPr>
          <w:rFonts w:cs="Traditional Arabic"/>
          <w:rtl/>
          <w:lang w:bidi="ar-SY"/>
        </w:rPr>
        <w:t>التدريب</w:t>
      </w:r>
      <w:r w:rsidRPr="00E25727">
        <w:rPr>
          <w:rFonts w:cs="Traditional Arabic"/>
          <w:rtl/>
        </w:rPr>
        <w:t xml:space="preserve"> إلى ثلاث مراحل متدرجة: تُركَّز </w:t>
      </w:r>
      <w:r w:rsidRPr="00E25727">
        <w:rPr>
          <w:rFonts w:cs="Traditional Arabic"/>
          <w:b/>
          <w:bCs/>
          <w:rtl/>
        </w:rPr>
        <w:t>المرحلة الأولى</w:t>
      </w:r>
      <w:r w:rsidRPr="00E25727">
        <w:rPr>
          <w:rFonts w:cs="Traditional Arabic"/>
          <w:rtl/>
        </w:rPr>
        <w:t xml:space="preserve"> على تدريب طبقة التصنيف النهائية</w:t>
      </w:r>
      <w:r w:rsidRPr="00E25727">
        <w:rPr>
          <w:rFonts w:cs="Traditional Arabic"/>
        </w:rPr>
        <w:t xml:space="preserve"> (fc) </w:t>
      </w:r>
      <w:r w:rsidRPr="00E25727">
        <w:rPr>
          <w:rFonts w:cs="Traditional Arabic"/>
          <w:rtl/>
        </w:rPr>
        <w:t xml:space="preserve">فقط مع تجميد كافة طبقات العمود الفقري للشبكة، يليها في </w:t>
      </w:r>
      <w:r w:rsidRPr="00E25727">
        <w:rPr>
          <w:rFonts w:cs="Traditional Arabic"/>
          <w:b/>
          <w:bCs/>
          <w:rtl/>
        </w:rPr>
        <w:t>المرحلة الثانية</w:t>
      </w:r>
      <w:r w:rsidRPr="00E25727">
        <w:rPr>
          <w:rFonts w:cs="Traditional Arabic"/>
          <w:rtl/>
        </w:rPr>
        <w:t xml:space="preserve"> فك تجميد الكتل العميقة ذات الخصائص عالية المستوى</w:t>
      </w:r>
      <w:r w:rsidRPr="00E25727">
        <w:rPr>
          <w:rFonts w:cs="Traditional Arabic"/>
        </w:rPr>
        <w:t xml:space="preserve"> (layer4) </w:t>
      </w:r>
      <w:r w:rsidRPr="00E25727">
        <w:rPr>
          <w:rFonts w:cs="Traditional Arabic"/>
          <w:rtl/>
        </w:rPr>
        <w:t>لضبطها جنبًا إلى جنب مع طبقة التصنيف، وتُختتم العملية بـ</w:t>
      </w:r>
      <w:r w:rsidRPr="00E25727">
        <w:rPr>
          <w:rFonts w:cs="Traditional Arabic"/>
          <w:b/>
          <w:bCs/>
          <w:rtl/>
        </w:rPr>
        <w:t>المرحلة الثالثة</w:t>
      </w:r>
      <w:r w:rsidRPr="00E25727">
        <w:rPr>
          <w:rFonts w:cs="Traditional Arabic"/>
          <w:rtl/>
        </w:rPr>
        <w:t xml:space="preserve"> التي تشمل فك التجميد الشامل لكافة طبقات النموذج والضبط الدقيق الشامل</w:t>
      </w:r>
      <w:r w:rsidRPr="00E25727">
        <w:rPr>
          <w:rFonts w:cs="Traditional Arabic"/>
        </w:rPr>
        <w:t xml:space="preserve"> (End-to-End Fine-Tuning) </w:t>
      </w:r>
      <w:r w:rsidRPr="00E25727">
        <w:rPr>
          <w:rFonts w:cs="Traditional Arabic"/>
          <w:rtl/>
        </w:rPr>
        <w:t>باستعمال معدل تعلم منخفض جدًا</w:t>
      </w:r>
      <w:r w:rsidRPr="00E25727">
        <w:rPr>
          <w:rFonts w:cs="Traditional Arabic"/>
        </w:rPr>
        <w:t xml:space="preserve">. </w:t>
      </w:r>
      <w:r w:rsidRPr="00E25727">
        <w:rPr>
          <w:rFonts w:cs="Traditional Arabic"/>
          <w:rtl/>
        </w:rPr>
        <w:t>تكتمل المنهجية بالتقييم الخارجي للنموذج عبر اختباره على مجموعة بيانات مستقلة تمامًا</w:t>
      </w:r>
      <w:r w:rsidRPr="00E25727">
        <w:rPr>
          <w:rFonts w:cs="Traditional Arabic"/>
        </w:rPr>
        <w:t xml:space="preserve"> (ADNI Dataset) </w:t>
      </w:r>
      <w:r w:rsidRPr="00E25727">
        <w:rPr>
          <w:rFonts w:cs="Traditional Arabic"/>
          <w:rtl/>
        </w:rPr>
        <w:t>لم تدخل في أي من مراحل التدريب أو اختيار الأنماط</w:t>
      </w:r>
      <w:r w:rsidR="00BB1C5E">
        <w:rPr>
          <w:rFonts w:cs="Traditional Arabic" w:hint="cs"/>
          <w:rtl/>
        </w:rPr>
        <w:t>.</w:t>
      </w:r>
    </w:p>
    <w:p w14:paraId="27B2DEDD" w14:textId="25C0E387" w:rsidR="00BB1C5E" w:rsidRDefault="00BB1C5E" w:rsidP="00EB463F">
      <w:pPr>
        <w:spacing w:before="0"/>
        <w:rPr>
          <w:rFonts w:cs="Traditional Arabic"/>
        </w:rPr>
      </w:pPr>
      <w:r>
        <w:rPr>
          <w:rFonts w:cs="Traditional Arabic" w:hint="cs"/>
          <w:rtl/>
        </w:rPr>
        <w:t>ا</w:t>
      </w:r>
      <w:r w:rsidR="000C59EE">
        <w:rPr>
          <w:rFonts w:cs="Traditional Arabic" w:hint="cs"/>
          <w:rtl/>
        </w:rPr>
        <w:t>ِ</w:t>
      </w:r>
      <w:r>
        <w:rPr>
          <w:rFonts w:cs="Traditional Arabic" w:hint="cs"/>
          <w:rtl/>
        </w:rPr>
        <w:t>عتمدت هذه المنهجية لا</w:t>
      </w:r>
      <w:r w:rsidRPr="00BB1C5E">
        <w:rPr>
          <w:rFonts w:cs="Traditional Arabic"/>
          <w:rtl/>
        </w:rPr>
        <w:t>لتقاط أنماط الضمور والتغيرات النسيجية الدقيقة في الطبقات العميقة (</w:t>
      </w:r>
      <w:r w:rsidRPr="00BB1C5E">
        <w:rPr>
          <w:rFonts w:cs="Traditional Arabic"/>
        </w:rPr>
        <w:t>layer4</w:t>
      </w:r>
      <w:r w:rsidRPr="00BB1C5E">
        <w:rPr>
          <w:rFonts w:cs="Traditional Arabic"/>
          <w:rtl/>
        </w:rPr>
        <w:t xml:space="preserve">) تدريجيًا دون إتلاف الخصائص الهيكلية العامة </w:t>
      </w:r>
      <w:r w:rsidR="00EB463F">
        <w:rPr>
          <w:rFonts w:cs="Traditional Arabic" w:hint="cs"/>
          <w:rtl/>
        </w:rPr>
        <w:t>و</w:t>
      </w:r>
      <w:r w:rsidRPr="00BB1C5E">
        <w:rPr>
          <w:rFonts w:cs="Traditional Arabic"/>
          <w:rtl/>
        </w:rPr>
        <w:t>حماية الأوزان المستقرة للشبكة الضخمة وتكييفها بمعدلات تعلم منخفضة ومتدرجة لمنع حفظ البيانات الطبية وضمان استقرار التدريب.</w:t>
      </w:r>
    </w:p>
    <w:p w14:paraId="6164B652" w14:textId="26DF0D05" w:rsidR="00194E27" w:rsidRPr="00194E27" w:rsidRDefault="00194E27" w:rsidP="00EB463F">
      <w:pPr>
        <w:spacing w:before="0"/>
        <w:rPr>
          <w:rFonts w:cs="Traditional Arabic"/>
          <w:rtl/>
          <w:lang w:bidi="ar-SY"/>
        </w:rPr>
      </w:pPr>
      <w:r>
        <w:rPr>
          <w:rFonts w:cs="Traditional Arabic" w:hint="cs"/>
          <w:rtl/>
        </w:rPr>
        <w:t xml:space="preserve">جرى تدريب النموذج على </w:t>
      </w:r>
      <w:r w:rsidRPr="00194E27">
        <w:rPr>
          <w:rFonts w:cs="Traditional Arabic" w:hint="cs"/>
          <w:b/>
          <w:bCs/>
          <w:rtl/>
        </w:rPr>
        <w:t>5 دورات تدريبية</w:t>
      </w:r>
      <w:r>
        <w:rPr>
          <w:rFonts w:cs="Traditional Arabic" w:hint="cs"/>
          <w:rtl/>
        </w:rPr>
        <w:t xml:space="preserve"> لكل </w:t>
      </w:r>
      <w:r>
        <w:rPr>
          <w:rFonts w:cs="Traditional Arabic" w:hint="cs"/>
          <w:rtl/>
          <w:lang w:bidi="ar-SY"/>
        </w:rPr>
        <w:t>مرحلة</w:t>
      </w:r>
      <w:r w:rsidR="000C59EE">
        <w:rPr>
          <w:rFonts w:cs="Traditional Arabic" w:hint="cs"/>
          <w:rtl/>
          <w:lang w:bidi="ar-SY"/>
        </w:rPr>
        <w:t>، ووفقاً للتالي:</w:t>
      </w:r>
    </w:p>
    <w:tbl>
      <w:tblPr>
        <w:tblStyle w:val="a3"/>
        <w:bidiVisual/>
        <w:tblW w:w="8963" w:type="dxa"/>
        <w:tblLook w:val="04A0" w:firstRow="1" w:lastRow="0" w:firstColumn="1" w:lastColumn="0" w:noHBand="0" w:noVBand="1"/>
      </w:tblPr>
      <w:tblGrid>
        <w:gridCol w:w="1367"/>
        <w:gridCol w:w="1445"/>
        <w:gridCol w:w="1368"/>
        <w:gridCol w:w="4783"/>
      </w:tblGrid>
      <w:tr w:rsidR="00194E27" w14:paraId="60CB9830" w14:textId="77777777" w:rsidTr="000C59EE">
        <w:tc>
          <w:tcPr>
            <w:tcW w:w="1367" w:type="dxa"/>
          </w:tcPr>
          <w:p w14:paraId="677A85D6" w14:textId="63694762" w:rsidR="00194E27" w:rsidRDefault="00194E27" w:rsidP="00194E27">
            <w:pPr>
              <w:jc w:val="center"/>
              <w:rPr>
                <w:rFonts w:cs="Traditional Arabic"/>
                <w:rtl/>
              </w:rPr>
            </w:pPr>
            <w:r>
              <w:rPr>
                <w:rFonts w:cs="Traditional Arabic"/>
              </w:rPr>
              <w:t>Stage3 learning Rate</w:t>
            </w:r>
          </w:p>
        </w:tc>
        <w:tc>
          <w:tcPr>
            <w:tcW w:w="1445" w:type="dxa"/>
          </w:tcPr>
          <w:p w14:paraId="626D3EAD" w14:textId="6A3BBAD2" w:rsidR="00194E27" w:rsidRDefault="00194E27" w:rsidP="00194E27">
            <w:pPr>
              <w:jc w:val="center"/>
              <w:rPr>
                <w:rFonts w:cs="Traditional Arabic"/>
                <w:rtl/>
              </w:rPr>
            </w:pPr>
            <w:r>
              <w:rPr>
                <w:rFonts w:cs="Traditional Arabic"/>
              </w:rPr>
              <w:t>Stage 2learning Rate</w:t>
            </w:r>
          </w:p>
        </w:tc>
        <w:tc>
          <w:tcPr>
            <w:tcW w:w="1368" w:type="dxa"/>
          </w:tcPr>
          <w:p w14:paraId="140A6E2F" w14:textId="6328AEE0" w:rsidR="00194E27" w:rsidRPr="00194E27" w:rsidRDefault="00194E27" w:rsidP="00194E27">
            <w:pPr>
              <w:jc w:val="center"/>
              <w:rPr>
                <w:rFonts w:cs="Traditional Arabic"/>
              </w:rPr>
            </w:pPr>
            <w:r>
              <w:rPr>
                <w:rFonts w:cs="Traditional Arabic"/>
              </w:rPr>
              <w:t>Stage1 learning Rate</w:t>
            </w:r>
          </w:p>
        </w:tc>
        <w:tc>
          <w:tcPr>
            <w:tcW w:w="4783" w:type="dxa"/>
          </w:tcPr>
          <w:p w14:paraId="6F31B3CC" w14:textId="20C56557" w:rsidR="00194E27" w:rsidRDefault="00194E27" w:rsidP="00194E27">
            <w:pPr>
              <w:jc w:val="center"/>
              <w:rPr>
                <w:rFonts w:cs="Traditional Arabic"/>
                <w:rtl/>
              </w:rPr>
            </w:pPr>
            <w:r>
              <w:rPr>
                <w:rFonts w:cs="Traditional Arabic"/>
              </w:rPr>
              <w:t>LR Schedular</w:t>
            </w:r>
          </w:p>
        </w:tc>
      </w:tr>
      <w:tr w:rsidR="00194E27" w14:paraId="215E8C41" w14:textId="77777777" w:rsidTr="000C59EE">
        <w:tc>
          <w:tcPr>
            <w:tcW w:w="1367" w:type="dxa"/>
          </w:tcPr>
          <w:p w14:paraId="7D9A45AC" w14:textId="6D97AD99" w:rsidR="00194E27" w:rsidRDefault="00194E27" w:rsidP="00194E27">
            <w:pPr>
              <w:jc w:val="center"/>
              <w:rPr>
                <w:rFonts w:cs="Traditional Arabic"/>
                <w:rtl/>
              </w:rPr>
            </w:pPr>
            <w:r>
              <w:rPr>
                <w:rFonts w:cs="Traditional Arabic"/>
              </w:rPr>
              <w:t>0.0001</w:t>
            </w:r>
          </w:p>
        </w:tc>
        <w:tc>
          <w:tcPr>
            <w:tcW w:w="1445" w:type="dxa"/>
          </w:tcPr>
          <w:p w14:paraId="226FC854" w14:textId="1E588B4F" w:rsidR="00194E27" w:rsidRDefault="00194E27" w:rsidP="00194E27">
            <w:pPr>
              <w:jc w:val="center"/>
              <w:rPr>
                <w:rFonts w:cs="Traditional Arabic"/>
                <w:rtl/>
              </w:rPr>
            </w:pPr>
            <w:r>
              <w:rPr>
                <w:rFonts w:cs="Traditional Arabic"/>
              </w:rPr>
              <w:t>0.0001</w:t>
            </w:r>
          </w:p>
        </w:tc>
        <w:tc>
          <w:tcPr>
            <w:tcW w:w="1368" w:type="dxa"/>
          </w:tcPr>
          <w:p w14:paraId="35650746" w14:textId="3DB67C73" w:rsidR="00194E27" w:rsidRDefault="00194E27" w:rsidP="00194E27">
            <w:pPr>
              <w:jc w:val="center"/>
              <w:rPr>
                <w:rFonts w:cs="Traditional Arabic"/>
                <w:rtl/>
              </w:rPr>
            </w:pPr>
            <w:r>
              <w:rPr>
                <w:rFonts w:cs="Traditional Arabic"/>
              </w:rPr>
              <w:t>0.001</w:t>
            </w:r>
          </w:p>
        </w:tc>
        <w:tc>
          <w:tcPr>
            <w:tcW w:w="4783" w:type="dxa"/>
          </w:tcPr>
          <w:p w14:paraId="7FD4CA37" w14:textId="629611E2" w:rsidR="00194E27" w:rsidRDefault="000C59EE" w:rsidP="000C59EE">
            <w:pPr>
              <w:keepNext/>
              <w:jc w:val="center"/>
              <w:rPr>
                <w:rFonts w:cs="Traditional Arabic"/>
                <w:rtl/>
              </w:rPr>
            </w:pPr>
            <w:r w:rsidRPr="00194E27">
              <w:rPr>
                <w:rFonts w:cs="Traditional Arabic"/>
              </w:rPr>
              <w:t>CosineAnnealingLR (</w:t>
            </w:r>
            <w:r w:rsidR="00194E27" w:rsidRPr="00194E27">
              <w:rPr>
                <w:rFonts w:cs="Traditional Arabic"/>
              </w:rPr>
              <w:t>T_max=</w:t>
            </w:r>
            <w:r w:rsidRPr="00194E27">
              <w:rPr>
                <w:rFonts w:cs="Traditional Arabic"/>
              </w:rPr>
              <w:t>max (</w:t>
            </w:r>
            <w:r w:rsidR="00194E27" w:rsidRPr="00194E27">
              <w:rPr>
                <w:rFonts w:cs="Traditional Arabic"/>
              </w:rPr>
              <w:t>epochs, 1))</w:t>
            </w:r>
          </w:p>
        </w:tc>
      </w:tr>
    </w:tbl>
    <w:p w14:paraId="4A8914A0" w14:textId="03FA6C97" w:rsidR="000C59EE" w:rsidRPr="00BB1C5E" w:rsidRDefault="000C59EE" w:rsidP="000C59EE">
      <w:pPr>
        <w:pStyle w:val="Caption"/>
        <w:jc w:val="center"/>
        <w:rPr>
          <w:rFonts w:cs="Traditional Arabic"/>
          <w:rtl/>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Pr>
          <w:noProof/>
          <w:rtl/>
        </w:rPr>
        <w:t>2</w:t>
      </w:r>
      <w:r>
        <w:rPr>
          <w:rtl/>
        </w:rPr>
        <w:fldChar w:fldCharType="end"/>
      </w:r>
      <w:r>
        <w:t xml:space="preserve"> </w:t>
      </w:r>
      <w:r>
        <w:rPr>
          <w:rFonts w:hint="cs"/>
          <w:rtl/>
          <w:lang w:bidi="ar-SY"/>
        </w:rPr>
        <w:t>المعاملات الفائقة للتجربة الأولى</w:t>
      </w:r>
    </w:p>
    <w:p w14:paraId="3F6499E8" w14:textId="244CB0BB" w:rsidR="00EB463F" w:rsidRDefault="00EB463F" w:rsidP="00EB463F">
      <w:pPr>
        <w:pStyle w:val="Heading3"/>
      </w:pPr>
      <w:bookmarkStart w:id="17" w:name="_Toc237589707"/>
      <w:r>
        <w:rPr>
          <w:rFonts w:hint="cs"/>
          <w:rtl/>
        </w:rPr>
        <w:t>منحني التعلم</w:t>
      </w:r>
      <w:r w:rsidR="00194E27">
        <w:rPr>
          <w:rFonts w:hint="cs"/>
          <w:rtl/>
        </w:rPr>
        <w:t xml:space="preserve"> والنتائج على التدريب:</w:t>
      </w:r>
      <w:bookmarkEnd w:id="17"/>
    </w:p>
    <w:p w14:paraId="40CB52B3" w14:textId="77777777" w:rsidR="000C59EE" w:rsidRDefault="000C59EE" w:rsidP="000C59EE">
      <w:pPr>
        <w:rPr>
          <w:rtl/>
        </w:rPr>
      </w:pPr>
      <w:r>
        <w:rPr>
          <w:rFonts w:hint="cs"/>
          <w:rtl/>
        </w:rPr>
        <w:t>حقق النموذج النتائج التالية في الدورة التدريبية الأخيرة:</w:t>
      </w:r>
    </w:p>
    <w:tbl>
      <w:tblPr>
        <w:tblStyle w:val="TableGridLight"/>
        <w:bidiVisual/>
        <w:tblW w:w="8989" w:type="dxa"/>
        <w:tblInd w:w="-584" w:type="dxa"/>
        <w:tblLook w:val="04A0" w:firstRow="1" w:lastRow="0" w:firstColumn="1" w:lastColumn="0" w:noHBand="0" w:noVBand="1"/>
      </w:tblPr>
      <w:tblGrid>
        <w:gridCol w:w="2685"/>
        <w:gridCol w:w="2101"/>
        <w:gridCol w:w="2101"/>
        <w:gridCol w:w="2102"/>
      </w:tblGrid>
      <w:tr w:rsidR="000C59EE" w14:paraId="6D0F8ACB" w14:textId="77777777" w:rsidTr="00FD3D8B">
        <w:tc>
          <w:tcPr>
            <w:tcW w:w="2685" w:type="dxa"/>
          </w:tcPr>
          <w:p w14:paraId="53306AA7" w14:textId="77777777" w:rsidR="000C59EE" w:rsidRDefault="000C59EE" w:rsidP="004A011F">
            <w:pPr>
              <w:rPr>
                <w:rtl/>
              </w:rPr>
            </w:pPr>
            <w:r w:rsidRPr="000C59EE">
              <w:t xml:space="preserve">Val </w:t>
            </w:r>
            <w:r>
              <w:t>Acc</w:t>
            </w:r>
          </w:p>
        </w:tc>
        <w:tc>
          <w:tcPr>
            <w:tcW w:w="2101" w:type="dxa"/>
          </w:tcPr>
          <w:p w14:paraId="03786968" w14:textId="77777777" w:rsidR="000C59EE" w:rsidRDefault="000C59EE" w:rsidP="004A011F">
            <w:pPr>
              <w:rPr>
                <w:rtl/>
              </w:rPr>
            </w:pPr>
            <w:r w:rsidRPr="000C59EE">
              <w:t>Val Loss</w:t>
            </w:r>
          </w:p>
        </w:tc>
        <w:tc>
          <w:tcPr>
            <w:tcW w:w="2101" w:type="dxa"/>
          </w:tcPr>
          <w:p w14:paraId="3D705B00" w14:textId="77777777" w:rsidR="000C59EE" w:rsidRPr="000C59EE" w:rsidRDefault="000C59EE" w:rsidP="004A011F">
            <w:r w:rsidRPr="000C59EE">
              <w:t xml:space="preserve">Train </w:t>
            </w:r>
            <w:r>
              <w:t>Accu</w:t>
            </w:r>
          </w:p>
        </w:tc>
        <w:tc>
          <w:tcPr>
            <w:tcW w:w="2102" w:type="dxa"/>
          </w:tcPr>
          <w:p w14:paraId="1A5FECE3" w14:textId="77777777" w:rsidR="000C59EE" w:rsidRDefault="000C59EE" w:rsidP="004A011F">
            <w:pPr>
              <w:rPr>
                <w:rtl/>
              </w:rPr>
            </w:pPr>
            <w:r w:rsidRPr="000C59EE">
              <w:t>Train Loss</w:t>
            </w:r>
          </w:p>
        </w:tc>
      </w:tr>
      <w:tr w:rsidR="000C59EE" w14:paraId="71C50D86" w14:textId="77777777" w:rsidTr="00FD3D8B">
        <w:tc>
          <w:tcPr>
            <w:tcW w:w="2685" w:type="dxa"/>
          </w:tcPr>
          <w:p w14:paraId="084C6EC8" w14:textId="77777777" w:rsidR="000C59EE" w:rsidRDefault="000C59EE" w:rsidP="004A011F">
            <w:pPr>
              <w:rPr>
                <w:rtl/>
              </w:rPr>
            </w:pPr>
            <w:r w:rsidRPr="000C59EE">
              <w:t>0.9775</w:t>
            </w:r>
          </w:p>
        </w:tc>
        <w:tc>
          <w:tcPr>
            <w:tcW w:w="2101" w:type="dxa"/>
          </w:tcPr>
          <w:p w14:paraId="7742AAD2" w14:textId="77777777" w:rsidR="000C59EE" w:rsidRDefault="000C59EE" w:rsidP="004A011F">
            <w:pPr>
              <w:rPr>
                <w:rtl/>
              </w:rPr>
            </w:pPr>
            <w:r w:rsidRPr="000C59EE">
              <w:t>0.0623</w:t>
            </w:r>
          </w:p>
        </w:tc>
        <w:tc>
          <w:tcPr>
            <w:tcW w:w="2101" w:type="dxa"/>
          </w:tcPr>
          <w:p w14:paraId="53A03505" w14:textId="77777777" w:rsidR="000C59EE" w:rsidRDefault="000C59EE" w:rsidP="004A011F">
            <w:pPr>
              <w:rPr>
                <w:rtl/>
              </w:rPr>
            </w:pPr>
            <w:r w:rsidRPr="000C59EE">
              <w:t>0.9996</w:t>
            </w:r>
          </w:p>
        </w:tc>
        <w:tc>
          <w:tcPr>
            <w:tcW w:w="2102" w:type="dxa"/>
          </w:tcPr>
          <w:p w14:paraId="441EEF09" w14:textId="77777777" w:rsidR="000C59EE" w:rsidRDefault="000C59EE" w:rsidP="004A011F">
            <w:pPr>
              <w:rPr>
                <w:rtl/>
              </w:rPr>
            </w:pPr>
            <w:r w:rsidRPr="000C59EE">
              <w:t>0.0020</w:t>
            </w:r>
          </w:p>
        </w:tc>
      </w:tr>
    </w:tbl>
    <w:p w14:paraId="2FA4C50B" w14:textId="77777777" w:rsidR="000C59EE" w:rsidRDefault="000C59EE" w:rsidP="000C59EE"/>
    <w:p w14:paraId="3022C423" w14:textId="0B4686E2" w:rsidR="000C59EE" w:rsidRPr="000C59EE" w:rsidRDefault="000C59EE" w:rsidP="000C59EE"/>
    <w:p w14:paraId="6840D63E" w14:textId="56E3848D" w:rsidR="000C59EE" w:rsidRPr="000C59EE" w:rsidRDefault="000C59EE" w:rsidP="000C59EE">
      <w:pPr>
        <w:rPr>
          <w:rtl/>
        </w:rPr>
      </w:pPr>
    </w:p>
    <w:p w14:paraId="44CC040A" w14:textId="2326DA88" w:rsidR="000C59EE" w:rsidRPr="00194E27" w:rsidRDefault="000C59EE" w:rsidP="00194E27">
      <w:pPr>
        <w:rPr>
          <w:rtl/>
        </w:rPr>
      </w:pPr>
      <w:r>
        <w:rPr>
          <w:noProof/>
        </w:rPr>
        <w:lastRenderedPageBreak/>
        <mc:AlternateContent>
          <mc:Choice Requires="wps">
            <w:drawing>
              <wp:anchor distT="0" distB="0" distL="114300" distR="114300" simplePos="0" relativeHeight="251773952" behindDoc="0" locked="0" layoutInCell="1" allowOverlap="1" wp14:anchorId="2E6884D1" wp14:editId="65CF011A">
                <wp:simplePos x="0" y="0"/>
                <wp:positionH relativeFrom="column">
                  <wp:posOffset>-57150</wp:posOffset>
                </wp:positionH>
                <wp:positionV relativeFrom="paragraph">
                  <wp:posOffset>4131945</wp:posOffset>
                </wp:positionV>
                <wp:extent cx="5337175" cy="635"/>
                <wp:effectExtent l="0" t="0" r="15875" b="6985"/>
                <wp:wrapSquare wrapText="bothSides"/>
                <wp:docPr id="1448907993" name="Text Box 1"/>
                <wp:cNvGraphicFramePr/>
                <a:graphic xmlns:a="http://schemas.openxmlformats.org/drawingml/2006/main">
                  <a:graphicData uri="http://schemas.microsoft.com/office/word/2010/wordprocessingShape">
                    <wps:wsp>
                      <wps:cNvSpPr txBox="1"/>
                      <wps:spPr>
                        <a:xfrm>
                          <a:off x="0" y="0"/>
                          <a:ext cx="5337175" cy="635"/>
                        </a:xfrm>
                        <a:prstGeom prst="rect">
                          <a:avLst/>
                        </a:prstGeom>
                        <a:noFill/>
                        <a:ln>
                          <a:noFill/>
                        </a:ln>
                      </wps:spPr>
                      <wps:txbx>
                        <w:txbxContent>
                          <w:p w14:paraId="471A7B72" w14:textId="4DFE667E" w:rsidR="000C59EE" w:rsidRPr="000C59EE" w:rsidRDefault="000C59EE" w:rsidP="000C59EE">
                            <w:pPr>
                              <w:pStyle w:val="Caption"/>
                              <w:jc w:val="center"/>
                              <w:rPr>
                                <w:noProof/>
                                <w:lang w:bidi="ar-SY"/>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4</w:t>
                            </w:r>
                            <w:r>
                              <w:rPr>
                                <w:rtl/>
                              </w:rPr>
                              <w:fldChar w:fldCharType="end"/>
                            </w:r>
                            <w:r>
                              <w:rPr>
                                <w:rFonts w:hint="cs"/>
                                <w:noProof/>
                                <w:rtl/>
                                <w:lang w:bidi="ar-SY"/>
                              </w:rPr>
                              <w:t xml:space="preserve"> منحني الخسارة خلال مراحل التدريب الثلاثة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6884D1" id="_x0000_s1029" type="#_x0000_t202" style="position:absolute;left:0;text-align:left;margin-left:-4.5pt;margin-top:325.35pt;width:420.25pt;height:.0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" filled="f" stroked="f">
                <v:textbox style="mso-fit-shape-to-text:t" inset="0,0,0,0">
                  <w:txbxContent>
                    <w:p w14:paraId="471A7B72" w14:textId="4DFE667E" w:rsidR="000C59EE" w:rsidRPr="000C59EE" w:rsidRDefault="000C59EE" w:rsidP="000C59EE">
                      <w:pPr>
                        <w:pStyle w:val="Caption"/>
                        <w:jc w:val="center"/>
                        <w:rPr>
                          <w:noProof/>
                          <w:lang w:bidi="ar-SY"/>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4</w:t>
                      </w:r>
                      <w:r>
                        <w:rPr>
                          <w:rtl/>
                        </w:rPr>
                        <w:fldChar w:fldCharType="end"/>
                      </w:r>
                      <w:r>
                        <w:rPr>
                          <w:rFonts w:hint="cs"/>
                          <w:noProof/>
                          <w:rtl/>
                          <w:lang w:bidi="ar-SY"/>
                        </w:rPr>
                        <w:t xml:space="preserve"> منحني الخسارة خلال مراحل التدريب الثلاثة</w:t>
                      </w:r>
                    </w:p>
                  </w:txbxContent>
                </v:textbox>
                <w10:wrap type="square"/>
              </v:shape>
            </w:pict>
          </mc:Fallback>
        </mc:AlternateContent>
      </w:r>
      <w:r w:rsidRPr="00EB463F">
        <w:rPr>
          <w:noProof/>
          <w:rtl/>
        </w:rPr>
        <w:drawing>
          <wp:anchor distT="0" distB="0" distL="114300" distR="114300" simplePos="0" relativeHeight="251771904" behindDoc="1" locked="0" layoutInCell="1" allowOverlap="1" wp14:anchorId="3FC5B24B" wp14:editId="52DBEA41">
            <wp:simplePos x="0" y="0"/>
            <wp:positionH relativeFrom="column">
              <wp:posOffset>-54610</wp:posOffset>
            </wp:positionH>
            <wp:positionV relativeFrom="paragraph">
              <wp:posOffset>408305</wp:posOffset>
            </wp:positionV>
            <wp:extent cx="5337175" cy="3581400"/>
            <wp:effectExtent l="0" t="0" r="0" b="9525"/>
            <wp:wrapSquare wrapText="bothSides"/>
            <wp:docPr id="73102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28876" name=""/>
                    <pic:cNvPicPr/>
                  </pic:nvPicPr>
                  <pic:blipFill>
                    <a:blip r:embed="rId14"/>
                    <a:stretch>
                      <a:fillRect/>
                    </a:stretch>
                  </pic:blipFill>
                  <pic:spPr>
                    <a:xfrm>
                      <a:off x="0" y="0"/>
                      <a:ext cx="5337175" cy="3581400"/>
                    </a:xfrm>
                    <a:prstGeom prst="rect">
                      <a:avLst/>
                    </a:prstGeom>
                  </pic:spPr>
                </pic:pic>
              </a:graphicData>
            </a:graphic>
            <wp14:sizeRelV relativeFrom="margin">
              <wp14:pctHeight>0</wp14:pctHeight>
            </wp14:sizeRelV>
          </wp:anchor>
        </w:drawing>
      </w:r>
    </w:p>
    <w:p w14:paraId="616D4884" w14:textId="2DB0FE0C" w:rsidR="00BB1C5E" w:rsidRDefault="00BB1C5E" w:rsidP="00BB1C5E">
      <w:pPr>
        <w:spacing w:before="0"/>
        <w:rPr>
          <w:rFonts w:cs="Traditional Arabic"/>
          <w:rtl/>
        </w:rPr>
      </w:pPr>
    </w:p>
    <w:p w14:paraId="255DC22E" w14:textId="61D498E3" w:rsidR="000C59EE" w:rsidRPr="00515339" w:rsidRDefault="00444D8E" w:rsidP="000C59EE">
      <w:pPr>
        <w:pStyle w:val="Heading3"/>
        <w:rPr>
          <w:rtl/>
        </w:rPr>
      </w:pPr>
      <w:bookmarkStart w:id="18" w:name="_Toc237589708"/>
      <w:r w:rsidRPr="00515339">
        <w:rPr>
          <w:rtl/>
        </w:rPr>
        <w:t>مرحلة الاختبار والتقييم:</w:t>
      </w:r>
      <w:bookmarkEnd w:id="18"/>
    </w:p>
    <w:p w14:paraId="1C675DD0" w14:textId="1342256C" w:rsidR="00444D8E" w:rsidRPr="00515339" w:rsidRDefault="00444D8E" w:rsidP="00444D8E">
      <w:pPr>
        <w:rPr>
          <w:rFonts w:cs="Traditional Arabic"/>
          <w:rtl/>
        </w:rPr>
      </w:pPr>
      <w:r w:rsidRPr="00515339">
        <w:rPr>
          <w:rFonts w:cs="Traditional Arabic"/>
          <w:rtl/>
        </w:rPr>
        <w:t>لدى الاختبار على البيانات غير المرئية، كانت النتائج:</w:t>
      </w:r>
    </w:p>
    <w:tbl>
      <w:tblPr>
        <w:tblStyle w:val="TableGridLight"/>
        <w:bidiVisual/>
        <w:tblW w:w="8405" w:type="dxa"/>
        <w:tblLook w:val="04A0" w:firstRow="1" w:lastRow="0" w:firstColumn="1" w:lastColumn="0" w:noHBand="0" w:noVBand="1"/>
      </w:tblPr>
      <w:tblGrid>
        <w:gridCol w:w="2101"/>
        <w:gridCol w:w="2101"/>
        <w:gridCol w:w="2101"/>
        <w:gridCol w:w="2102"/>
      </w:tblGrid>
      <w:tr w:rsidR="00444D8E" w:rsidRPr="00515339" w14:paraId="3FA8C7CA" w14:textId="77777777" w:rsidTr="00444D8E">
        <w:tc>
          <w:tcPr>
            <w:tcW w:w="2101" w:type="dxa"/>
          </w:tcPr>
          <w:p w14:paraId="33107A75" w14:textId="18092A9B" w:rsidR="00444D8E" w:rsidRPr="00515339" w:rsidRDefault="00444D8E" w:rsidP="00444D8E">
            <w:pPr>
              <w:rPr>
                <w:rFonts w:cs="Traditional Arabic"/>
                <w:rtl/>
              </w:rPr>
            </w:pPr>
            <w:r w:rsidRPr="00444D8E">
              <w:rPr>
                <w:rFonts w:cs="Traditional Arabic"/>
              </w:rPr>
              <w:t>F1-Score</w:t>
            </w:r>
          </w:p>
        </w:tc>
        <w:tc>
          <w:tcPr>
            <w:tcW w:w="2101" w:type="dxa"/>
          </w:tcPr>
          <w:p w14:paraId="1A36B0D3" w14:textId="40BC5847" w:rsidR="00444D8E" w:rsidRPr="00515339" w:rsidRDefault="00444D8E" w:rsidP="00444D8E">
            <w:pPr>
              <w:rPr>
                <w:rFonts w:cs="Traditional Arabic"/>
                <w:rtl/>
              </w:rPr>
            </w:pPr>
            <w:r w:rsidRPr="00444D8E">
              <w:rPr>
                <w:rFonts w:cs="Traditional Arabic"/>
              </w:rPr>
              <w:t xml:space="preserve">Recall   </w:t>
            </w:r>
          </w:p>
        </w:tc>
        <w:tc>
          <w:tcPr>
            <w:tcW w:w="2101" w:type="dxa"/>
          </w:tcPr>
          <w:p w14:paraId="3F2A4BB8" w14:textId="16FA78C5" w:rsidR="00444D8E" w:rsidRPr="00515339" w:rsidRDefault="00444D8E" w:rsidP="00444D8E">
            <w:pPr>
              <w:rPr>
                <w:rFonts w:cs="Traditional Arabic"/>
                <w:rtl/>
              </w:rPr>
            </w:pPr>
            <w:r w:rsidRPr="00444D8E">
              <w:rPr>
                <w:rFonts w:cs="Traditional Arabic"/>
              </w:rPr>
              <w:t>Precision</w:t>
            </w:r>
          </w:p>
        </w:tc>
        <w:tc>
          <w:tcPr>
            <w:tcW w:w="2102" w:type="dxa"/>
          </w:tcPr>
          <w:p w14:paraId="54A7AD1B" w14:textId="7EA5A46C" w:rsidR="00444D8E" w:rsidRPr="00515339" w:rsidRDefault="00444D8E" w:rsidP="00444D8E">
            <w:pPr>
              <w:rPr>
                <w:rFonts w:cs="Traditional Arabic"/>
                <w:rtl/>
              </w:rPr>
            </w:pPr>
            <w:r w:rsidRPr="00444D8E">
              <w:rPr>
                <w:rFonts w:cs="Traditional Arabic"/>
              </w:rPr>
              <w:t>Accuracy</w:t>
            </w:r>
          </w:p>
        </w:tc>
      </w:tr>
      <w:tr w:rsidR="00444D8E" w:rsidRPr="00515339" w14:paraId="742BFF02" w14:textId="77777777" w:rsidTr="00444D8E">
        <w:tc>
          <w:tcPr>
            <w:tcW w:w="2101" w:type="dxa"/>
          </w:tcPr>
          <w:p w14:paraId="49056833" w14:textId="65671A07" w:rsidR="00444D8E" w:rsidRPr="00515339" w:rsidRDefault="00444D8E" w:rsidP="00444D8E">
            <w:pPr>
              <w:rPr>
                <w:rFonts w:cs="Traditional Arabic"/>
                <w:rtl/>
              </w:rPr>
            </w:pPr>
            <w:r w:rsidRPr="00444D8E">
              <w:rPr>
                <w:rFonts w:cs="Traditional Arabic"/>
              </w:rPr>
              <w:t>85.60%</w:t>
            </w:r>
          </w:p>
        </w:tc>
        <w:tc>
          <w:tcPr>
            <w:tcW w:w="2101" w:type="dxa"/>
          </w:tcPr>
          <w:p w14:paraId="6F7B41DE" w14:textId="637B4C6D" w:rsidR="00444D8E" w:rsidRPr="00515339" w:rsidRDefault="00444D8E" w:rsidP="00444D8E">
            <w:pPr>
              <w:rPr>
                <w:rFonts w:cs="Traditional Arabic"/>
                <w:rtl/>
              </w:rPr>
            </w:pPr>
            <w:r w:rsidRPr="00444D8E">
              <w:rPr>
                <w:rFonts w:cs="Traditional Arabic"/>
              </w:rPr>
              <w:t>85.73%</w:t>
            </w:r>
          </w:p>
        </w:tc>
        <w:tc>
          <w:tcPr>
            <w:tcW w:w="2101" w:type="dxa"/>
          </w:tcPr>
          <w:p w14:paraId="669ADD94" w14:textId="7FD6AB40" w:rsidR="00444D8E" w:rsidRPr="00515339" w:rsidRDefault="00444D8E" w:rsidP="00444D8E">
            <w:pPr>
              <w:rPr>
                <w:rFonts w:cs="Traditional Arabic"/>
                <w:rtl/>
              </w:rPr>
            </w:pPr>
            <w:r w:rsidRPr="00444D8E">
              <w:rPr>
                <w:rFonts w:cs="Traditional Arabic"/>
              </w:rPr>
              <w:t>86.04%</w:t>
            </w:r>
          </w:p>
        </w:tc>
        <w:tc>
          <w:tcPr>
            <w:tcW w:w="2102" w:type="dxa"/>
          </w:tcPr>
          <w:p w14:paraId="5E336163" w14:textId="1D37D9B6" w:rsidR="00444D8E" w:rsidRPr="00515339" w:rsidRDefault="00444D8E" w:rsidP="00444D8E">
            <w:pPr>
              <w:rPr>
                <w:rFonts w:cs="Traditional Arabic"/>
                <w:rtl/>
              </w:rPr>
            </w:pPr>
            <w:r w:rsidRPr="00444D8E">
              <w:rPr>
                <w:rFonts w:cs="Traditional Arabic"/>
              </w:rPr>
              <w:t>85.73%</w:t>
            </w:r>
          </w:p>
        </w:tc>
      </w:tr>
    </w:tbl>
    <w:p w14:paraId="38DFD1FC" w14:textId="3FEC5E02" w:rsidR="00444D8E" w:rsidRPr="004F2EDB" w:rsidRDefault="00444D8E" w:rsidP="00444D8E">
      <w:pPr>
        <w:spacing w:before="0"/>
        <w:rPr>
          <w:rFonts w:cs="Traditional Arabic"/>
          <w:lang w:val="de-DE"/>
        </w:rPr>
      </w:pPr>
    </w:p>
    <w:p w14:paraId="389A108D" w14:textId="52C83B2B" w:rsidR="00444D8E" w:rsidRDefault="00444D8E" w:rsidP="00444D8E">
      <w:pPr>
        <w:spacing w:before="0"/>
        <w:rPr>
          <w:rtl/>
        </w:rPr>
      </w:pPr>
      <w:r w:rsidRPr="00515339">
        <w:rPr>
          <w:rFonts w:cs="Traditional Arabic"/>
          <w:rtl/>
        </w:rPr>
        <w:t xml:space="preserve">نلاحظ انخفاض القدرة التعميمية للنموذج من </w:t>
      </w:r>
      <w:r w:rsidR="00646E02" w:rsidRPr="00515339">
        <w:rPr>
          <w:rFonts w:cs="Traditional Arabic"/>
          <w:rtl/>
        </w:rPr>
        <w:t>%</w:t>
      </w:r>
      <w:r w:rsidRPr="00515339">
        <w:rPr>
          <w:rFonts w:cs="Traditional Arabic"/>
          <w:rtl/>
        </w:rPr>
        <w:t xml:space="preserve">100 الى </w:t>
      </w:r>
      <w:r w:rsidRPr="00444D8E">
        <w:rPr>
          <w:rFonts w:cs="Traditional Arabic"/>
        </w:rPr>
        <w:t>85.73%</w:t>
      </w:r>
      <w:r w:rsidR="00646E02" w:rsidRPr="00515339">
        <w:rPr>
          <w:rFonts w:cs="Traditional Arabic"/>
          <w:rtl/>
        </w:rPr>
        <w:t xml:space="preserve"> وهو ما يعكس تعرض النموذج لفرط التكيف</w:t>
      </w:r>
      <w:r w:rsidR="00646E02">
        <w:rPr>
          <w:rFonts w:hint="cs"/>
          <w:rtl/>
        </w:rPr>
        <w:t>.</w:t>
      </w:r>
    </w:p>
    <w:p w14:paraId="29666BBE" w14:textId="77777777" w:rsidR="00646E02" w:rsidRPr="00444D8E" w:rsidRDefault="00646E02" w:rsidP="00444D8E">
      <w:pPr>
        <w:spacing w:before="0"/>
      </w:pPr>
    </w:p>
    <w:p w14:paraId="3645F573" w14:textId="35900F62" w:rsidR="00CA3358" w:rsidRDefault="00973120" w:rsidP="00194E27">
      <w:pPr>
        <w:spacing w:before="0"/>
        <w:jc w:val="center"/>
        <w:rPr>
          <w:rFonts w:cs="Traditional Arabic"/>
          <w:b/>
          <w:bCs/>
          <w:sz w:val="48"/>
          <w:szCs w:val="48"/>
          <w:rtl/>
          <w:lang w:bidi="ar-SY"/>
        </w:rPr>
      </w:pPr>
      <w:r w:rsidRPr="002C5A4E">
        <w:rPr>
          <w:rtl/>
        </w:rPr>
        <w:br w:type="page"/>
      </w:r>
    </w:p>
    <w:p w14:paraId="46586D88" w14:textId="7738E009" w:rsidR="0051326D" w:rsidRDefault="0051326D" w:rsidP="003E4A78">
      <w:pPr>
        <w:pStyle w:val="Heading1"/>
        <w:spacing w:before="0"/>
        <w:rPr>
          <w:rFonts w:cs="Traditional Arabic"/>
          <w:b/>
          <w:bCs/>
          <w:color w:val="0D0D0D" w:themeColor="text1" w:themeTint="F2"/>
          <w:rtl/>
          <w:lang w:bidi="ar-SY"/>
        </w:rPr>
      </w:pPr>
      <w:r>
        <w:rPr>
          <w:rFonts w:hint="cs"/>
          <w:rtl/>
        </w:rPr>
        <w:lastRenderedPageBreak/>
        <w:t xml:space="preserve"> </w:t>
      </w:r>
      <w:r>
        <w:rPr>
          <w:rFonts w:hint="cs"/>
          <w:rtl/>
          <w:lang w:bidi="ar-SY"/>
        </w:rPr>
        <w:t xml:space="preserve"> </w:t>
      </w:r>
      <w:bookmarkStart w:id="19" w:name="_Toc237589709"/>
      <w:r w:rsidR="00CA3358" w:rsidRPr="00CA3358">
        <w:rPr>
          <w:rFonts w:cs="Traditional Arabic" w:hint="cs"/>
          <w:b/>
          <w:bCs/>
          <w:color w:val="0D0D0D" w:themeColor="text1" w:themeTint="F2"/>
          <w:rtl/>
          <w:lang w:bidi="ar-SY"/>
        </w:rPr>
        <w:t>الدراسة التحليلية</w:t>
      </w:r>
      <w:bookmarkEnd w:id="19"/>
    </w:p>
    <w:p w14:paraId="79F6FD93" w14:textId="218CAF7B" w:rsidR="002C3F1A" w:rsidRPr="00CF1536" w:rsidRDefault="002C3F1A" w:rsidP="002C3F1A">
      <w:pPr>
        <w:pStyle w:val="Quote"/>
        <w:rPr>
          <w:rFonts w:cs="Traditional Arabic"/>
          <w:b/>
          <w:bCs/>
          <w:color w:val="000000"/>
          <w:rtl/>
          <w:lang w:bidi="ar-SY"/>
          <w14:textFill>
            <w14:solidFill>
              <w14:srgbClr w14:val="000000">
                <w14:alpha w14:val="30000"/>
              </w14:srgbClr>
            </w14:solidFill>
          </w14:textFill>
        </w:rPr>
      </w:pPr>
      <w:r w:rsidRPr="00CF1536">
        <w:rPr>
          <w:rFonts w:cs="Traditional Arabic"/>
          <w:b/>
          <w:bCs/>
          <w:color w:val="000000"/>
          <w:rtl/>
          <w:lang w:bidi="ar-SY"/>
          <w14:textFill>
            <w14:solidFill>
              <w14:srgbClr w14:val="000000">
                <w14:alpha w14:val="30000"/>
              </w14:srgbClr>
            </w14:solidFill>
          </w14:textFill>
        </w:rPr>
        <w:t>في هذا الفصل سيتم تحليل المشروع من خلال تحليل المتطلبات، وستشمل عملية التحليل كل من مخطط حالات الاستخدام والسرد النصي لكل منها</w:t>
      </w:r>
    </w:p>
    <w:p w14:paraId="4E6F431F" w14:textId="55215F9F" w:rsidR="002C3F1A" w:rsidRDefault="002C3F1A" w:rsidP="002C3F1A">
      <w:pPr>
        <w:pStyle w:val="Heading2"/>
        <w:rPr>
          <w:rFonts w:cs="Traditional Arabic"/>
          <w:b/>
          <w:bCs/>
          <w:caps w:val="0"/>
          <w:color w:val="0D0D0D" w:themeColor="text1" w:themeTint="F2"/>
          <w:sz w:val="32"/>
          <w:szCs w:val="32"/>
          <w:rtl/>
        </w:rPr>
      </w:pPr>
      <w:bookmarkStart w:id="20" w:name="_Toc237589710"/>
      <w:r>
        <w:rPr>
          <w:rFonts w:cs="Traditional Arabic" w:hint="cs"/>
          <w:b/>
          <w:bCs/>
          <w:caps w:val="0"/>
          <w:color w:val="0D0D0D" w:themeColor="text1" w:themeTint="F2"/>
          <w:sz w:val="32"/>
          <w:szCs w:val="32"/>
          <w:rtl/>
        </w:rPr>
        <w:t>الفاعلون:</w:t>
      </w:r>
      <w:bookmarkEnd w:id="20"/>
    </w:p>
    <w:p w14:paraId="16DA42E5" w14:textId="6D72EAF3" w:rsidR="00CF1536" w:rsidRPr="00CF1536" w:rsidRDefault="00CF1536" w:rsidP="00CF1536">
      <w:pPr>
        <w:spacing w:after="140" w:line="300" w:lineRule="auto"/>
        <w:rPr>
          <w:rFonts w:cs="Traditional Arabic"/>
          <w:color w:val="202020"/>
          <w:rtl/>
        </w:rPr>
      </w:pPr>
      <w:r w:rsidRPr="00CF1536">
        <w:rPr>
          <w:rFonts w:cs="Traditional Arabic"/>
          <w:color w:val="202020"/>
          <w:rtl/>
        </w:rPr>
        <w:t>تم تحديد فاعلَين رئيسيَّين يتفاعلان مع النظام، كما هو موضّح في الجدول التالي:</w:t>
      </w:r>
    </w:p>
    <w:tbl>
      <w:tblPr>
        <w:tblW w:w="8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2000"/>
        <w:gridCol w:w="4165"/>
      </w:tblGrid>
      <w:tr w:rsidR="002C3F1A" w14:paraId="1ED8E543" w14:textId="77777777" w:rsidTr="002C3F1A">
        <w:tc>
          <w:tcPr>
            <w:tcW w:w="2200" w:type="dxa"/>
            <w:shd w:val="clear" w:color="auto" w:fill="1F3A5F"/>
            <w:tcMar>
              <w:top w:w="80" w:type="dxa"/>
              <w:left w:w="100" w:type="dxa"/>
              <w:bottom w:w="80" w:type="dxa"/>
              <w:right w:w="100" w:type="dxa"/>
            </w:tcMar>
            <w:vAlign w:val="center"/>
          </w:tcPr>
          <w:p w14:paraId="6A796FC3" w14:textId="77777777" w:rsidR="002C3F1A" w:rsidRDefault="002C3F1A" w:rsidP="004713AB">
            <w:pPr>
              <w:spacing w:after="60" w:line="280" w:lineRule="auto"/>
              <w:jc w:val="center"/>
            </w:pPr>
            <w:r>
              <w:rPr>
                <w:rFonts w:ascii="Arial" w:eastAsia="Arial" w:hAnsi="Arial" w:cs="Arial"/>
                <w:b/>
                <w:bCs/>
                <w:color w:val="FFFFFF"/>
                <w:rtl/>
              </w:rPr>
              <w:t>الفاعل</w:t>
            </w:r>
          </w:p>
        </w:tc>
        <w:tc>
          <w:tcPr>
            <w:tcW w:w="2000" w:type="dxa"/>
            <w:shd w:val="clear" w:color="auto" w:fill="1F3A5F"/>
            <w:tcMar>
              <w:top w:w="80" w:type="dxa"/>
              <w:left w:w="100" w:type="dxa"/>
              <w:bottom w:w="80" w:type="dxa"/>
              <w:right w:w="100" w:type="dxa"/>
            </w:tcMar>
            <w:vAlign w:val="center"/>
          </w:tcPr>
          <w:p w14:paraId="4FC16EBF" w14:textId="77777777" w:rsidR="002C3F1A" w:rsidRDefault="002C3F1A" w:rsidP="004713AB">
            <w:pPr>
              <w:spacing w:after="60" w:line="280" w:lineRule="auto"/>
              <w:jc w:val="center"/>
            </w:pPr>
            <w:r>
              <w:rPr>
                <w:rFonts w:ascii="Arial" w:eastAsia="Arial" w:hAnsi="Arial" w:cs="Arial"/>
                <w:b/>
                <w:bCs/>
                <w:color w:val="FFFFFF"/>
                <w:rtl/>
              </w:rPr>
              <w:t>النوع</w:t>
            </w:r>
          </w:p>
        </w:tc>
        <w:tc>
          <w:tcPr>
            <w:tcW w:w="4165" w:type="dxa"/>
            <w:shd w:val="clear" w:color="auto" w:fill="1F3A5F"/>
            <w:tcMar>
              <w:top w:w="80" w:type="dxa"/>
              <w:left w:w="100" w:type="dxa"/>
              <w:bottom w:w="80" w:type="dxa"/>
              <w:right w:w="100" w:type="dxa"/>
            </w:tcMar>
            <w:vAlign w:val="center"/>
          </w:tcPr>
          <w:p w14:paraId="4AC2663C" w14:textId="4F863F75" w:rsidR="002C3F1A" w:rsidRDefault="002C3F1A" w:rsidP="004713AB">
            <w:pPr>
              <w:spacing w:after="60" w:line="280" w:lineRule="auto"/>
              <w:jc w:val="center"/>
            </w:pPr>
            <w:r>
              <w:rPr>
                <w:rFonts w:ascii="Arial" w:eastAsia="Arial" w:hAnsi="Arial" w:cs="Arial"/>
                <w:b/>
                <w:bCs/>
                <w:color w:val="FFFFFF"/>
                <w:rtl/>
              </w:rPr>
              <w:t>الوصف</w:t>
            </w:r>
          </w:p>
        </w:tc>
      </w:tr>
      <w:tr w:rsidR="002C3F1A" w14:paraId="40883FEC" w14:textId="77777777" w:rsidTr="002C3F1A">
        <w:tc>
          <w:tcPr>
            <w:tcW w:w="2200" w:type="dxa"/>
            <w:shd w:val="clear" w:color="auto" w:fill="EAF1FB"/>
            <w:tcMar>
              <w:top w:w="80" w:type="dxa"/>
              <w:left w:w="100" w:type="dxa"/>
              <w:bottom w:w="80" w:type="dxa"/>
              <w:right w:w="100" w:type="dxa"/>
            </w:tcMar>
            <w:vAlign w:val="center"/>
          </w:tcPr>
          <w:p w14:paraId="01E0108A" w14:textId="77777777" w:rsidR="002C3F1A" w:rsidRDefault="002C3F1A" w:rsidP="004713AB">
            <w:pPr>
              <w:spacing w:after="60" w:line="280" w:lineRule="auto"/>
              <w:jc w:val="right"/>
            </w:pPr>
            <w:r w:rsidRPr="00CF1536">
              <w:rPr>
                <w:rFonts w:cs="Traditional Arabic"/>
                <w:color w:val="202020"/>
                <w:rtl/>
              </w:rPr>
              <w:t>الطبيب</w:t>
            </w:r>
          </w:p>
        </w:tc>
        <w:tc>
          <w:tcPr>
            <w:tcW w:w="2000" w:type="dxa"/>
            <w:shd w:val="clear" w:color="auto" w:fill="EAF1FB"/>
            <w:tcMar>
              <w:top w:w="80" w:type="dxa"/>
              <w:left w:w="100" w:type="dxa"/>
              <w:bottom w:w="80" w:type="dxa"/>
              <w:right w:w="100" w:type="dxa"/>
            </w:tcMar>
            <w:vAlign w:val="center"/>
          </w:tcPr>
          <w:p w14:paraId="0BE71F68" w14:textId="72D6BC80" w:rsidR="002C3F1A" w:rsidRPr="00CF1536" w:rsidRDefault="002C3F1A" w:rsidP="004713AB">
            <w:pPr>
              <w:spacing w:after="60" w:line="280" w:lineRule="auto"/>
              <w:jc w:val="right"/>
              <w:rPr>
                <w:rFonts w:cs="Traditional Arabic"/>
                <w:color w:val="202020"/>
              </w:rPr>
            </w:pPr>
            <w:r w:rsidRPr="00CF1536">
              <w:rPr>
                <w:rFonts w:cs="Traditional Arabic"/>
                <w:color w:val="202020"/>
                <w:rtl/>
              </w:rPr>
              <w:t>فاعل رئيسي (بشري)</w:t>
            </w:r>
          </w:p>
        </w:tc>
        <w:tc>
          <w:tcPr>
            <w:tcW w:w="4165" w:type="dxa"/>
            <w:shd w:val="clear" w:color="auto" w:fill="EAF1FB"/>
            <w:tcMar>
              <w:top w:w="80" w:type="dxa"/>
              <w:left w:w="100" w:type="dxa"/>
              <w:bottom w:w="80" w:type="dxa"/>
              <w:right w:w="100" w:type="dxa"/>
            </w:tcMar>
            <w:vAlign w:val="center"/>
          </w:tcPr>
          <w:p w14:paraId="3CAC7EC6" w14:textId="46A4876D" w:rsidR="002C3F1A" w:rsidRDefault="002C3F1A" w:rsidP="00CF1536">
            <w:pPr>
              <w:spacing w:after="60" w:line="240" w:lineRule="auto"/>
              <w:jc w:val="right"/>
            </w:pPr>
            <w:r w:rsidRPr="00CF1536">
              <w:rPr>
                <w:rFonts w:cs="Traditional Arabic"/>
                <w:color w:val="202020"/>
                <w:rtl/>
              </w:rPr>
              <w:t>المستخدم البشري الأساسي للنظام؛ يقوم بإنشاء حسابه، إدارة ملفات مرضاه، رفع صور الرنين المغناطيسي، مراجعة التقارير التشخيصية</w:t>
            </w:r>
            <w:r>
              <w:rPr>
                <w:rFonts w:ascii="Arial" w:eastAsia="Arial" w:hAnsi="Arial" w:cs="Arial"/>
                <w:color w:val="222222"/>
                <w:rtl/>
              </w:rPr>
              <w:t>.</w:t>
            </w:r>
          </w:p>
        </w:tc>
      </w:tr>
      <w:tr w:rsidR="002C3F1A" w14:paraId="0FE0C83C" w14:textId="77777777" w:rsidTr="00A168D1">
        <w:trPr>
          <w:trHeight w:val="1161"/>
        </w:trPr>
        <w:tc>
          <w:tcPr>
            <w:tcW w:w="2200" w:type="dxa"/>
            <w:tcMar>
              <w:top w:w="80" w:type="dxa"/>
              <w:left w:w="100" w:type="dxa"/>
              <w:bottom w:w="80" w:type="dxa"/>
              <w:right w:w="100" w:type="dxa"/>
            </w:tcMar>
            <w:vAlign w:val="center"/>
          </w:tcPr>
          <w:p w14:paraId="46090EA9" w14:textId="074DC857" w:rsidR="002C3F1A" w:rsidRDefault="004042A6" w:rsidP="004713AB">
            <w:pPr>
              <w:spacing w:after="60" w:line="280" w:lineRule="auto"/>
              <w:jc w:val="right"/>
            </w:pPr>
            <w:r>
              <w:rPr>
                <w:rFonts w:cs="Traditional Arabic" w:hint="cs"/>
                <w:color w:val="202020"/>
                <w:rtl/>
              </w:rPr>
              <w:t xml:space="preserve">مسؤول النظام </w:t>
            </w:r>
          </w:p>
        </w:tc>
        <w:tc>
          <w:tcPr>
            <w:tcW w:w="2000" w:type="dxa"/>
            <w:tcMar>
              <w:top w:w="80" w:type="dxa"/>
              <w:left w:w="100" w:type="dxa"/>
              <w:bottom w:w="80" w:type="dxa"/>
              <w:right w:w="100" w:type="dxa"/>
            </w:tcMar>
            <w:vAlign w:val="center"/>
          </w:tcPr>
          <w:p w14:paraId="64843FA3" w14:textId="4A071891" w:rsidR="002C3F1A" w:rsidRDefault="002C3F1A" w:rsidP="004713AB">
            <w:pPr>
              <w:spacing w:after="60" w:line="280" w:lineRule="auto"/>
              <w:jc w:val="right"/>
            </w:pPr>
            <w:r w:rsidRPr="00CF1536">
              <w:rPr>
                <w:rFonts w:cs="Traditional Arabic"/>
                <w:color w:val="202020"/>
                <w:rtl/>
              </w:rPr>
              <w:t xml:space="preserve">فاعل ثانوي </w:t>
            </w:r>
          </w:p>
        </w:tc>
        <w:tc>
          <w:tcPr>
            <w:tcW w:w="4165" w:type="dxa"/>
            <w:tcMar>
              <w:top w:w="80" w:type="dxa"/>
              <w:left w:w="100" w:type="dxa"/>
              <w:bottom w:w="80" w:type="dxa"/>
              <w:right w:w="100" w:type="dxa"/>
            </w:tcMar>
            <w:vAlign w:val="center"/>
          </w:tcPr>
          <w:p w14:paraId="408A2CAD" w14:textId="4CEA3E6F" w:rsidR="002C3F1A" w:rsidRPr="00CF1536" w:rsidRDefault="00D34F23" w:rsidP="00D34F23">
            <w:pPr>
              <w:spacing w:after="60" w:line="240" w:lineRule="auto"/>
              <w:jc w:val="center"/>
              <w:rPr>
                <w:rFonts w:cs="Traditional Arabic"/>
                <w:color w:val="202020"/>
              </w:rPr>
            </w:pPr>
            <w:proofErr w:type="spellStart"/>
            <w:r w:rsidRPr="00D34F23">
              <w:rPr>
                <w:rFonts w:cs="Traditional Arabic"/>
                <w:color w:val="202020"/>
                <w:rtl/>
              </w:rPr>
              <w:t>وم</w:t>
            </w:r>
            <w:proofErr w:type="spellEnd"/>
            <w:r w:rsidRPr="00D34F23">
              <w:rPr>
                <w:rFonts w:cs="Traditional Arabic"/>
                <w:color w:val="202020"/>
                <w:rtl/>
              </w:rPr>
              <w:t xml:space="preserve"> بمراجعة طلبات تسجيل الأطباء (قبول/رفض)، إدارة حالة حسابات الأطباء (تفعيل/تعطيل/أرشفة)، والرقابة العامة الإدارية على المرضى دون الاطلاع على البيانات الطبية أو إمكانية الإضافة والتعديل</w:t>
            </w:r>
          </w:p>
        </w:tc>
      </w:tr>
      <w:tr w:rsidR="00D34F23" w14:paraId="588EB9F4" w14:textId="77777777" w:rsidTr="00A168D1">
        <w:trPr>
          <w:trHeight w:val="1161"/>
        </w:trPr>
        <w:tc>
          <w:tcPr>
            <w:tcW w:w="2200" w:type="dxa"/>
            <w:tcMar>
              <w:top w:w="80" w:type="dxa"/>
              <w:left w:w="100" w:type="dxa"/>
              <w:bottom w:w="80" w:type="dxa"/>
              <w:right w:w="100" w:type="dxa"/>
            </w:tcMar>
            <w:vAlign w:val="center"/>
          </w:tcPr>
          <w:p w14:paraId="2CD975BA" w14:textId="33BC16B0" w:rsidR="00D34F23" w:rsidRDefault="00D34F23" w:rsidP="00D34F23">
            <w:pPr>
              <w:spacing w:after="60" w:line="280" w:lineRule="auto"/>
              <w:jc w:val="right"/>
              <w:rPr>
                <w:rFonts w:cs="Traditional Arabic"/>
                <w:color w:val="202020"/>
                <w:rtl/>
              </w:rPr>
            </w:pPr>
            <w:r>
              <w:rPr>
                <w:rFonts w:cs="Traditional Arabic" w:hint="cs"/>
                <w:color w:val="202020"/>
                <w:rtl/>
              </w:rPr>
              <w:t xml:space="preserve">المريض </w:t>
            </w:r>
          </w:p>
        </w:tc>
        <w:tc>
          <w:tcPr>
            <w:tcW w:w="2000" w:type="dxa"/>
            <w:tcMar>
              <w:top w:w="80" w:type="dxa"/>
              <w:left w:w="100" w:type="dxa"/>
              <w:bottom w:w="80" w:type="dxa"/>
              <w:right w:w="100" w:type="dxa"/>
            </w:tcMar>
            <w:vAlign w:val="center"/>
          </w:tcPr>
          <w:p w14:paraId="2D863949" w14:textId="4E50CC49" w:rsidR="00D34F23" w:rsidRPr="00CF1536" w:rsidRDefault="00D34F23" w:rsidP="00D34F23">
            <w:pPr>
              <w:spacing w:after="60" w:line="280" w:lineRule="auto"/>
              <w:jc w:val="right"/>
              <w:rPr>
                <w:rFonts w:cs="Traditional Arabic"/>
                <w:color w:val="202020"/>
                <w:rtl/>
              </w:rPr>
            </w:pPr>
            <w:r w:rsidRPr="00CF1536">
              <w:rPr>
                <w:rFonts w:cs="Traditional Arabic"/>
                <w:color w:val="202020"/>
                <w:rtl/>
              </w:rPr>
              <w:t xml:space="preserve">فاعل ثانوي </w:t>
            </w:r>
          </w:p>
        </w:tc>
        <w:tc>
          <w:tcPr>
            <w:tcW w:w="4165" w:type="dxa"/>
            <w:tcMar>
              <w:top w:w="80" w:type="dxa"/>
              <w:left w:w="100" w:type="dxa"/>
              <w:bottom w:w="80" w:type="dxa"/>
              <w:right w:w="100" w:type="dxa"/>
            </w:tcMar>
            <w:vAlign w:val="center"/>
          </w:tcPr>
          <w:p w14:paraId="115081C2" w14:textId="28D12AFA" w:rsidR="00D34F23" w:rsidRPr="00E81F8E" w:rsidRDefault="00D34F23" w:rsidP="00D34F23">
            <w:pPr>
              <w:spacing w:after="60" w:line="240" w:lineRule="auto"/>
              <w:jc w:val="center"/>
              <w:rPr>
                <w:rFonts w:cs="Traditional Arabic"/>
                <w:color w:val="202020"/>
                <w:lang w:bidi="ar-SY"/>
              </w:rPr>
            </w:pPr>
            <w:r w:rsidRPr="00D34F23">
              <w:rPr>
                <w:rFonts w:cs="Traditional Arabic"/>
                <w:color w:val="202020"/>
                <w:rtl/>
              </w:rPr>
              <w:t xml:space="preserve">لا يتفاعل مع النظام بشكل مباشر (لا يمتلك حساب تسجيل دخول)، ولكنه يُعد </w:t>
            </w:r>
            <w:r w:rsidRPr="00D34F23">
              <w:rPr>
                <w:rFonts w:cs="Traditional Arabic"/>
                <w:b/>
                <w:bCs/>
                <w:color w:val="202020"/>
                <w:rtl/>
              </w:rPr>
              <w:t>موضوع العملية الطبية</w:t>
            </w:r>
            <w:r w:rsidRPr="00D34F23">
              <w:rPr>
                <w:rFonts w:cs="Traditional Arabic"/>
                <w:color w:val="202020"/>
                <w:rtl/>
              </w:rPr>
              <w:t>؛ ترتبط بياناته الديموغرافية وصور الـ</w:t>
            </w:r>
            <w:r w:rsidRPr="00D34F23">
              <w:rPr>
                <w:rFonts w:cs="Traditional Arabic"/>
                <w:color w:val="202020"/>
              </w:rPr>
              <w:t xml:space="preserve"> MRI </w:t>
            </w:r>
            <w:r w:rsidRPr="00D34F23">
              <w:rPr>
                <w:rFonts w:cs="Traditional Arabic"/>
                <w:color w:val="202020"/>
                <w:rtl/>
              </w:rPr>
              <w:t>الخاصة به بعمليات التحليل والتصنيف وتوليد التقارير التي يُجريها الطبيب</w:t>
            </w:r>
            <w:r w:rsidRPr="00D34F23">
              <w:rPr>
                <w:rFonts w:cs="Traditional Arabic"/>
                <w:color w:val="202020"/>
              </w:rPr>
              <w:t xml:space="preserve">. </w:t>
            </w:r>
          </w:p>
        </w:tc>
      </w:tr>
    </w:tbl>
    <w:p w14:paraId="36BA8F39" w14:textId="6FE5440F" w:rsidR="002C3F1A" w:rsidRDefault="002C3F1A" w:rsidP="002C3F1A">
      <w:pPr>
        <w:pStyle w:val="Heading2"/>
        <w:rPr>
          <w:rFonts w:cs="Traditional Arabic"/>
          <w:b/>
          <w:bCs/>
          <w:caps w:val="0"/>
          <w:color w:val="0D0D0D" w:themeColor="text1" w:themeTint="F2"/>
          <w:sz w:val="32"/>
          <w:szCs w:val="32"/>
        </w:rPr>
      </w:pPr>
      <w:bookmarkStart w:id="21" w:name="_Toc237589711"/>
      <w:r w:rsidRPr="002C3F1A">
        <w:rPr>
          <w:rFonts w:cs="Traditional Arabic" w:hint="cs"/>
          <w:b/>
          <w:bCs/>
          <w:caps w:val="0"/>
          <w:color w:val="0D0D0D" w:themeColor="text1" w:themeTint="F2"/>
          <w:sz w:val="32"/>
          <w:szCs w:val="32"/>
          <w:rtl/>
        </w:rPr>
        <w:t>حالات الاستخدام:</w:t>
      </w:r>
      <w:bookmarkEnd w:id="21"/>
    </w:p>
    <w:p w14:paraId="6FD34A56" w14:textId="24A85082" w:rsidR="00CF1536" w:rsidRDefault="00CF1536" w:rsidP="00CF1536">
      <w:pPr>
        <w:spacing w:line="240" w:lineRule="auto"/>
        <w:rPr>
          <w:rFonts w:cs="Times New Roman"/>
        </w:rPr>
      </w:pPr>
      <w:r w:rsidRPr="00CF1536">
        <w:rPr>
          <w:rFonts w:cs="Traditional Arabic" w:hint="cs"/>
          <w:color w:val="202020"/>
          <w:rtl/>
        </w:rPr>
        <w:t>يوضّح</w:t>
      </w:r>
      <w:r w:rsidRPr="00CF1536">
        <w:rPr>
          <w:rFonts w:cs="Traditional Arabic"/>
          <w:color w:val="202020"/>
          <w:rtl/>
        </w:rPr>
        <w:t xml:space="preserve"> </w:t>
      </w:r>
      <w:r w:rsidRPr="00CF1536">
        <w:rPr>
          <w:rFonts w:cs="Traditional Arabic" w:hint="cs"/>
          <w:color w:val="202020"/>
          <w:rtl/>
        </w:rPr>
        <w:t>الشكل</w:t>
      </w:r>
      <w:r w:rsidRPr="00CF1536">
        <w:rPr>
          <w:rFonts w:cs="Traditional Arabic"/>
          <w:color w:val="202020"/>
          <w:rtl/>
        </w:rPr>
        <w:t xml:space="preserve"> </w:t>
      </w:r>
      <w:r w:rsidRPr="00CF1536">
        <w:rPr>
          <w:rFonts w:cs="Traditional Arabic" w:hint="cs"/>
          <w:color w:val="202020"/>
          <w:rtl/>
        </w:rPr>
        <w:t>التالي</w:t>
      </w:r>
      <w:r w:rsidRPr="00CF1536">
        <w:rPr>
          <w:rFonts w:cs="Traditional Arabic"/>
          <w:color w:val="202020"/>
          <w:rtl/>
        </w:rPr>
        <w:t xml:space="preserve"> </w:t>
      </w:r>
      <w:r w:rsidRPr="00CF1536">
        <w:rPr>
          <w:rFonts w:cs="Traditional Arabic" w:hint="cs"/>
          <w:color w:val="202020"/>
          <w:rtl/>
        </w:rPr>
        <w:t>مخطط</w:t>
      </w:r>
      <w:r w:rsidRPr="00CF1536">
        <w:rPr>
          <w:rFonts w:cs="Traditional Arabic"/>
          <w:color w:val="202020"/>
          <w:rtl/>
        </w:rPr>
        <w:t xml:space="preserve"> </w:t>
      </w:r>
      <w:r w:rsidRPr="00CF1536">
        <w:rPr>
          <w:rFonts w:cs="Traditional Arabic" w:hint="cs"/>
          <w:color w:val="202020"/>
          <w:rtl/>
        </w:rPr>
        <w:t>حالات</w:t>
      </w:r>
      <w:r w:rsidRPr="00CF1536">
        <w:rPr>
          <w:rFonts w:cs="Traditional Arabic"/>
          <w:color w:val="202020"/>
          <w:rtl/>
        </w:rPr>
        <w:t xml:space="preserve"> </w:t>
      </w:r>
      <w:r w:rsidRPr="00CF1536">
        <w:rPr>
          <w:rFonts w:cs="Traditional Arabic" w:hint="cs"/>
          <w:color w:val="202020"/>
          <w:rtl/>
        </w:rPr>
        <w:t>الاستخدام</w:t>
      </w:r>
      <w:r w:rsidRPr="00CF1536">
        <w:rPr>
          <w:rFonts w:cs="Traditional Arabic"/>
          <w:color w:val="202020"/>
          <w:rtl/>
        </w:rPr>
        <w:t xml:space="preserve"> </w:t>
      </w:r>
      <w:r w:rsidRPr="00CF1536">
        <w:rPr>
          <w:rFonts w:cs="Traditional Arabic" w:hint="cs"/>
          <w:color w:val="202020"/>
          <w:rtl/>
        </w:rPr>
        <w:t>الكامل</w:t>
      </w:r>
      <w:r w:rsidRPr="00CF1536">
        <w:rPr>
          <w:rFonts w:cs="Traditional Arabic"/>
          <w:color w:val="202020"/>
          <w:rtl/>
        </w:rPr>
        <w:t xml:space="preserve"> </w:t>
      </w:r>
      <w:r w:rsidRPr="00CF1536">
        <w:rPr>
          <w:rFonts w:cs="Traditional Arabic" w:hint="cs"/>
          <w:color w:val="202020"/>
          <w:rtl/>
        </w:rPr>
        <w:t>للنظام،</w:t>
      </w:r>
      <w:r w:rsidRPr="00CF1536">
        <w:rPr>
          <w:rFonts w:cs="Traditional Arabic"/>
          <w:color w:val="202020"/>
          <w:rtl/>
        </w:rPr>
        <w:t xml:space="preserve"> </w:t>
      </w:r>
      <w:r w:rsidRPr="00CF1536">
        <w:rPr>
          <w:rFonts w:cs="Traditional Arabic" w:hint="cs"/>
          <w:color w:val="202020"/>
          <w:rtl/>
        </w:rPr>
        <w:t>متضمّنًا</w:t>
      </w:r>
      <w:r w:rsidRPr="00CF1536">
        <w:rPr>
          <w:rFonts w:cs="Traditional Arabic"/>
          <w:color w:val="202020"/>
          <w:rtl/>
        </w:rPr>
        <w:t xml:space="preserve"> </w:t>
      </w:r>
      <w:r w:rsidRPr="00CF1536">
        <w:rPr>
          <w:rFonts w:cs="Traditional Arabic" w:hint="cs"/>
          <w:color w:val="202020"/>
          <w:rtl/>
        </w:rPr>
        <w:t>الفاعلَين</w:t>
      </w:r>
      <w:r w:rsidRPr="00CF1536">
        <w:rPr>
          <w:rFonts w:cs="Traditional Arabic"/>
          <w:color w:val="202020"/>
          <w:rtl/>
        </w:rPr>
        <w:t xml:space="preserve"> </w:t>
      </w:r>
      <w:r w:rsidRPr="00CF1536">
        <w:rPr>
          <w:rFonts w:cs="Traditional Arabic" w:hint="cs"/>
          <w:color w:val="202020"/>
          <w:rtl/>
        </w:rPr>
        <w:t>وحالات</w:t>
      </w:r>
      <w:r w:rsidRPr="00CF1536">
        <w:rPr>
          <w:rFonts w:cs="Traditional Arabic"/>
          <w:color w:val="202020"/>
          <w:rtl/>
        </w:rPr>
        <w:t xml:space="preserve"> </w:t>
      </w:r>
      <w:r w:rsidRPr="00CF1536">
        <w:rPr>
          <w:rFonts w:cs="Traditional Arabic" w:hint="cs"/>
          <w:color w:val="202020"/>
          <w:rtl/>
        </w:rPr>
        <w:t>الاستخدام</w:t>
      </w:r>
      <w:r w:rsidRPr="00CF1536">
        <w:rPr>
          <w:rFonts w:cs="Traditional Arabic"/>
          <w:color w:val="202020"/>
          <w:rtl/>
        </w:rPr>
        <w:t xml:space="preserve"> </w:t>
      </w:r>
      <w:r w:rsidRPr="00CF1536">
        <w:rPr>
          <w:rFonts w:cs="Traditional Arabic" w:hint="cs"/>
          <w:color w:val="202020"/>
          <w:rtl/>
        </w:rPr>
        <w:t>الإحدى</w:t>
      </w:r>
      <w:r w:rsidRPr="00CF1536">
        <w:rPr>
          <w:rFonts w:cs="Traditional Arabic"/>
          <w:color w:val="202020"/>
          <w:rtl/>
        </w:rPr>
        <w:t xml:space="preserve"> </w:t>
      </w:r>
      <w:r w:rsidRPr="00CF1536">
        <w:rPr>
          <w:rFonts w:cs="Traditional Arabic" w:hint="cs"/>
          <w:color w:val="202020"/>
          <w:rtl/>
        </w:rPr>
        <w:t>عشرة</w:t>
      </w:r>
      <w:r w:rsidRPr="00CF1536">
        <w:rPr>
          <w:rFonts w:cs="Traditional Arabic"/>
          <w:color w:val="202020"/>
          <w:rtl/>
        </w:rPr>
        <w:t xml:space="preserve"> </w:t>
      </w:r>
      <w:r w:rsidRPr="00CF1536">
        <w:rPr>
          <w:rFonts w:cs="Traditional Arabic" w:hint="cs"/>
          <w:color w:val="202020"/>
          <w:rtl/>
        </w:rPr>
        <w:t>وعلاقات</w:t>
      </w:r>
      <w:r w:rsidRPr="00CF1536">
        <w:rPr>
          <w:rFonts w:cs="Traditional Arabic"/>
          <w:color w:val="202020"/>
          <w:rtl/>
        </w:rPr>
        <w:t xml:space="preserve"> </w:t>
      </w:r>
      <w:r w:rsidRPr="00CF1536">
        <w:rPr>
          <w:rFonts w:cs="Traditional Arabic" w:hint="cs"/>
          <w:color w:val="202020"/>
          <w:rtl/>
        </w:rPr>
        <w:t>الـ</w:t>
      </w:r>
      <w:r w:rsidRPr="00CF1536">
        <w:rPr>
          <w:rFonts w:cs="Traditional Arabic" w:hint="eastAsia"/>
          <w:color w:val="202020"/>
          <w:rtl/>
        </w:rPr>
        <w:t>«</w:t>
      </w:r>
      <w:r w:rsidRPr="00CF1536">
        <w:rPr>
          <w:rFonts w:cs="Traditional Arabic"/>
          <w:color w:val="202020"/>
        </w:rPr>
        <w:t>include</w:t>
      </w:r>
      <w:r w:rsidRPr="00CF1536">
        <w:rPr>
          <w:rFonts w:cs="Traditional Arabic"/>
          <w:color w:val="202020"/>
          <w:rtl/>
        </w:rPr>
        <w:t xml:space="preserve">» </w:t>
      </w:r>
      <w:r w:rsidRPr="00CF1536">
        <w:rPr>
          <w:rFonts w:cs="Traditional Arabic" w:hint="cs"/>
          <w:color w:val="202020"/>
          <w:rtl/>
        </w:rPr>
        <w:t>فيما</w:t>
      </w:r>
      <w:r w:rsidRPr="00CF1536">
        <w:rPr>
          <w:rFonts w:cs="Traditional Arabic"/>
          <w:color w:val="202020"/>
          <w:rtl/>
        </w:rPr>
        <w:t xml:space="preserve"> </w:t>
      </w:r>
      <w:r w:rsidRPr="00CF1536">
        <w:rPr>
          <w:rFonts w:cs="Traditional Arabic" w:hint="cs"/>
          <w:color w:val="202020"/>
          <w:rtl/>
        </w:rPr>
        <w:t>بينها</w:t>
      </w:r>
      <w:r w:rsidRPr="00CF1536">
        <w:rPr>
          <w:rFonts w:cs="Times New Roman"/>
          <w:rtl/>
        </w:rPr>
        <w:t>:</w:t>
      </w:r>
    </w:p>
    <w:p w14:paraId="6D01D6BF" w14:textId="06C16516" w:rsidR="00F61E91" w:rsidRDefault="00D34F23" w:rsidP="00F61E91">
      <w:pPr>
        <w:keepNext/>
      </w:pPr>
      <w:r w:rsidRPr="00D34F23">
        <w:rPr>
          <w:rFonts w:cs="Times New Roman"/>
          <w:noProof/>
          <w:rtl/>
        </w:rPr>
        <w:lastRenderedPageBreak/>
        <w:drawing>
          <wp:inline distT="0" distB="0" distL="0" distR="0" wp14:anchorId="444FABAC" wp14:editId="3F79C58B">
            <wp:extent cx="4648849" cy="3867690"/>
            <wp:effectExtent l="0" t="0" r="0" b="0"/>
            <wp:docPr id="62704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48107" name=""/>
                    <pic:cNvPicPr/>
                  </pic:nvPicPr>
                  <pic:blipFill>
                    <a:blip r:embed="rId15"/>
                    <a:stretch>
                      <a:fillRect/>
                    </a:stretch>
                  </pic:blipFill>
                  <pic:spPr>
                    <a:xfrm>
                      <a:off x="0" y="0"/>
                      <a:ext cx="4648849" cy="3867690"/>
                    </a:xfrm>
                    <a:prstGeom prst="rect">
                      <a:avLst/>
                    </a:prstGeom>
                  </pic:spPr>
                </pic:pic>
              </a:graphicData>
            </a:graphic>
          </wp:inline>
        </w:drawing>
      </w:r>
    </w:p>
    <w:p w14:paraId="3C4CE6A8" w14:textId="39BBD06C" w:rsidR="00F61E91" w:rsidRPr="00CB6CC5" w:rsidRDefault="00F61E91" w:rsidP="00F61E91">
      <w:pPr>
        <w:pStyle w:val="Caption"/>
        <w:jc w:val="center"/>
        <w:rPr>
          <w:rFonts w:cs="Traditional Arabic"/>
        </w:rPr>
      </w:pPr>
      <w:r w:rsidRPr="00CB6CC5">
        <w:rPr>
          <w:rFonts w:cs="Traditional Arabic"/>
          <w:rtl/>
        </w:rPr>
        <w:t xml:space="preserve">رسم توضيحي </w:t>
      </w:r>
      <w:r w:rsidRPr="00CB6CC5">
        <w:rPr>
          <w:rFonts w:cs="Traditional Arabic"/>
          <w:rtl/>
        </w:rPr>
        <w:fldChar w:fldCharType="begin"/>
      </w:r>
      <w:r w:rsidRPr="00CB6CC5">
        <w:rPr>
          <w:rFonts w:cs="Traditional Arabic"/>
          <w:rtl/>
        </w:rPr>
        <w:instrText xml:space="preserve"> </w:instrText>
      </w:r>
      <w:r w:rsidRPr="00CB6CC5">
        <w:rPr>
          <w:rFonts w:cs="Traditional Arabic"/>
        </w:rPr>
        <w:instrText>SEQ</w:instrText>
      </w:r>
      <w:r w:rsidRPr="00CB6CC5">
        <w:rPr>
          <w:rFonts w:cs="Traditional Arabic"/>
          <w:rtl/>
        </w:rPr>
        <w:instrText xml:space="preserve"> رسم_توضيحي \* </w:instrText>
      </w:r>
      <w:r w:rsidRPr="00CB6CC5">
        <w:rPr>
          <w:rFonts w:cs="Traditional Arabic"/>
        </w:rPr>
        <w:instrText>ARABIC</w:instrText>
      </w:r>
      <w:r w:rsidRPr="00CB6CC5">
        <w:rPr>
          <w:rFonts w:cs="Traditional Arabic"/>
          <w:rtl/>
        </w:rPr>
        <w:instrText xml:space="preserve"> </w:instrText>
      </w:r>
      <w:r w:rsidRPr="00CB6CC5">
        <w:rPr>
          <w:rFonts w:cs="Traditional Arabic"/>
          <w:rtl/>
        </w:rPr>
        <w:fldChar w:fldCharType="separate"/>
      </w:r>
      <w:r w:rsidR="0073589D">
        <w:rPr>
          <w:rFonts w:cs="Traditional Arabic"/>
          <w:noProof/>
          <w:rtl/>
        </w:rPr>
        <w:t>5</w:t>
      </w:r>
      <w:r w:rsidRPr="00CB6CC5">
        <w:rPr>
          <w:rFonts w:cs="Traditional Arabic"/>
          <w:rtl/>
        </w:rPr>
        <w:fldChar w:fldCharType="end"/>
      </w:r>
      <w:r w:rsidRPr="00CB6CC5">
        <w:rPr>
          <w:rFonts w:cs="Traditional Arabic"/>
        </w:rPr>
        <w:t xml:space="preserve"> </w:t>
      </w:r>
      <w:r w:rsidRPr="00CB6CC5">
        <w:rPr>
          <w:rFonts w:cs="Traditional Arabic"/>
          <w:rtl/>
        </w:rPr>
        <w:t>مخطط حالات الاستخدام</w:t>
      </w:r>
    </w:p>
    <w:p w14:paraId="0757C581" w14:textId="77777777" w:rsidR="00514C7D" w:rsidRPr="00514C7D" w:rsidRDefault="00514C7D" w:rsidP="00514C7D">
      <w:pPr>
        <w:rPr>
          <w:lang w:bidi="ar-SY"/>
        </w:rPr>
      </w:pPr>
    </w:p>
    <w:p w14:paraId="3E3DC471" w14:textId="7B8C2AF8" w:rsidR="00CF1536" w:rsidRDefault="0087106E" w:rsidP="0087106E">
      <w:pPr>
        <w:pStyle w:val="Heading2"/>
        <w:rPr>
          <w:rFonts w:cs="Traditional Arabic"/>
          <w:b/>
          <w:bCs/>
          <w:caps w:val="0"/>
          <w:color w:val="0D0D0D" w:themeColor="text1" w:themeTint="F2"/>
          <w:sz w:val="32"/>
          <w:szCs w:val="32"/>
        </w:rPr>
      </w:pPr>
      <w:bookmarkStart w:id="22" w:name="_Toc237589712"/>
      <w:r w:rsidRPr="0087106E">
        <w:rPr>
          <w:rFonts w:cs="Traditional Arabic" w:hint="cs"/>
          <w:b/>
          <w:bCs/>
          <w:caps w:val="0"/>
          <w:color w:val="0D0D0D" w:themeColor="text1" w:themeTint="F2"/>
          <w:sz w:val="32"/>
          <w:szCs w:val="32"/>
          <w:rtl/>
        </w:rPr>
        <w:t>السرد</w:t>
      </w:r>
      <w:r w:rsidRPr="0087106E">
        <w:rPr>
          <w:rFonts w:cs="Traditional Arabic"/>
          <w:b/>
          <w:bCs/>
          <w:caps w:val="0"/>
          <w:color w:val="0D0D0D" w:themeColor="text1" w:themeTint="F2"/>
          <w:sz w:val="32"/>
          <w:szCs w:val="32"/>
          <w:rtl/>
        </w:rPr>
        <w:t xml:space="preserve"> </w:t>
      </w:r>
      <w:r w:rsidRPr="0087106E">
        <w:rPr>
          <w:rFonts w:cs="Traditional Arabic" w:hint="cs"/>
          <w:b/>
          <w:bCs/>
          <w:caps w:val="0"/>
          <w:color w:val="0D0D0D" w:themeColor="text1" w:themeTint="F2"/>
          <w:sz w:val="32"/>
          <w:szCs w:val="32"/>
          <w:rtl/>
        </w:rPr>
        <w:t>النصي</w:t>
      </w:r>
      <w:r w:rsidRPr="0087106E">
        <w:rPr>
          <w:rFonts w:cs="Traditional Arabic"/>
          <w:b/>
          <w:bCs/>
          <w:caps w:val="0"/>
          <w:color w:val="0D0D0D" w:themeColor="text1" w:themeTint="F2"/>
          <w:sz w:val="32"/>
          <w:szCs w:val="32"/>
          <w:rtl/>
        </w:rPr>
        <w:t xml:space="preserve"> </w:t>
      </w:r>
      <w:r w:rsidRPr="0087106E">
        <w:rPr>
          <w:rFonts w:cs="Traditional Arabic" w:hint="cs"/>
          <w:b/>
          <w:bCs/>
          <w:caps w:val="0"/>
          <w:color w:val="0D0D0D" w:themeColor="text1" w:themeTint="F2"/>
          <w:sz w:val="32"/>
          <w:szCs w:val="32"/>
          <w:rtl/>
        </w:rPr>
        <w:t>التفصيلي</w:t>
      </w:r>
      <w:r w:rsidRPr="0087106E">
        <w:rPr>
          <w:rFonts w:cs="Traditional Arabic"/>
          <w:b/>
          <w:bCs/>
          <w:caps w:val="0"/>
          <w:color w:val="0D0D0D" w:themeColor="text1" w:themeTint="F2"/>
          <w:sz w:val="32"/>
          <w:szCs w:val="32"/>
          <w:rtl/>
        </w:rPr>
        <w:t xml:space="preserve"> </w:t>
      </w:r>
      <w:r w:rsidRPr="0087106E">
        <w:rPr>
          <w:rFonts w:cs="Traditional Arabic" w:hint="cs"/>
          <w:b/>
          <w:bCs/>
          <w:caps w:val="0"/>
          <w:color w:val="0D0D0D" w:themeColor="text1" w:themeTint="F2"/>
          <w:sz w:val="32"/>
          <w:szCs w:val="32"/>
          <w:rtl/>
        </w:rPr>
        <w:t>لحالات</w:t>
      </w:r>
      <w:r w:rsidRPr="0087106E">
        <w:rPr>
          <w:rFonts w:cs="Traditional Arabic"/>
          <w:b/>
          <w:bCs/>
          <w:caps w:val="0"/>
          <w:color w:val="0D0D0D" w:themeColor="text1" w:themeTint="F2"/>
          <w:sz w:val="32"/>
          <w:szCs w:val="32"/>
          <w:rtl/>
        </w:rPr>
        <w:t xml:space="preserve"> </w:t>
      </w:r>
      <w:r w:rsidRPr="0087106E">
        <w:rPr>
          <w:rFonts w:cs="Traditional Arabic" w:hint="cs"/>
          <w:b/>
          <w:bCs/>
          <w:caps w:val="0"/>
          <w:color w:val="0D0D0D" w:themeColor="text1" w:themeTint="F2"/>
          <w:sz w:val="32"/>
          <w:szCs w:val="32"/>
          <w:rtl/>
        </w:rPr>
        <w:t>الاستخدام</w:t>
      </w:r>
      <w:r w:rsidRPr="0087106E">
        <w:rPr>
          <w:rFonts w:cs="Traditional Arabic"/>
          <w:b/>
          <w:bCs/>
          <w:caps w:val="0"/>
          <w:color w:val="0D0D0D" w:themeColor="text1" w:themeTint="F2"/>
          <w:sz w:val="32"/>
          <w:szCs w:val="32"/>
          <w:rtl/>
        </w:rPr>
        <w:t xml:space="preserve"> (</w:t>
      </w:r>
      <w:r w:rsidRPr="0087106E">
        <w:rPr>
          <w:rFonts w:cs="Traditional Arabic"/>
          <w:b/>
          <w:bCs/>
          <w:caps w:val="0"/>
          <w:color w:val="0D0D0D" w:themeColor="text1" w:themeTint="F2"/>
          <w:sz w:val="32"/>
          <w:szCs w:val="32"/>
        </w:rPr>
        <w:t>Use Case Specifications</w:t>
      </w:r>
      <w:r w:rsidRPr="0087106E">
        <w:rPr>
          <w:rFonts w:cs="Traditional Arabic"/>
          <w:b/>
          <w:bCs/>
          <w:caps w:val="0"/>
          <w:color w:val="0D0D0D" w:themeColor="text1" w:themeTint="F2"/>
          <w:sz w:val="32"/>
          <w:szCs w:val="32"/>
          <w:rtl/>
        </w:rPr>
        <w:t>)</w:t>
      </w:r>
      <w:r w:rsidRPr="0087106E">
        <w:rPr>
          <w:rFonts w:cs="Traditional Arabic"/>
          <w:b/>
          <w:bCs/>
          <w:caps w:val="0"/>
          <w:color w:val="0D0D0D" w:themeColor="text1" w:themeTint="F2"/>
          <w:sz w:val="32"/>
          <w:szCs w:val="32"/>
        </w:rPr>
        <w:t>:</w:t>
      </w:r>
      <w:bookmarkEnd w:id="22"/>
    </w:p>
    <w:p w14:paraId="50DBA881" w14:textId="74D455FE" w:rsidR="0087106E" w:rsidRDefault="0087106E" w:rsidP="0087106E">
      <w:pPr>
        <w:spacing w:after="140" w:line="300" w:lineRule="auto"/>
        <w:rPr>
          <w:rFonts w:cs="Traditional Arabic"/>
          <w:color w:val="202020"/>
          <w:rtl/>
        </w:rPr>
      </w:pPr>
      <w:r w:rsidRPr="0087106E">
        <w:rPr>
          <w:rFonts w:cs="Traditional Arabic"/>
          <w:color w:val="202020"/>
          <w:rtl/>
        </w:rPr>
        <w:t>يقدّم هذا القسم توثيقًا تفصيليًا لكل حالة استخدام بهدف تمكين فريق التطوير من فهم دقيق للسلوك الوظيفي المطلوب قبل مرحلة التصميم التفصيلي والتنفيذ.</w:t>
      </w:r>
    </w:p>
    <w:p w14:paraId="0F9A5DE8" w14:textId="77777777" w:rsidR="001802D6" w:rsidRDefault="001802D6" w:rsidP="0087106E">
      <w:pPr>
        <w:spacing w:after="140" w:line="300" w:lineRule="auto"/>
        <w:rPr>
          <w:rFonts w:cs="Traditional Arabic"/>
          <w:color w:val="202020"/>
        </w:rPr>
      </w:pPr>
    </w:p>
    <w:p w14:paraId="4E266E9D" w14:textId="4521A539" w:rsidR="00A14128" w:rsidRPr="00905B61" w:rsidRDefault="00496911" w:rsidP="00905B61">
      <w:pPr>
        <w:pStyle w:val="ListParagraph"/>
        <w:numPr>
          <w:ilvl w:val="0"/>
          <w:numId w:val="74"/>
        </w:numPr>
        <w:rPr>
          <w:b/>
          <w:bCs/>
          <w:sz w:val="28"/>
          <w:szCs w:val="28"/>
        </w:rPr>
      </w:pPr>
      <w:r w:rsidRPr="00E201C5">
        <w:rPr>
          <w:rFonts w:hint="cs"/>
          <w:b/>
          <w:bCs/>
          <w:sz w:val="28"/>
          <w:szCs w:val="28"/>
          <w:rtl/>
        </w:rPr>
        <w:t>حالة</w:t>
      </w:r>
      <w:r w:rsidRPr="00E201C5">
        <w:rPr>
          <w:b/>
          <w:bCs/>
          <w:sz w:val="28"/>
          <w:szCs w:val="28"/>
          <w:rtl/>
        </w:rPr>
        <w:t xml:space="preserve"> </w:t>
      </w:r>
      <w:r w:rsidRPr="00E201C5">
        <w:rPr>
          <w:rFonts w:hint="cs"/>
          <w:b/>
          <w:bCs/>
          <w:sz w:val="28"/>
          <w:szCs w:val="28"/>
          <w:rtl/>
        </w:rPr>
        <w:t>الاستخدام</w:t>
      </w:r>
      <w:r w:rsidRPr="00E201C5">
        <w:rPr>
          <w:b/>
          <w:bCs/>
          <w:sz w:val="28"/>
          <w:szCs w:val="28"/>
          <w:rtl/>
        </w:rPr>
        <w:t xml:space="preserve"> </w:t>
      </w:r>
      <w:r w:rsidRPr="00E201C5">
        <w:rPr>
          <w:b/>
          <w:bCs/>
          <w:sz w:val="28"/>
          <w:szCs w:val="28"/>
        </w:rPr>
        <w:t>UC1</w:t>
      </w:r>
      <w:r w:rsidRPr="00E201C5">
        <w:rPr>
          <w:b/>
          <w:bCs/>
          <w:sz w:val="28"/>
          <w:szCs w:val="28"/>
          <w:rtl/>
        </w:rPr>
        <w:t xml:space="preserve">: </w:t>
      </w:r>
      <w:r w:rsidRPr="00E201C5">
        <w:rPr>
          <w:rFonts w:hint="cs"/>
          <w:b/>
          <w:bCs/>
          <w:sz w:val="28"/>
          <w:szCs w:val="28"/>
          <w:rtl/>
        </w:rPr>
        <w:t>إنشاء</w:t>
      </w:r>
      <w:r w:rsidRPr="00E201C5">
        <w:rPr>
          <w:b/>
          <w:bCs/>
          <w:sz w:val="28"/>
          <w:szCs w:val="28"/>
          <w:rtl/>
        </w:rPr>
        <w:t xml:space="preserve"> </w:t>
      </w:r>
      <w:r w:rsidRPr="00E201C5">
        <w:rPr>
          <w:rFonts w:hint="cs"/>
          <w:b/>
          <w:bCs/>
          <w:sz w:val="28"/>
          <w:szCs w:val="28"/>
          <w:rtl/>
        </w:rPr>
        <w:t>حساب</w:t>
      </w:r>
      <w:r w:rsidRPr="00E201C5">
        <w:rPr>
          <w:b/>
          <w:bCs/>
          <w:sz w:val="28"/>
          <w:szCs w:val="28"/>
          <w:rtl/>
        </w:rPr>
        <w:t xml:space="preserve"> </w:t>
      </w:r>
      <w:r w:rsidRPr="00E201C5">
        <w:rPr>
          <w:rFonts w:hint="cs"/>
          <w:b/>
          <w:bCs/>
          <w:sz w:val="28"/>
          <w:szCs w:val="28"/>
          <w:rtl/>
        </w:rPr>
        <w:t>طبيب</w:t>
      </w:r>
      <w:r w:rsidRPr="00E201C5">
        <w:rPr>
          <w:b/>
          <w:bCs/>
          <w:sz w:val="28"/>
          <w:szCs w:val="28"/>
          <w:rtl/>
        </w:rPr>
        <w:t xml:space="preserve"> (</w:t>
      </w:r>
      <w:r w:rsidRPr="00E201C5">
        <w:rPr>
          <w:b/>
          <w:bCs/>
          <w:sz w:val="28"/>
          <w:szCs w:val="28"/>
        </w:rPr>
        <w:t>Register Doctor Account</w:t>
      </w:r>
      <w:r w:rsidRPr="00E201C5">
        <w:rPr>
          <w:b/>
          <w:bCs/>
          <w:sz w:val="28"/>
          <w:szCs w:val="28"/>
          <w:rtl/>
        </w:rPr>
        <w:t>)</w:t>
      </w:r>
      <w:r w:rsidRPr="00E201C5">
        <w:rPr>
          <w:b/>
          <w:bCs/>
          <w:sz w:val="28"/>
          <w:szCs w:val="28"/>
        </w:rPr>
        <w:t>:</w:t>
      </w:r>
    </w:p>
    <w:p w14:paraId="569BA0CB" w14:textId="77777777" w:rsidR="00A14128" w:rsidRPr="00840E93" w:rsidRDefault="00A14128" w:rsidP="00A14128">
      <w:pPr>
        <w:pStyle w:val="ListParagraph"/>
        <w:numPr>
          <w:ilvl w:val="0"/>
          <w:numId w:val="85"/>
        </w:numPr>
        <w:pBdr>
          <w:top w:val="nil"/>
          <w:left w:val="nil"/>
          <w:bottom w:val="nil"/>
          <w:right w:val="nil"/>
          <w:between w:val="nil"/>
        </w:pBdr>
        <w:spacing w:before="0" w:after="0" w:line="256" w:lineRule="auto"/>
        <w:jc w:val="both"/>
        <w:rPr>
          <w:rFonts w:eastAsia="Arial" w:cs="Traditional Arabic"/>
        </w:rPr>
      </w:pPr>
      <w:r w:rsidRPr="00840E93">
        <w:rPr>
          <w:rFonts w:eastAsia="Arial" w:cs="Traditional Arabic"/>
          <w:rtl/>
        </w:rPr>
        <w:t>الفاعلون الأساسيون: الطبيب.</w:t>
      </w:r>
    </w:p>
    <w:p w14:paraId="2B7465E3" w14:textId="77777777" w:rsidR="00A14128" w:rsidRPr="00840E93" w:rsidRDefault="00A14128" w:rsidP="00A14128">
      <w:pPr>
        <w:pStyle w:val="ListParagraph"/>
        <w:numPr>
          <w:ilvl w:val="0"/>
          <w:numId w:val="85"/>
        </w:numPr>
        <w:pBdr>
          <w:top w:val="nil"/>
          <w:left w:val="nil"/>
          <w:bottom w:val="nil"/>
          <w:right w:val="nil"/>
          <w:between w:val="nil"/>
        </w:pBdr>
        <w:spacing w:before="0" w:after="0" w:line="256" w:lineRule="auto"/>
        <w:jc w:val="both"/>
        <w:rPr>
          <w:rFonts w:eastAsia="Arial" w:cs="Traditional Arabic"/>
        </w:rPr>
      </w:pPr>
      <w:r w:rsidRPr="00840E93">
        <w:rPr>
          <w:rFonts w:eastAsia="Arial" w:cs="Traditional Arabic"/>
          <w:rtl/>
        </w:rPr>
        <w:t>الفاعلون الثانويون: لا يوجد.</w:t>
      </w:r>
    </w:p>
    <w:p w14:paraId="310E2C86" w14:textId="32830075" w:rsidR="00E201C5" w:rsidRPr="00840E93" w:rsidRDefault="00A14128" w:rsidP="00A14128">
      <w:pPr>
        <w:pStyle w:val="ListParagraph"/>
        <w:numPr>
          <w:ilvl w:val="0"/>
          <w:numId w:val="85"/>
        </w:numPr>
        <w:pBdr>
          <w:top w:val="nil"/>
          <w:left w:val="nil"/>
          <w:bottom w:val="nil"/>
          <w:right w:val="nil"/>
          <w:between w:val="nil"/>
        </w:pBdr>
        <w:spacing w:before="0" w:after="0" w:line="256" w:lineRule="auto"/>
        <w:jc w:val="both"/>
        <w:rPr>
          <w:rFonts w:eastAsia="Arial" w:cs="Traditional Arabic"/>
        </w:rPr>
      </w:pPr>
      <w:r w:rsidRPr="00840E93">
        <w:rPr>
          <w:rFonts w:eastAsia="Arial" w:cs="Traditional Arabic"/>
          <w:rtl/>
        </w:rPr>
        <w:t xml:space="preserve">الملخص: </w:t>
      </w:r>
      <w:r w:rsidR="001802D6" w:rsidRPr="00840E93">
        <w:rPr>
          <w:rFonts w:eastAsia="Arial" w:cs="Traditional Arabic" w:hint="cs"/>
          <w:rtl/>
        </w:rPr>
        <w:t xml:space="preserve">يقوم الطبيب بطلب </w:t>
      </w:r>
      <w:r w:rsidR="001802D6" w:rsidRPr="00840E93">
        <w:rPr>
          <w:rFonts w:eastAsia="Arial" w:cs="Traditional Arabic"/>
          <w:rtl/>
        </w:rPr>
        <w:t xml:space="preserve">إنشاء حساب مستخدم باستخدام الاسم الكامل والبريد الإلكتروني </w:t>
      </w:r>
      <w:r w:rsidR="00C75A42">
        <w:rPr>
          <w:rFonts w:eastAsia="Arial" w:cs="Traditional Arabic" w:hint="cs"/>
          <w:rtl/>
        </w:rPr>
        <w:t>ورقم الرخصة الصحية</w:t>
      </w:r>
      <w:r w:rsidR="001802D6" w:rsidRPr="00840E93">
        <w:rPr>
          <w:rFonts w:eastAsia="Arial" w:cs="Traditional Arabic"/>
          <w:rtl/>
        </w:rPr>
        <w:t>، للحصول على صلاحية الوصول إلى النظام.</w:t>
      </w:r>
      <w:r w:rsidRPr="00840E93">
        <w:rPr>
          <w:rFonts w:eastAsia="Arial" w:cs="Traditional Arabic"/>
          <w:rtl/>
        </w:rPr>
        <w:t>.</w:t>
      </w:r>
    </w:p>
    <w:p w14:paraId="1E59110F" w14:textId="36C0C335" w:rsidR="00A14128" w:rsidRPr="0080396D" w:rsidRDefault="001802D6" w:rsidP="00840E93">
      <w:pPr>
        <w:pStyle w:val="ListParagraph"/>
        <w:numPr>
          <w:ilvl w:val="0"/>
          <w:numId w:val="85"/>
        </w:numPr>
        <w:pBdr>
          <w:top w:val="nil"/>
          <w:left w:val="nil"/>
          <w:bottom w:val="nil"/>
          <w:right w:val="nil"/>
          <w:between w:val="nil"/>
        </w:pBdr>
        <w:spacing w:before="0" w:after="0" w:line="256" w:lineRule="auto"/>
        <w:jc w:val="both"/>
        <w:rPr>
          <w:rFonts w:ascii="Arial" w:eastAsia="Arial" w:hAnsi="Arial" w:cs="Arial"/>
          <w:sz w:val="19"/>
          <w:szCs w:val="19"/>
        </w:rPr>
      </w:pPr>
      <w:r>
        <w:rPr>
          <w:rFonts w:ascii="Arial" w:eastAsia="Arial" w:hAnsi="Arial" w:cs="Arial"/>
          <w:sz w:val="19"/>
          <w:szCs w:val="19"/>
          <w:rtl/>
        </w:rPr>
        <w:br w:type="page"/>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65"/>
        <w:gridCol w:w="2880"/>
      </w:tblGrid>
      <w:tr w:rsidR="00E201C5" w14:paraId="742F2697" w14:textId="77777777" w:rsidTr="004713AB">
        <w:tc>
          <w:tcPr>
            <w:tcW w:w="6565" w:type="dxa"/>
            <w:tcMar>
              <w:top w:w="80" w:type="dxa"/>
              <w:left w:w="100" w:type="dxa"/>
              <w:bottom w:w="80" w:type="dxa"/>
              <w:right w:w="100" w:type="dxa"/>
            </w:tcMar>
            <w:vAlign w:val="center"/>
          </w:tcPr>
          <w:p w14:paraId="73E45869" w14:textId="77777777" w:rsidR="00E201C5" w:rsidRPr="00840E93" w:rsidRDefault="00E201C5" w:rsidP="00840E93">
            <w:pPr>
              <w:spacing w:before="0" w:after="0" w:line="240" w:lineRule="auto"/>
              <w:jc w:val="center"/>
              <w:rPr>
                <w:rFonts w:eastAsia="Arial" w:cs="Traditional Arabic"/>
              </w:rPr>
            </w:pPr>
            <w:r w:rsidRPr="00840E93">
              <w:rPr>
                <w:rFonts w:eastAsia="Arial" w:cs="Traditional Arabic"/>
                <w:rtl/>
              </w:rPr>
              <w:lastRenderedPageBreak/>
              <w:t>لا يمتلك الطبيب حسابًا مسبقًا مرتبطًا بالبريد الإلكتروني نفسه.</w:t>
            </w:r>
          </w:p>
        </w:tc>
        <w:tc>
          <w:tcPr>
            <w:tcW w:w="2880" w:type="dxa"/>
            <w:vAlign w:val="center"/>
          </w:tcPr>
          <w:p w14:paraId="1A20B792" w14:textId="77777777" w:rsidR="00E201C5" w:rsidRPr="00840E93" w:rsidRDefault="00E201C5" w:rsidP="00840E93">
            <w:pPr>
              <w:spacing w:before="0" w:after="0" w:line="240" w:lineRule="auto"/>
              <w:jc w:val="center"/>
              <w:rPr>
                <w:rFonts w:eastAsia="Arial" w:cs="Traditional Arabic"/>
                <w:b/>
                <w:bCs/>
                <w:rtl/>
              </w:rPr>
            </w:pPr>
            <w:r w:rsidRPr="00840E93">
              <w:rPr>
                <w:rFonts w:eastAsia="Arial" w:cs="Traditional Arabic"/>
                <w:b/>
                <w:bCs/>
                <w:rtl/>
              </w:rPr>
              <w:t>الشروط المسبقة</w:t>
            </w:r>
          </w:p>
        </w:tc>
      </w:tr>
      <w:tr w:rsidR="00E201C5" w14:paraId="50D9E75F" w14:textId="77777777" w:rsidTr="004713AB">
        <w:tc>
          <w:tcPr>
            <w:tcW w:w="6565" w:type="dxa"/>
            <w:tcMar>
              <w:top w:w="80" w:type="dxa"/>
              <w:left w:w="100" w:type="dxa"/>
              <w:bottom w:w="80" w:type="dxa"/>
              <w:right w:w="100" w:type="dxa"/>
            </w:tcMar>
            <w:vAlign w:val="center"/>
          </w:tcPr>
          <w:p w14:paraId="4FE864CB" w14:textId="67AB7305" w:rsidR="00E201C5" w:rsidRPr="00840E93" w:rsidRDefault="00E201C5" w:rsidP="00840E93">
            <w:pPr>
              <w:spacing w:before="0" w:after="0" w:line="240" w:lineRule="auto"/>
              <w:jc w:val="center"/>
              <w:rPr>
                <w:rFonts w:eastAsia="Arial" w:cs="Traditional Arabic"/>
              </w:rPr>
            </w:pPr>
            <w:r w:rsidRPr="00840E93">
              <w:rPr>
                <w:rFonts w:eastAsia="Arial" w:cs="Traditional Arabic"/>
                <w:rtl/>
              </w:rPr>
              <w:t xml:space="preserve">طلب الطبيب إنشاء حساب جديد من صفحة </w:t>
            </w:r>
            <w:r w:rsidR="006D032F">
              <w:rPr>
                <w:rFonts w:eastAsia="Arial" w:cs="Traditional Arabic" w:hint="cs"/>
                <w:rtl/>
              </w:rPr>
              <w:t>الدخول</w:t>
            </w:r>
            <w:r w:rsidRPr="00840E93">
              <w:rPr>
                <w:rFonts w:eastAsia="Arial" w:cs="Traditional Arabic"/>
                <w:rtl/>
              </w:rPr>
              <w:t>.</w:t>
            </w:r>
          </w:p>
        </w:tc>
        <w:tc>
          <w:tcPr>
            <w:tcW w:w="2880" w:type="dxa"/>
            <w:vAlign w:val="center"/>
          </w:tcPr>
          <w:p w14:paraId="216F95FE" w14:textId="5CF8B470" w:rsidR="00E201C5" w:rsidRPr="00840E93" w:rsidRDefault="00A14128" w:rsidP="00840E93">
            <w:pPr>
              <w:spacing w:before="0" w:after="0" w:line="240" w:lineRule="auto"/>
              <w:jc w:val="center"/>
              <w:rPr>
                <w:rFonts w:eastAsia="Arial" w:cs="Traditional Arabic"/>
                <w:b/>
                <w:bCs/>
                <w:rtl/>
              </w:rPr>
            </w:pPr>
            <w:r w:rsidRPr="00840E93">
              <w:rPr>
                <w:rFonts w:eastAsia="Arial" w:cs="Traditional Arabic" w:hint="cs"/>
                <w:b/>
                <w:bCs/>
                <w:rtl/>
              </w:rPr>
              <w:t>المحفز</w:t>
            </w:r>
            <w:r w:rsidR="00E201C5" w:rsidRPr="00840E93">
              <w:rPr>
                <w:rFonts w:eastAsia="Arial" w:cs="Traditional Arabic"/>
                <w:b/>
                <w:bCs/>
                <w:rtl/>
              </w:rPr>
              <w:t xml:space="preserve"> (</w:t>
            </w:r>
            <w:r w:rsidR="00E201C5" w:rsidRPr="00840E93">
              <w:rPr>
                <w:rFonts w:eastAsia="Arial" w:cs="Traditional Arabic"/>
                <w:b/>
                <w:bCs/>
              </w:rPr>
              <w:t>Trigger</w:t>
            </w:r>
            <w:r w:rsidR="00E201C5" w:rsidRPr="00840E93">
              <w:rPr>
                <w:rFonts w:eastAsia="Arial" w:cs="Traditional Arabic"/>
                <w:b/>
                <w:bCs/>
                <w:rtl/>
              </w:rPr>
              <w:t>)</w:t>
            </w:r>
          </w:p>
        </w:tc>
      </w:tr>
      <w:tr w:rsidR="00E201C5" w14:paraId="3B890C19" w14:textId="77777777" w:rsidTr="004713AB">
        <w:tc>
          <w:tcPr>
            <w:tcW w:w="6565" w:type="dxa"/>
            <w:tcMar>
              <w:top w:w="80" w:type="dxa"/>
              <w:left w:w="100" w:type="dxa"/>
              <w:bottom w:w="80" w:type="dxa"/>
              <w:right w:w="100" w:type="dxa"/>
            </w:tcMar>
            <w:vAlign w:val="center"/>
          </w:tcPr>
          <w:p w14:paraId="528E06E5" w14:textId="77777777" w:rsidR="00E201C5" w:rsidRPr="00840E93" w:rsidRDefault="00E201C5" w:rsidP="00840E93">
            <w:pPr>
              <w:spacing w:before="0" w:after="0" w:line="240" w:lineRule="auto"/>
              <w:jc w:val="center"/>
              <w:rPr>
                <w:rFonts w:eastAsia="Arial" w:cs="Traditional Arabic"/>
              </w:rPr>
            </w:pPr>
            <w:r w:rsidRPr="00840E93">
              <w:rPr>
                <w:rFonts w:eastAsia="Arial" w:cs="Traditional Arabic"/>
                <w:rtl/>
              </w:rPr>
              <w:t>1. يفتح الطبيب صفحة «إنشاء حساب جديد».</w:t>
            </w:r>
          </w:p>
          <w:p w14:paraId="2DAB61CC" w14:textId="03D6E915" w:rsidR="00E201C5" w:rsidRPr="00840E93" w:rsidRDefault="00E201C5" w:rsidP="00F61E91">
            <w:pPr>
              <w:spacing w:before="0" w:after="0" w:line="240" w:lineRule="auto"/>
              <w:jc w:val="center"/>
              <w:rPr>
                <w:rFonts w:eastAsia="Arial" w:cs="Traditional Arabic"/>
              </w:rPr>
            </w:pPr>
            <w:r w:rsidRPr="00840E93">
              <w:rPr>
                <w:rFonts w:eastAsia="Arial" w:cs="Traditional Arabic"/>
                <w:rtl/>
              </w:rPr>
              <w:t xml:space="preserve">2. يُدخل الطبيب </w:t>
            </w:r>
            <w:r w:rsidR="00F61E91">
              <w:rPr>
                <w:rFonts w:eastAsia="Arial" w:cs="Traditional Arabic" w:hint="cs"/>
                <w:rtl/>
              </w:rPr>
              <w:t xml:space="preserve">بياناته المطلوبة في </w:t>
            </w:r>
            <w:r w:rsidR="008D445C">
              <w:rPr>
                <w:rFonts w:eastAsia="Arial" w:cs="Traditional Arabic" w:hint="cs"/>
                <w:rtl/>
              </w:rPr>
              <w:t>استمارة التسجيل</w:t>
            </w:r>
            <w:r w:rsidRPr="00840E93">
              <w:rPr>
                <w:rFonts w:eastAsia="Arial" w:cs="Traditional Arabic"/>
                <w:rtl/>
              </w:rPr>
              <w:t xml:space="preserve"> </w:t>
            </w:r>
          </w:p>
          <w:p w14:paraId="22D3AA73" w14:textId="71DA3D04" w:rsidR="00E201C5" w:rsidRPr="00840E93" w:rsidRDefault="00E201C5" w:rsidP="00840E93">
            <w:pPr>
              <w:spacing w:before="0" w:after="0" w:line="240" w:lineRule="auto"/>
              <w:jc w:val="center"/>
              <w:rPr>
                <w:rFonts w:eastAsia="Arial" w:cs="Traditional Arabic"/>
              </w:rPr>
            </w:pPr>
            <w:r w:rsidRPr="00840E93">
              <w:rPr>
                <w:rFonts w:eastAsia="Arial" w:cs="Traditional Arabic"/>
                <w:rtl/>
              </w:rPr>
              <w:t>3. يضغط الطبيب على زر «</w:t>
            </w:r>
            <w:r w:rsidR="008D445C">
              <w:rPr>
                <w:rFonts w:eastAsia="Arial" w:cs="Traditional Arabic" w:hint="cs"/>
                <w:rtl/>
              </w:rPr>
              <w:t>تسجيل</w:t>
            </w:r>
            <w:r w:rsidRPr="00840E93">
              <w:rPr>
                <w:rFonts w:eastAsia="Arial" w:cs="Traditional Arabic"/>
                <w:rtl/>
              </w:rPr>
              <w:t>».</w:t>
            </w:r>
          </w:p>
          <w:p w14:paraId="1C479AF4" w14:textId="1C527F85" w:rsidR="008D445C" w:rsidRPr="00840E93" w:rsidRDefault="00E201C5" w:rsidP="006D032F">
            <w:pPr>
              <w:spacing w:before="0" w:after="0" w:line="240" w:lineRule="auto"/>
              <w:jc w:val="center"/>
              <w:rPr>
                <w:rFonts w:eastAsia="Arial" w:cs="Traditional Arabic"/>
                <w:rtl/>
                <w:lang w:bidi="ar-SY"/>
              </w:rPr>
            </w:pPr>
            <w:r w:rsidRPr="00840E93">
              <w:rPr>
                <w:rFonts w:eastAsia="Arial" w:cs="Traditional Arabic"/>
                <w:rtl/>
              </w:rPr>
              <w:t>4. يتحقق النظام من عدم تكرار البريد الإلكتروني</w:t>
            </w:r>
            <w:r w:rsidR="006D032F">
              <w:rPr>
                <w:rFonts w:eastAsia="Arial" w:cs="Traditional Arabic" w:hint="cs"/>
                <w:rtl/>
              </w:rPr>
              <w:t xml:space="preserve"> ورقم الرخصة</w:t>
            </w:r>
            <w:r w:rsidR="008D445C">
              <w:rPr>
                <w:rFonts w:eastAsia="Arial" w:cs="Traditional Arabic" w:hint="cs"/>
                <w:rtl/>
              </w:rPr>
              <w:t xml:space="preserve"> ويرسل الطلب للمسؤول</w:t>
            </w:r>
            <w:r w:rsidRPr="00840E93">
              <w:rPr>
                <w:rFonts w:eastAsia="Arial" w:cs="Traditional Arabic"/>
                <w:rtl/>
              </w:rPr>
              <w:t>.</w:t>
            </w:r>
          </w:p>
          <w:p w14:paraId="468CA467" w14:textId="223B6086" w:rsidR="00E201C5" w:rsidRPr="00C8072D" w:rsidRDefault="00E201C5" w:rsidP="00C8072D">
            <w:pPr>
              <w:spacing w:before="0" w:after="0" w:line="240" w:lineRule="auto"/>
              <w:jc w:val="center"/>
              <w:rPr>
                <w:rFonts w:eastAsia="Arial" w:cs="Traditional Arabic"/>
              </w:rPr>
            </w:pPr>
            <w:r w:rsidRPr="00840E93">
              <w:rPr>
                <w:rFonts w:eastAsia="Arial" w:cs="Traditional Arabic"/>
                <w:rtl/>
              </w:rPr>
              <w:t xml:space="preserve">5. </w:t>
            </w:r>
            <w:r w:rsidR="00C8072D" w:rsidRPr="00C8072D">
              <w:rPr>
                <w:rFonts w:eastAsia="Arial" w:cs="Traditional Arabic"/>
                <w:rtl/>
              </w:rPr>
              <w:t>يتلقى الطبيب رسالة تأكيد تفيد بإنشاء الحساب بنجاح وفي انتظار مراجعة المسؤول، كما يتم إرسال بريد إلكتروني إشعار بتلقي الطلب</w:t>
            </w:r>
            <w:r w:rsidR="00C8072D" w:rsidRPr="00C8072D">
              <w:rPr>
                <w:rFonts w:eastAsia="Arial" w:cs="Traditional Arabic"/>
              </w:rPr>
              <w:t>.</w:t>
            </w:r>
          </w:p>
        </w:tc>
        <w:tc>
          <w:tcPr>
            <w:tcW w:w="2880" w:type="dxa"/>
            <w:vAlign w:val="center"/>
          </w:tcPr>
          <w:p w14:paraId="1C8BD578" w14:textId="77777777" w:rsidR="00E201C5" w:rsidRPr="00840E93" w:rsidRDefault="00E201C5" w:rsidP="00840E93">
            <w:pPr>
              <w:spacing w:before="0" w:after="0" w:line="240" w:lineRule="auto"/>
              <w:jc w:val="center"/>
              <w:rPr>
                <w:rFonts w:eastAsia="Arial" w:cs="Traditional Arabic"/>
                <w:b/>
                <w:bCs/>
                <w:rtl/>
              </w:rPr>
            </w:pPr>
            <w:r w:rsidRPr="00840E93">
              <w:rPr>
                <w:rFonts w:eastAsia="Arial" w:cs="Traditional Arabic"/>
                <w:b/>
                <w:bCs/>
                <w:rtl/>
              </w:rPr>
              <w:t>السيناريو الأساسي</w:t>
            </w:r>
          </w:p>
        </w:tc>
      </w:tr>
      <w:tr w:rsidR="00E201C5" w14:paraId="3CA514D6" w14:textId="77777777" w:rsidTr="004713AB">
        <w:tc>
          <w:tcPr>
            <w:tcW w:w="6565" w:type="dxa"/>
            <w:tcMar>
              <w:top w:w="80" w:type="dxa"/>
              <w:left w:w="100" w:type="dxa"/>
              <w:bottom w:w="80" w:type="dxa"/>
              <w:right w:w="100" w:type="dxa"/>
            </w:tcMar>
            <w:vAlign w:val="center"/>
          </w:tcPr>
          <w:p w14:paraId="13A1FB11" w14:textId="77777777" w:rsidR="00E201C5" w:rsidRPr="00840E93" w:rsidRDefault="00E201C5" w:rsidP="00840E93">
            <w:pPr>
              <w:pStyle w:val="ListParagraph"/>
              <w:numPr>
                <w:ilvl w:val="0"/>
                <w:numId w:val="80"/>
              </w:numPr>
              <w:spacing w:before="0" w:after="0" w:line="240" w:lineRule="auto"/>
              <w:jc w:val="center"/>
              <w:rPr>
                <w:rFonts w:eastAsia="Arial" w:cs="Traditional Arabic"/>
              </w:rPr>
            </w:pPr>
            <w:r w:rsidRPr="00840E93">
              <w:rPr>
                <w:rFonts w:eastAsia="Arial" w:cs="Traditional Arabic"/>
                <w:rtl/>
              </w:rPr>
              <w:t>إذا كان البريد الإلكتروني مستخدمًا مسبقًا، يعرض النظام رسالة خطأ ويطلب إدخال بريد آخر.</w:t>
            </w:r>
          </w:p>
          <w:p w14:paraId="482988CD" w14:textId="6DB8F84B" w:rsidR="00E201C5" w:rsidRPr="006D032F" w:rsidRDefault="006D032F" w:rsidP="006D032F">
            <w:pPr>
              <w:pStyle w:val="ListParagraph"/>
              <w:numPr>
                <w:ilvl w:val="0"/>
                <w:numId w:val="80"/>
              </w:numPr>
              <w:spacing w:before="0" w:after="0" w:line="240" w:lineRule="auto"/>
              <w:jc w:val="center"/>
              <w:rPr>
                <w:rFonts w:eastAsia="Arial" w:cs="Traditional Arabic"/>
              </w:rPr>
            </w:pPr>
            <w:r w:rsidRPr="00840E93">
              <w:rPr>
                <w:rFonts w:eastAsia="Arial" w:cs="Traditional Arabic"/>
                <w:rtl/>
              </w:rPr>
              <w:t xml:space="preserve">إذا كان </w:t>
            </w:r>
            <w:r>
              <w:rPr>
                <w:rFonts w:eastAsia="Arial" w:cs="Traditional Arabic" w:hint="cs"/>
                <w:rtl/>
                <w:lang w:bidi="ar-SY"/>
              </w:rPr>
              <w:t>رقم الرخصة</w:t>
            </w:r>
            <w:r w:rsidRPr="00840E93">
              <w:rPr>
                <w:rFonts w:eastAsia="Arial" w:cs="Traditional Arabic"/>
                <w:rtl/>
              </w:rPr>
              <w:t xml:space="preserve"> مستخدمًا مسبقًا، يعرض النظام رسالة خطأ ويطلب إدخال </w:t>
            </w:r>
            <w:r>
              <w:rPr>
                <w:rFonts w:eastAsia="Arial" w:cs="Traditional Arabic" w:hint="cs"/>
                <w:rtl/>
              </w:rPr>
              <w:t>رخصة</w:t>
            </w:r>
            <w:r w:rsidRPr="00840E93">
              <w:rPr>
                <w:rFonts w:eastAsia="Arial" w:cs="Traditional Arabic"/>
                <w:rtl/>
              </w:rPr>
              <w:t xml:space="preserve"> آخر.</w:t>
            </w:r>
          </w:p>
        </w:tc>
        <w:tc>
          <w:tcPr>
            <w:tcW w:w="2880" w:type="dxa"/>
            <w:vAlign w:val="center"/>
          </w:tcPr>
          <w:p w14:paraId="7C720134" w14:textId="77777777" w:rsidR="00E201C5" w:rsidRPr="00840E93" w:rsidRDefault="00E201C5" w:rsidP="00840E93">
            <w:pPr>
              <w:spacing w:before="0" w:after="0" w:line="240" w:lineRule="auto"/>
              <w:jc w:val="center"/>
              <w:rPr>
                <w:rFonts w:eastAsia="Arial" w:cs="Traditional Arabic"/>
                <w:b/>
                <w:bCs/>
                <w:rtl/>
              </w:rPr>
            </w:pPr>
            <w:r w:rsidRPr="00840E93">
              <w:rPr>
                <w:rFonts w:eastAsia="Arial" w:cs="Traditional Arabic"/>
                <w:b/>
                <w:bCs/>
                <w:rtl/>
              </w:rPr>
              <w:t>السيناريوهات البديلة / الاستثنائية</w:t>
            </w:r>
          </w:p>
        </w:tc>
      </w:tr>
      <w:tr w:rsidR="00E201C5" w14:paraId="457213BD" w14:textId="77777777" w:rsidTr="004713AB">
        <w:tc>
          <w:tcPr>
            <w:tcW w:w="6565" w:type="dxa"/>
            <w:tcMar>
              <w:top w:w="80" w:type="dxa"/>
              <w:left w:w="100" w:type="dxa"/>
              <w:bottom w:w="80" w:type="dxa"/>
              <w:right w:w="100" w:type="dxa"/>
            </w:tcMar>
            <w:vAlign w:val="center"/>
          </w:tcPr>
          <w:p w14:paraId="241D33C7" w14:textId="62BE8888" w:rsidR="00E201C5" w:rsidRPr="00840E93" w:rsidRDefault="00E201C5" w:rsidP="00840E93">
            <w:pPr>
              <w:spacing w:before="0" w:after="0" w:line="240" w:lineRule="auto"/>
              <w:jc w:val="center"/>
              <w:rPr>
                <w:rFonts w:eastAsia="Arial" w:cs="Traditional Arabic"/>
              </w:rPr>
            </w:pPr>
            <w:r w:rsidRPr="00840E93">
              <w:rPr>
                <w:rFonts w:eastAsia="Arial" w:cs="Traditional Arabic"/>
                <w:rtl/>
              </w:rPr>
              <w:t xml:space="preserve">يتم إنشاء حساب الطبيب </w:t>
            </w:r>
            <w:r w:rsidR="00C8072D">
              <w:rPr>
                <w:rFonts w:eastAsia="Arial" w:cs="Traditional Arabic" w:hint="cs"/>
                <w:rtl/>
              </w:rPr>
              <w:t>ب</w:t>
            </w:r>
            <w:r w:rsidR="00C8072D" w:rsidRPr="00C8072D">
              <w:rPr>
                <w:rFonts w:eastAsia="Arial" w:cs="Traditional Arabic"/>
                <w:rtl/>
              </w:rPr>
              <w:t>حالة معلقة</w:t>
            </w:r>
            <w:r w:rsidR="00C8072D" w:rsidRPr="00C8072D">
              <w:rPr>
                <w:rFonts w:eastAsia="Arial" w:cs="Traditional Arabic"/>
              </w:rPr>
              <w:t xml:space="preserve"> </w:t>
            </w:r>
            <w:r w:rsidR="00C8072D" w:rsidRPr="00C8072D">
              <w:rPr>
                <w:rFonts w:eastAsia="Arial" w:cs="Traditional Arabic"/>
                <w:rtl/>
              </w:rPr>
              <w:t>وغير مفعّل</w:t>
            </w:r>
            <w:r w:rsidR="00C8072D" w:rsidRPr="00C8072D">
              <w:rPr>
                <w:rFonts w:eastAsia="Arial" w:cs="Traditional Arabic"/>
              </w:rPr>
              <w:t xml:space="preserve"> </w:t>
            </w:r>
            <w:r w:rsidR="00C8072D" w:rsidRPr="00C8072D">
              <w:rPr>
                <w:rFonts w:eastAsia="Arial" w:cs="Traditional Arabic"/>
                <w:rtl/>
              </w:rPr>
              <w:t>بكلمة مرور غير صالحة للاستخدام حتى اتخاذ إجراء من المسؤول</w:t>
            </w:r>
            <w:r w:rsidRPr="00840E93">
              <w:rPr>
                <w:rFonts w:eastAsia="Arial" w:cs="Traditional Arabic"/>
                <w:rtl/>
              </w:rPr>
              <w:t>.</w:t>
            </w:r>
          </w:p>
        </w:tc>
        <w:tc>
          <w:tcPr>
            <w:tcW w:w="2880" w:type="dxa"/>
            <w:vAlign w:val="center"/>
          </w:tcPr>
          <w:p w14:paraId="0F583190" w14:textId="77777777" w:rsidR="00E201C5" w:rsidRPr="00840E93" w:rsidRDefault="00E201C5" w:rsidP="00840E93">
            <w:pPr>
              <w:spacing w:before="0" w:after="0" w:line="240" w:lineRule="auto"/>
              <w:jc w:val="center"/>
              <w:rPr>
                <w:rFonts w:eastAsia="Arial" w:cs="Traditional Arabic"/>
                <w:b/>
                <w:bCs/>
                <w:rtl/>
              </w:rPr>
            </w:pPr>
            <w:r w:rsidRPr="00840E93">
              <w:rPr>
                <w:rFonts w:eastAsia="Arial" w:cs="Traditional Arabic"/>
                <w:b/>
                <w:bCs/>
                <w:rtl/>
              </w:rPr>
              <w:t>الشروط اللاحقة</w:t>
            </w:r>
          </w:p>
        </w:tc>
      </w:tr>
    </w:tbl>
    <w:p w14:paraId="4F8B369E" w14:textId="33BCD578" w:rsidR="00E201C5" w:rsidRDefault="006D032F" w:rsidP="00E201C5">
      <w:pPr>
        <w:pStyle w:val="ListParagraph"/>
        <w:ind w:left="360"/>
        <w:rPr>
          <w:noProof/>
        </w:rPr>
      </w:pPr>
      <w:r>
        <w:rPr>
          <w:noProof/>
        </w:rPr>
        <w:drawing>
          <wp:anchor distT="0" distB="0" distL="114300" distR="114300" simplePos="0" relativeHeight="251774976" behindDoc="0" locked="0" layoutInCell="1" allowOverlap="1" wp14:anchorId="4EC8E8DF" wp14:editId="489AEF6A">
            <wp:simplePos x="0" y="0"/>
            <wp:positionH relativeFrom="column">
              <wp:posOffset>-255270</wp:posOffset>
            </wp:positionH>
            <wp:positionV relativeFrom="paragraph">
              <wp:posOffset>147320</wp:posOffset>
            </wp:positionV>
            <wp:extent cx="6252845" cy="3745230"/>
            <wp:effectExtent l="0" t="0" r="0" b="7620"/>
            <wp:wrapTopAndBottom/>
            <wp:docPr id="1272564594"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52845" cy="37452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0" locked="0" layoutInCell="1" allowOverlap="1" wp14:anchorId="6B929216" wp14:editId="0E41C728">
                <wp:simplePos x="0" y="0"/>
                <wp:positionH relativeFrom="column">
                  <wp:posOffset>439496</wp:posOffset>
                </wp:positionH>
                <wp:positionV relativeFrom="paragraph">
                  <wp:posOffset>3978656</wp:posOffset>
                </wp:positionV>
                <wp:extent cx="5019040" cy="635"/>
                <wp:effectExtent l="0" t="0" r="10160" b="6985"/>
                <wp:wrapSquare wrapText="bothSides"/>
                <wp:docPr id="1659827568" name="Text Box 1"/>
                <wp:cNvGraphicFramePr/>
                <a:graphic xmlns:a="http://schemas.openxmlformats.org/drawingml/2006/main">
                  <a:graphicData uri="http://schemas.microsoft.com/office/word/2010/wordprocessingShape">
                    <wps:wsp>
                      <wps:cNvSpPr txBox="1"/>
                      <wps:spPr>
                        <a:xfrm>
                          <a:off x="0" y="0"/>
                          <a:ext cx="5019040" cy="635"/>
                        </a:xfrm>
                        <a:prstGeom prst="rect">
                          <a:avLst/>
                        </a:prstGeom>
                        <a:noFill/>
                        <a:ln>
                          <a:noFill/>
                        </a:ln>
                      </wps:spPr>
                      <wps:txbx>
                        <w:txbxContent>
                          <w:p w14:paraId="5418E85C" w14:textId="4A091B55" w:rsidR="0080396D" w:rsidRPr="00CB6CC5" w:rsidRDefault="0080396D" w:rsidP="0080396D">
                            <w:pPr>
                              <w:pStyle w:val="Caption"/>
                              <w:jc w:val="center"/>
                              <w:rPr>
                                <w:rFonts w:cs="Traditional Arabic"/>
                                <w:noProof/>
                              </w:rPr>
                            </w:pPr>
                            <w:r w:rsidRPr="00CB6CC5">
                              <w:rPr>
                                <w:rFonts w:cs="Traditional Arabic"/>
                                <w:rtl/>
                              </w:rPr>
                              <w:t xml:space="preserve">رسم توضيحي </w:t>
                            </w:r>
                            <w:r w:rsidRPr="00CB6CC5">
                              <w:rPr>
                                <w:rFonts w:cs="Traditional Arabic"/>
                                <w:rtl/>
                              </w:rPr>
                              <w:fldChar w:fldCharType="begin"/>
                            </w:r>
                            <w:r w:rsidRPr="00CB6CC5">
                              <w:rPr>
                                <w:rFonts w:cs="Traditional Arabic"/>
                                <w:rtl/>
                              </w:rPr>
                              <w:instrText xml:space="preserve"> </w:instrText>
                            </w:r>
                            <w:r w:rsidRPr="00CB6CC5">
                              <w:rPr>
                                <w:rFonts w:cs="Traditional Arabic"/>
                              </w:rPr>
                              <w:instrText>SEQ</w:instrText>
                            </w:r>
                            <w:r w:rsidRPr="00CB6CC5">
                              <w:rPr>
                                <w:rFonts w:cs="Traditional Arabic"/>
                                <w:rtl/>
                              </w:rPr>
                              <w:instrText xml:space="preserve"> رسم_توضيحي \* </w:instrText>
                            </w:r>
                            <w:r w:rsidRPr="00CB6CC5">
                              <w:rPr>
                                <w:rFonts w:cs="Traditional Arabic"/>
                              </w:rPr>
                              <w:instrText>ARABIC</w:instrText>
                            </w:r>
                            <w:r w:rsidRPr="00CB6CC5">
                              <w:rPr>
                                <w:rFonts w:cs="Traditional Arabic"/>
                                <w:rtl/>
                              </w:rPr>
                              <w:instrText xml:space="preserve"> </w:instrText>
                            </w:r>
                            <w:r w:rsidRPr="00CB6CC5">
                              <w:rPr>
                                <w:rFonts w:cs="Traditional Arabic"/>
                                <w:rtl/>
                              </w:rPr>
                              <w:fldChar w:fldCharType="separate"/>
                            </w:r>
                            <w:r w:rsidR="0073589D">
                              <w:rPr>
                                <w:rFonts w:cs="Traditional Arabic"/>
                                <w:noProof/>
                                <w:rtl/>
                              </w:rPr>
                              <w:t>6</w:t>
                            </w:r>
                            <w:r w:rsidRPr="00CB6CC5">
                              <w:rPr>
                                <w:rFonts w:cs="Traditional Arabic"/>
                                <w:rtl/>
                              </w:rPr>
                              <w:fldChar w:fldCharType="end"/>
                            </w:r>
                            <w:r w:rsidRPr="00CB6CC5">
                              <w:rPr>
                                <w:rFonts w:cs="Traditional Arabic"/>
                              </w:rPr>
                              <w:t xml:space="preserve"> </w:t>
                            </w:r>
                            <w:r w:rsidRPr="00CB6CC5">
                              <w:rPr>
                                <w:rFonts w:cs="Traditional Arabic"/>
                                <w:rtl/>
                              </w:rPr>
                              <w:t>المخطط التسلسلي لحالة انشاء حساب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929216" id="_x0000_s1030" type="#_x0000_t202" style="position:absolute;left:0;text-align:left;margin-left:34.6pt;margin-top:313.3pt;width:395.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" filled="f" stroked="f">
                <v:textbox style="mso-fit-shape-to-text:t" inset="0,0,0,0">
                  <w:txbxContent>
                    <w:p w14:paraId="5418E85C" w14:textId="4A091B55" w:rsidR="0080396D" w:rsidRPr="00CB6CC5" w:rsidRDefault="0080396D" w:rsidP="0080396D">
                      <w:pPr>
                        <w:pStyle w:val="Caption"/>
                        <w:jc w:val="center"/>
                        <w:rPr>
                          <w:rFonts w:cs="Traditional Arabic"/>
                          <w:noProof/>
                        </w:rPr>
                      </w:pPr>
                      <w:r w:rsidRPr="00CB6CC5">
                        <w:rPr>
                          <w:rFonts w:cs="Traditional Arabic"/>
                          <w:rtl/>
                        </w:rPr>
                        <w:t xml:space="preserve">رسم توضيحي </w:t>
                      </w:r>
                      <w:r w:rsidRPr="00CB6CC5">
                        <w:rPr>
                          <w:rFonts w:cs="Traditional Arabic"/>
                          <w:rtl/>
                        </w:rPr>
                        <w:fldChar w:fldCharType="begin"/>
                      </w:r>
                      <w:r w:rsidRPr="00CB6CC5">
                        <w:rPr>
                          <w:rFonts w:cs="Traditional Arabic"/>
                          <w:rtl/>
                        </w:rPr>
                        <w:instrText xml:space="preserve"> </w:instrText>
                      </w:r>
                      <w:r w:rsidRPr="00CB6CC5">
                        <w:rPr>
                          <w:rFonts w:cs="Traditional Arabic"/>
                        </w:rPr>
                        <w:instrText>SEQ</w:instrText>
                      </w:r>
                      <w:r w:rsidRPr="00CB6CC5">
                        <w:rPr>
                          <w:rFonts w:cs="Traditional Arabic"/>
                          <w:rtl/>
                        </w:rPr>
                        <w:instrText xml:space="preserve"> رسم_توضيحي \* </w:instrText>
                      </w:r>
                      <w:r w:rsidRPr="00CB6CC5">
                        <w:rPr>
                          <w:rFonts w:cs="Traditional Arabic"/>
                        </w:rPr>
                        <w:instrText>ARABIC</w:instrText>
                      </w:r>
                      <w:r w:rsidRPr="00CB6CC5">
                        <w:rPr>
                          <w:rFonts w:cs="Traditional Arabic"/>
                          <w:rtl/>
                        </w:rPr>
                        <w:instrText xml:space="preserve"> </w:instrText>
                      </w:r>
                      <w:r w:rsidRPr="00CB6CC5">
                        <w:rPr>
                          <w:rFonts w:cs="Traditional Arabic"/>
                          <w:rtl/>
                        </w:rPr>
                        <w:fldChar w:fldCharType="separate"/>
                      </w:r>
                      <w:r w:rsidR="0073589D">
                        <w:rPr>
                          <w:rFonts w:cs="Traditional Arabic"/>
                          <w:noProof/>
                          <w:rtl/>
                        </w:rPr>
                        <w:t>6</w:t>
                      </w:r>
                      <w:r w:rsidRPr="00CB6CC5">
                        <w:rPr>
                          <w:rFonts w:cs="Traditional Arabic"/>
                          <w:rtl/>
                        </w:rPr>
                        <w:fldChar w:fldCharType="end"/>
                      </w:r>
                      <w:r w:rsidRPr="00CB6CC5">
                        <w:rPr>
                          <w:rFonts w:cs="Traditional Arabic"/>
                        </w:rPr>
                        <w:t xml:space="preserve"> </w:t>
                      </w:r>
                      <w:r w:rsidRPr="00CB6CC5">
                        <w:rPr>
                          <w:rFonts w:cs="Traditional Arabic"/>
                          <w:rtl/>
                        </w:rPr>
                        <w:t>المخطط التسلسلي لحالة انشاء حساب</w:t>
                      </w:r>
                    </w:p>
                  </w:txbxContent>
                </v:textbox>
                <w10:wrap type="square"/>
              </v:shape>
            </w:pict>
          </mc:Fallback>
        </mc:AlternateContent>
      </w:r>
    </w:p>
    <w:p w14:paraId="547B87F8" w14:textId="45321728" w:rsidR="0080396D" w:rsidRDefault="0080396D" w:rsidP="00E201C5">
      <w:pPr>
        <w:pStyle w:val="ListParagraph"/>
        <w:ind w:left="360"/>
        <w:rPr>
          <w:b/>
          <w:bCs/>
          <w:sz w:val="28"/>
          <w:szCs w:val="28"/>
          <w:rtl/>
        </w:rPr>
      </w:pPr>
    </w:p>
    <w:p w14:paraId="0B935065" w14:textId="3F94D9A3" w:rsidR="00A14128" w:rsidRPr="00A14128" w:rsidRDefault="0080396D" w:rsidP="0080396D">
      <w:pPr>
        <w:rPr>
          <w:lang w:bidi="ar-SY"/>
        </w:rPr>
      </w:pPr>
      <w:r>
        <w:rPr>
          <w:rtl/>
          <w:lang w:bidi="ar-SY"/>
        </w:rPr>
        <w:br w:type="page"/>
      </w:r>
    </w:p>
    <w:p w14:paraId="64357973" w14:textId="6E08BC40" w:rsidR="00CB6CC5" w:rsidRPr="001802D6" w:rsidRDefault="00CB6CC5" w:rsidP="00CB6CC5">
      <w:pPr>
        <w:pStyle w:val="ListParagraph"/>
        <w:numPr>
          <w:ilvl w:val="0"/>
          <w:numId w:val="74"/>
        </w:numPr>
        <w:rPr>
          <w:b/>
          <w:bCs/>
          <w:sz w:val="28"/>
          <w:szCs w:val="28"/>
        </w:rPr>
      </w:pPr>
      <w:r w:rsidRPr="00496911">
        <w:rPr>
          <w:rFonts w:cs="Traditional Arabic" w:hint="cs"/>
          <w:b/>
          <w:bCs/>
          <w:color w:val="0D0D0D" w:themeColor="text1" w:themeTint="F2"/>
          <w:sz w:val="28"/>
          <w:szCs w:val="28"/>
          <w:rtl/>
        </w:rPr>
        <w:lastRenderedPageBreak/>
        <w:t>حالة</w:t>
      </w:r>
      <w:r w:rsidRPr="00496911">
        <w:rPr>
          <w:rFonts w:cs="Traditional Arabic"/>
          <w:b/>
          <w:bCs/>
          <w:color w:val="0D0D0D" w:themeColor="text1" w:themeTint="F2"/>
          <w:sz w:val="28"/>
          <w:szCs w:val="28"/>
          <w:rtl/>
        </w:rPr>
        <w:t xml:space="preserve"> </w:t>
      </w:r>
      <w:r w:rsidRPr="00496911">
        <w:rPr>
          <w:rFonts w:cs="Traditional Arabic" w:hint="cs"/>
          <w:b/>
          <w:bCs/>
          <w:color w:val="0D0D0D" w:themeColor="text1" w:themeTint="F2"/>
          <w:sz w:val="28"/>
          <w:szCs w:val="28"/>
          <w:rtl/>
        </w:rPr>
        <w:t>الاستخدام</w:t>
      </w:r>
      <w:r w:rsidRPr="00496911">
        <w:rPr>
          <w:rFonts w:cs="Traditional Arabic"/>
          <w:b/>
          <w:bCs/>
          <w:color w:val="0D0D0D" w:themeColor="text1" w:themeTint="F2"/>
          <w:sz w:val="28"/>
          <w:szCs w:val="28"/>
          <w:rtl/>
        </w:rPr>
        <w:t xml:space="preserve"> </w:t>
      </w:r>
      <w:r w:rsidRPr="00496911">
        <w:rPr>
          <w:rFonts w:cs="Traditional Arabic"/>
          <w:b/>
          <w:bCs/>
          <w:color w:val="0D0D0D" w:themeColor="text1" w:themeTint="F2"/>
          <w:sz w:val="28"/>
          <w:szCs w:val="28"/>
        </w:rPr>
        <w:t>UC2</w:t>
      </w:r>
      <w:r w:rsidR="009E61E4">
        <w:rPr>
          <w:rFonts w:cs="Traditional Arabic" w:hint="cs"/>
          <w:b/>
          <w:bCs/>
          <w:color w:val="0D0D0D" w:themeColor="text1" w:themeTint="F2"/>
          <w:sz w:val="28"/>
          <w:szCs w:val="28"/>
          <w:rtl/>
        </w:rPr>
        <w:t>-</w:t>
      </w:r>
      <w:r w:rsidRPr="00496911">
        <w:rPr>
          <w:rFonts w:cs="Traditional Arabic"/>
          <w:b/>
          <w:bCs/>
          <w:color w:val="0D0D0D" w:themeColor="text1" w:themeTint="F2"/>
          <w:sz w:val="28"/>
          <w:szCs w:val="28"/>
          <w:rtl/>
        </w:rPr>
        <w:t xml:space="preserve"> </w:t>
      </w:r>
      <w:r w:rsidRPr="00496911">
        <w:rPr>
          <w:rFonts w:cs="Traditional Arabic" w:hint="cs"/>
          <w:b/>
          <w:bCs/>
          <w:color w:val="0D0D0D" w:themeColor="text1" w:themeTint="F2"/>
          <w:sz w:val="28"/>
          <w:szCs w:val="28"/>
          <w:rtl/>
        </w:rPr>
        <w:t>تسجيل</w:t>
      </w:r>
      <w:r w:rsidRPr="00496911">
        <w:rPr>
          <w:rFonts w:cs="Traditional Arabic"/>
          <w:b/>
          <w:bCs/>
          <w:color w:val="0D0D0D" w:themeColor="text1" w:themeTint="F2"/>
          <w:sz w:val="28"/>
          <w:szCs w:val="28"/>
          <w:rtl/>
        </w:rPr>
        <w:t xml:space="preserve"> </w:t>
      </w:r>
      <w:r w:rsidRPr="00496911">
        <w:rPr>
          <w:rFonts w:cs="Traditional Arabic" w:hint="cs"/>
          <w:b/>
          <w:bCs/>
          <w:color w:val="0D0D0D" w:themeColor="text1" w:themeTint="F2"/>
          <w:sz w:val="28"/>
          <w:szCs w:val="28"/>
          <w:rtl/>
        </w:rPr>
        <w:t>الدخول</w:t>
      </w:r>
      <w:r w:rsidRPr="00496911">
        <w:rPr>
          <w:rFonts w:cs="Traditional Arabic"/>
          <w:b/>
          <w:bCs/>
          <w:color w:val="0D0D0D" w:themeColor="text1" w:themeTint="F2"/>
          <w:sz w:val="28"/>
          <w:szCs w:val="28"/>
          <w:rtl/>
        </w:rPr>
        <w:t xml:space="preserve"> </w:t>
      </w:r>
      <w:r w:rsidRPr="00496911">
        <w:rPr>
          <w:rFonts w:cs="Traditional Arabic" w:hint="cs"/>
          <w:b/>
          <w:bCs/>
          <w:color w:val="0D0D0D" w:themeColor="text1" w:themeTint="F2"/>
          <w:sz w:val="28"/>
          <w:szCs w:val="28"/>
          <w:rtl/>
        </w:rPr>
        <w:t>وإدارة</w:t>
      </w:r>
      <w:r w:rsidRPr="00496911">
        <w:rPr>
          <w:rFonts w:cs="Traditional Arabic"/>
          <w:b/>
          <w:bCs/>
          <w:color w:val="0D0D0D" w:themeColor="text1" w:themeTint="F2"/>
          <w:sz w:val="28"/>
          <w:szCs w:val="28"/>
          <w:rtl/>
        </w:rPr>
        <w:t xml:space="preserve"> </w:t>
      </w:r>
      <w:r w:rsidRPr="00496911">
        <w:rPr>
          <w:rFonts w:cs="Traditional Arabic" w:hint="cs"/>
          <w:b/>
          <w:bCs/>
          <w:color w:val="0D0D0D" w:themeColor="text1" w:themeTint="F2"/>
          <w:sz w:val="28"/>
          <w:szCs w:val="28"/>
          <w:rtl/>
        </w:rPr>
        <w:t>الجلسة</w:t>
      </w:r>
      <w:r>
        <w:rPr>
          <w:rFonts w:ascii="Arial" w:eastAsia="Arial" w:hAnsi="Arial" w:cs="Arial"/>
          <w:b/>
          <w:bCs/>
          <w:color w:val="222222"/>
          <w:rtl/>
        </w:rPr>
        <w:t xml:space="preserve"> (</w:t>
      </w:r>
      <w:r w:rsidRPr="00496911">
        <w:rPr>
          <w:rFonts w:ascii="Arial" w:eastAsia="Arial" w:hAnsi="Arial" w:cs="Arial"/>
          <w:b/>
          <w:bCs/>
          <w:color w:val="222222"/>
        </w:rPr>
        <w:t>Login &amp; Session Management</w:t>
      </w:r>
      <w:r w:rsidRPr="00496911">
        <w:rPr>
          <w:rFonts w:ascii="Arial" w:eastAsia="Arial" w:hAnsi="Arial" w:cs="Arial"/>
          <w:b/>
          <w:bCs/>
          <w:color w:val="222222"/>
          <w:rtl/>
        </w:rPr>
        <w:t>)</w:t>
      </w:r>
      <w:r>
        <w:rPr>
          <w:rFonts w:ascii="Arial" w:eastAsia="Arial" w:hAnsi="Arial" w:cs="Arial" w:hint="cs"/>
          <w:b/>
          <w:bCs/>
          <w:color w:val="222222"/>
          <w:rtl/>
        </w:rPr>
        <w:t>:</w:t>
      </w:r>
    </w:p>
    <w:p w14:paraId="72812669" w14:textId="77777777" w:rsidR="00CB6CC5" w:rsidRPr="00840E93" w:rsidRDefault="00CB6CC5" w:rsidP="00CB6CC5">
      <w:pPr>
        <w:pStyle w:val="ListParagraph"/>
        <w:numPr>
          <w:ilvl w:val="0"/>
          <w:numId w:val="85"/>
        </w:numPr>
        <w:pBdr>
          <w:top w:val="nil"/>
          <w:left w:val="nil"/>
          <w:bottom w:val="nil"/>
          <w:right w:val="nil"/>
          <w:between w:val="nil"/>
        </w:pBdr>
        <w:spacing w:before="0" w:after="0" w:line="256" w:lineRule="auto"/>
        <w:jc w:val="both"/>
        <w:rPr>
          <w:rFonts w:eastAsia="Arial" w:cs="Traditional Arabic"/>
        </w:rPr>
      </w:pPr>
      <w:r>
        <w:rPr>
          <w:rFonts w:cs="Traditional Arabic" w:hint="cs"/>
          <w:b/>
          <w:bCs/>
          <w:color w:val="0D0D0D" w:themeColor="text1" w:themeTint="F2"/>
          <w:sz w:val="28"/>
          <w:szCs w:val="28"/>
          <w:rtl/>
        </w:rPr>
        <w:t xml:space="preserve"> </w:t>
      </w:r>
      <w:r w:rsidRPr="00840E93">
        <w:rPr>
          <w:rFonts w:eastAsia="Arial" w:cs="Traditional Arabic"/>
          <w:rtl/>
        </w:rPr>
        <w:t xml:space="preserve">الفاعلون الأساسيون: </w:t>
      </w:r>
      <w:r>
        <w:rPr>
          <w:rFonts w:eastAsia="Arial" w:cs="Traditional Arabic" w:hint="cs"/>
          <w:rtl/>
        </w:rPr>
        <w:t>مسؤول النظام</w:t>
      </w:r>
      <w:r w:rsidRPr="00840E93">
        <w:rPr>
          <w:rFonts w:eastAsia="Arial" w:cs="Traditional Arabic"/>
          <w:rtl/>
        </w:rPr>
        <w:t>.</w:t>
      </w:r>
    </w:p>
    <w:p w14:paraId="5FAB9117" w14:textId="77777777" w:rsidR="00CB6CC5" w:rsidRPr="00840E93" w:rsidRDefault="00CB6CC5" w:rsidP="00CB6CC5">
      <w:pPr>
        <w:pStyle w:val="ListParagraph"/>
        <w:numPr>
          <w:ilvl w:val="0"/>
          <w:numId w:val="85"/>
        </w:numPr>
        <w:pBdr>
          <w:top w:val="nil"/>
          <w:left w:val="nil"/>
          <w:bottom w:val="nil"/>
          <w:right w:val="nil"/>
          <w:between w:val="nil"/>
        </w:pBdr>
        <w:spacing w:before="0" w:after="0" w:line="256" w:lineRule="auto"/>
        <w:jc w:val="both"/>
        <w:rPr>
          <w:rFonts w:eastAsia="Arial" w:cs="Traditional Arabic"/>
        </w:rPr>
      </w:pPr>
      <w:r w:rsidRPr="00840E93">
        <w:rPr>
          <w:rFonts w:eastAsia="Arial" w:cs="Traditional Arabic"/>
          <w:rtl/>
        </w:rPr>
        <w:t>الفاعلون الثانويون: لا يوجد.</w:t>
      </w:r>
    </w:p>
    <w:p w14:paraId="53E9FE70" w14:textId="77777777" w:rsidR="00CB6CC5" w:rsidRPr="00840E93" w:rsidRDefault="00CB6CC5" w:rsidP="00CB6CC5">
      <w:pPr>
        <w:pStyle w:val="ListParagraph"/>
        <w:numPr>
          <w:ilvl w:val="0"/>
          <w:numId w:val="85"/>
        </w:numPr>
        <w:pBdr>
          <w:top w:val="nil"/>
          <w:left w:val="nil"/>
          <w:bottom w:val="nil"/>
          <w:right w:val="nil"/>
          <w:between w:val="nil"/>
        </w:pBdr>
        <w:spacing w:before="0" w:after="0" w:line="256" w:lineRule="auto"/>
        <w:jc w:val="both"/>
        <w:rPr>
          <w:rFonts w:eastAsia="Arial" w:cs="Traditional Arabic"/>
        </w:rPr>
      </w:pPr>
      <w:r w:rsidRPr="00840E93">
        <w:rPr>
          <w:rFonts w:eastAsia="Arial" w:cs="Traditional Arabic"/>
          <w:rtl/>
        </w:rPr>
        <w:t xml:space="preserve">الملخص: </w:t>
      </w:r>
      <w:r w:rsidRPr="00254C1D">
        <w:rPr>
          <w:rFonts w:eastAsia="Arial" w:cs="Traditional Arabic"/>
          <w:rtl/>
        </w:rPr>
        <w:t>استعراض طلبات إنشاء الحسابات المعلقة والمقدمة من قبل الأطباء، والتحقق من صحة بياناتهم المهنية</w:t>
      </w:r>
      <w:r w:rsidRPr="00840E93">
        <w:rPr>
          <w:rFonts w:eastAsia="Arial" w:cs="Traditional Arabic"/>
          <w:rtl/>
        </w:rPr>
        <w:t>.</w:t>
      </w:r>
    </w:p>
    <w:p w14:paraId="52D2FBC8" w14:textId="77777777" w:rsidR="00CB6CC5" w:rsidRPr="00840E93" w:rsidRDefault="00CB6CC5" w:rsidP="00CB6CC5">
      <w:pPr>
        <w:pStyle w:val="ListParagraph"/>
        <w:pBdr>
          <w:top w:val="nil"/>
          <w:left w:val="nil"/>
          <w:bottom w:val="nil"/>
          <w:right w:val="nil"/>
          <w:between w:val="nil"/>
        </w:pBdr>
        <w:spacing w:before="0" w:after="0" w:line="256" w:lineRule="auto"/>
        <w:jc w:val="both"/>
        <w:rPr>
          <w:rFonts w:eastAsia="Arial" w:cs="Traditional Arabic"/>
        </w:rPr>
      </w:pP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115"/>
        <w:gridCol w:w="2340"/>
      </w:tblGrid>
      <w:tr w:rsidR="00CB6CC5" w:rsidRPr="00840E93" w14:paraId="3DEAC2BF" w14:textId="77777777" w:rsidTr="00650A32">
        <w:tc>
          <w:tcPr>
            <w:tcW w:w="6115" w:type="dxa"/>
            <w:tcMar>
              <w:top w:w="80" w:type="dxa"/>
              <w:left w:w="100" w:type="dxa"/>
              <w:bottom w:w="80" w:type="dxa"/>
              <w:right w:w="100" w:type="dxa"/>
            </w:tcMar>
            <w:vAlign w:val="center"/>
          </w:tcPr>
          <w:p w14:paraId="0312137B" w14:textId="77777777" w:rsidR="00CB6CC5" w:rsidRDefault="00CB6CC5" w:rsidP="00650A32">
            <w:pPr>
              <w:spacing w:before="0" w:after="60" w:line="240" w:lineRule="auto"/>
              <w:jc w:val="center"/>
              <w:rPr>
                <w:rFonts w:eastAsia="Arial" w:cs="Traditional Arabic"/>
                <w:rtl/>
              </w:rPr>
            </w:pPr>
            <w:r>
              <w:rPr>
                <w:rFonts w:eastAsia="Arial" w:cs="Traditional Arabic" w:hint="cs"/>
                <w:rtl/>
              </w:rPr>
              <w:t>المسؤول قام بتسجل الدخول ومصدق من النظام</w:t>
            </w:r>
            <w:r w:rsidRPr="00840E93">
              <w:rPr>
                <w:rFonts w:eastAsia="Arial" w:cs="Traditional Arabic"/>
                <w:rtl/>
              </w:rPr>
              <w:t>.</w:t>
            </w:r>
          </w:p>
          <w:p w14:paraId="678217C5" w14:textId="77777777" w:rsidR="00CB6CC5" w:rsidRPr="00840E93" w:rsidRDefault="00CB6CC5" w:rsidP="00650A32">
            <w:pPr>
              <w:spacing w:before="0" w:after="60" w:line="240" w:lineRule="auto"/>
              <w:jc w:val="center"/>
              <w:rPr>
                <w:rFonts w:eastAsia="Arial" w:cs="Traditional Arabic"/>
              </w:rPr>
            </w:pPr>
            <w:r w:rsidRPr="00254C1D">
              <w:rPr>
                <w:rFonts w:eastAsia="Arial" w:cs="Traditional Arabic"/>
                <w:rtl/>
              </w:rPr>
              <w:t>وجود طلب تسجيل طبيب واحد على الأقل في حالة الانتظار</w:t>
            </w:r>
          </w:p>
        </w:tc>
        <w:tc>
          <w:tcPr>
            <w:tcW w:w="2340" w:type="dxa"/>
            <w:vAlign w:val="center"/>
          </w:tcPr>
          <w:p w14:paraId="04D6C25B" w14:textId="77777777" w:rsidR="00CB6CC5" w:rsidRPr="00840E93" w:rsidRDefault="00CB6CC5" w:rsidP="00650A32">
            <w:pPr>
              <w:spacing w:before="0" w:after="60" w:line="240" w:lineRule="auto"/>
              <w:jc w:val="center"/>
              <w:rPr>
                <w:rFonts w:eastAsia="Arial" w:cs="Traditional Arabic"/>
                <w:b/>
                <w:bCs/>
                <w:rtl/>
              </w:rPr>
            </w:pPr>
            <w:r w:rsidRPr="00840E93">
              <w:rPr>
                <w:rFonts w:eastAsia="Arial" w:cs="Traditional Arabic"/>
                <w:b/>
                <w:bCs/>
                <w:rtl/>
              </w:rPr>
              <w:t>الشروط المسبقة</w:t>
            </w:r>
          </w:p>
        </w:tc>
      </w:tr>
      <w:tr w:rsidR="00CB6CC5" w:rsidRPr="00840E93" w14:paraId="6CBFB10A" w14:textId="77777777" w:rsidTr="00650A32">
        <w:tc>
          <w:tcPr>
            <w:tcW w:w="6115" w:type="dxa"/>
            <w:tcMar>
              <w:top w:w="80" w:type="dxa"/>
              <w:left w:w="100" w:type="dxa"/>
              <w:bottom w:w="80" w:type="dxa"/>
              <w:right w:w="100" w:type="dxa"/>
            </w:tcMar>
            <w:vAlign w:val="center"/>
          </w:tcPr>
          <w:p w14:paraId="723E013C" w14:textId="77777777" w:rsidR="00CB6CC5" w:rsidRPr="00840E93" w:rsidRDefault="00CB6CC5" w:rsidP="00650A32">
            <w:pPr>
              <w:spacing w:before="0" w:after="60" w:line="240" w:lineRule="auto"/>
              <w:jc w:val="center"/>
              <w:rPr>
                <w:rFonts w:eastAsia="Arial" w:cs="Traditional Arabic"/>
              </w:rPr>
            </w:pPr>
            <w:r>
              <w:rPr>
                <w:rFonts w:eastAsia="Arial" w:cs="Traditional Arabic" w:hint="cs"/>
                <w:rtl/>
              </w:rPr>
              <w:t>طلب المسؤول ل</w:t>
            </w:r>
            <w:r w:rsidRPr="00254C1D">
              <w:rPr>
                <w:rFonts w:eastAsia="Arial" w:cs="Traditional Arabic"/>
                <w:rtl/>
              </w:rPr>
              <w:t xml:space="preserve">قائمة طلبات التسجيل </w:t>
            </w:r>
            <w:r w:rsidRPr="00254C1D">
              <w:rPr>
                <w:rFonts w:eastAsia="Arial" w:cs="Traditional Arabic" w:hint="cs"/>
                <w:rtl/>
              </w:rPr>
              <w:t>المعلقة</w:t>
            </w:r>
            <w:r>
              <w:rPr>
                <w:rFonts w:eastAsia="Arial" w:cs="Traditional Arabic" w:hint="cs"/>
                <w:rtl/>
              </w:rPr>
              <w:t xml:space="preserve"> </w:t>
            </w:r>
            <w:r w:rsidRPr="00254C1D">
              <w:rPr>
                <w:rFonts w:eastAsia="Arial" w:cs="Traditional Arabic" w:hint="cs"/>
                <w:rtl/>
              </w:rPr>
              <w:t>لمراجعة</w:t>
            </w:r>
            <w:r w:rsidRPr="00254C1D">
              <w:rPr>
                <w:rFonts w:eastAsia="Arial" w:cs="Traditional Arabic"/>
                <w:rtl/>
              </w:rPr>
              <w:t xml:space="preserve"> الطلبات الجديدة</w:t>
            </w:r>
            <w:r w:rsidRPr="00254C1D">
              <w:rPr>
                <w:rFonts w:eastAsia="Arial" w:cs="Traditional Arabic"/>
              </w:rPr>
              <w:t>.</w:t>
            </w:r>
          </w:p>
        </w:tc>
        <w:tc>
          <w:tcPr>
            <w:tcW w:w="2340" w:type="dxa"/>
            <w:vAlign w:val="center"/>
          </w:tcPr>
          <w:p w14:paraId="4FC2518F" w14:textId="77777777" w:rsidR="00CB6CC5" w:rsidRPr="00840E93" w:rsidRDefault="00CB6CC5" w:rsidP="00650A32">
            <w:pPr>
              <w:spacing w:before="0" w:after="60" w:line="240" w:lineRule="auto"/>
              <w:jc w:val="center"/>
              <w:rPr>
                <w:rFonts w:eastAsia="Arial" w:cs="Traditional Arabic"/>
                <w:b/>
                <w:bCs/>
                <w:rtl/>
              </w:rPr>
            </w:pPr>
            <w:r w:rsidRPr="00840E93">
              <w:rPr>
                <w:rFonts w:eastAsia="Arial" w:cs="Traditional Arabic"/>
                <w:b/>
                <w:bCs/>
                <w:rtl/>
              </w:rPr>
              <w:t>المُشغِّل (</w:t>
            </w:r>
            <w:r w:rsidRPr="00840E93">
              <w:rPr>
                <w:rFonts w:eastAsia="Arial" w:cs="Traditional Arabic"/>
                <w:b/>
                <w:bCs/>
              </w:rPr>
              <w:t>Trigger</w:t>
            </w:r>
            <w:r w:rsidRPr="00840E93">
              <w:rPr>
                <w:rFonts w:eastAsia="Arial" w:cs="Traditional Arabic"/>
                <w:b/>
                <w:bCs/>
                <w:rtl/>
              </w:rPr>
              <w:t>)</w:t>
            </w:r>
          </w:p>
        </w:tc>
      </w:tr>
      <w:tr w:rsidR="00CB6CC5" w:rsidRPr="00840E93" w14:paraId="05C8CD63" w14:textId="77777777" w:rsidTr="00650A32">
        <w:tc>
          <w:tcPr>
            <w:tcW w:w="6115" w:type="dxa"/>
            <w:tcMar>
              <w:top w:w="80" w:type="dxa"/>
              <w:left w:w="100" w:type="dxa"/>
              <w:bottom w:w="80" w:type="dxa"/>
              <w:right w:w="100" w:type="dxa"/>
            </w:tcMar>
            <w:vAlign w:val="center"/>
          </w:tcPr>
          <w:p w14:paraId="10F7C186" w14:textId="77777777" w:rsidR="00CB6CC5" w:rsidRPr="00254C1D" w:rsidRDefault="00CB6CC5" w:rsidP="00CB6CC5">
            <w:pPr>
              <w:pStyle w:val="ListParagraph"/>
              <w:numPr>
                <w:ilvl w:val="0"/>
                <w:numId w:val="108"/>
              </w:numPr>
              <w:spacing w:after="60"/>
              <w:rPr>
                <w:rFonts w:eastAsia="Arial" w:cs="Traditional Arabic"/>
              </w:rPr>
            </w:pPr>
            <w:r w:rsidRPr="00254C1D">
              <w:rPr>
                <w:rFonts w:eastAsia="Arial" w:cs="Traditional Arabic"/>
                <w:rtl/>
              </w:rPr>
              <w:t>يفتح</w:t>
            </w:r>
            <w:r>
              <w:rPr>
                <w:rFonts w:eastAsia="Arial" w:cs="Traditional Arabic" w:hint="cs"/>
                <w:rtl/>
              </w:rPr>
              <w:t xml:space="preserve"> المسؤول</w:t>
            </w:r>
            <w:r w:rsidRPr="00254C1D">
              <w:rPr>
                <w:rFonts w:eastAsia="Arial" w:cs="Traditional Arabic"/>
                <w:rtl/>
              </w:rPr>
              <w:t xml:space="preserve"> قائمة «طلبات التسجيل المعلقة».</w:t>
            </w:r>
          </w:p>
          <w:p w14:paraId="0BC7F2F2" w14:textId="77777777" w:rsidR="00CB6CC5" w:rsidRPr="00254C1D" w:rsidRDefault="00CB6CC5" w:rsidP="00CB6CC5">
            <w:pPr>
              <w:pStyle w:val="ListParagraph"/>
              <w:numPr>
                <w:ilvl w:val="0"/>
                <w:numId w:val="108"/>
              </w:numPr>
              <w:spacing w:before="0" w:after="60" w:line="240" w:lineRule="auto"/>
              <w:rPr>
                <w:rFonts w:eastAsia="Arial" w:cs="Traditional Arabic"/>
                <w:rtl/>
              </w:rPr>
            </w:pPr>
            <w:r w:rsidRPr="00254C1D">
              <w:rPr>
                <w:rFonts w:eastAsia="Arial" w:cs="Traditional Arabic"/>
                <w:rtl/>
              </w:rPr>
              <w:t>يعرض النظام قائمة بط</w:t>
            </w:r>
            <w:r>
              <w:rPr>
                <w:rFonts w:eastAsia="Arial" w:cs="Traditional Arabic" w:hint="cs"/>
                <w:rtl/>
              </w:rPr>
              <w:t>ل</w:t>
            </w:r>
            <w:r w:rsidRPr="00254C1D">
              <w:rPr>
                <w:rFonts w:eastAsia="Arial" w:cs="Traditional Arabic"/>
                <w:rtl/>
              </w:rPr>
              <w:t xml:space="preserve">بات التسجيل مع بيانات الأطباء (الاسم، البريد الإلكتروني، رقم الرخصة، رقم الهاتف). </w:t>
            </w:r>
          </w:p>
          <w:p w14:paraId="10BFE969" w14:textId="77777777" w:rsidR="00CB6CC5" w:rsidRPr="00254C1D" w:rsidRDefault="00CB6CC5" w:rsidP="00CB6CC5">
            <w:pPr>
              <w:pStyle w:val="ListParagraph"/>
              <w:numPr>
                <w:ilvl w:val="0"/>
                <w:numId w:val="108"/>
              </w:numPr>
              <w:spacing w:before="0" w:after="60" w:line="240" w:lineRule="auto"/>
              <w:rPr>
                <w:rFonts w:eastAsia="Arial" w:cs="Traditional Arabic"/>
                <w:rtl/>
              </w:rPr>
            </w:pPr>
            <w:r w:rsidRPr="00254C1D">
              <w:rPr>
                <w:rFonts w:eastAsia="Arial" w:cs="Traditional Arabic"/>
                <w:rtl/>
              </w:rPr>
              <w:t>يختار المسؤول طلب تسجيل محدد لمراجعته والتحقق من صحة بيانات الطبيب ورخصته المهنية.</w:t>
            </w:r>
          </w:p>
          <w:p w14:paraId="2D6A1D2A" w14:textId="77777777" w:rsidR="00CB6CC5" w:rsidRPr="00254C1D" w:rsidRDefault="00CB6CC5" w:rsidP="00CB6CC5">
            <w:pPr>
              <w:pStyle w:val="ListParagraph"/>
              <w:numPr>
                <w:ilvl w:val="0"/>
                <w:numId w:val="108"/>
              </w:numPr>
              <w:spacing w:before="0" w:after="60" w:line="240" w:lineRule="auto"/>
              <w:rPr>
                <w:rFonts w:eastAsia="Arial" w:cs="Traditional Arabic"/>
                <w:rtl/>
              </w:rPr>
            </w:pPr>
            <w:r w:rsidRPr="00254C1D">
              <w:rPr>
                <w:rFonts w:eastAsia="Arial" w:cs="Traditional Arabic"/>
                <w:rtl/>
              </w:rPr>
              <w:t xml:space="preserve">يضغط المسؤول على زر </w:t>
            </w:r>
            <w:r w:rsidRPr="00254C1D">
              <w:rPr>
                <w:rFonts w:eastAsia="Arial" w:cs="Traditional Arabic"/>
                <w:b/>
                <w:bCs/>
                <w:rtl/>
              </w:rPr>
              <w:t>«</w:t>
            </w:r>
            <w:r w:rsidRPr="00254C1D">
              <w:rPr>
                <w:rFonts w:eastAsia="Arial" w:cs="Traditional Arabic"/>
                <w:rtl/>
              </w:rPr>
              <w:t>قبول الطلب</w:t>
            </w:r>
            <w:r w:rsidRPr="00254C1D">
              <w:rPr>
                <w:rFonts w:eastAsia="Arial" w:cs="Traditional Arabic"/>
                <w:b/>
                <w:bCs/>
                <w:rtl/>
              </w:rPr>
              <w:t xml:space="preserve">» </w:t>
            </w:r>
          </w:p>
          <w:p w14:paraId="5AED9AB0" w14:textId="77777777" w:rsidR="00CB6CC5" w:rsidRDefault="00CB6CC5" w:rsidP="00CB6CC5">
            <w:pPr>
              <w:pStyle w:val="ListParagraph"/>
              <w:numPr>
                <w:ilvl w:val="0"/>
                <w:numId w:val="108"/>
              </w:numPr>
              <w:spacing w:before="0" w:after="60" w:line="240" w:lineRule="auto"/>
              <w:rPr>
                <w:rFonts w:eastAsia="Arial" w:cs="Traditional Arabic"/>
              </w:rPr>
            </w:pPr>
            <w:r w:rsidRPr="00254C1D">
              <w:rPr>
                <w:rFonts w:eastAsia="Arial" w:cs="Traditional Arabic"/>
                <w:rtl/>
              </w:rPr>
              <w:t>يغير النظام حالة الحساب إلى «</w:t>
            </w:r>
            <w:r w:rsidRPr="00254C1D">
              <w:rPr>
                <w:rFonts w:eastAsia="Arial" w:cs="Traditional Arabic" w:hint="cs"/>
                <w:rtl/>
              </w:rPr>
              <w:t>مقبول» ويقوم</w:t>
            </w:r>
            <w:r w:rsidRPr="00254C1D">
              <w:rPr>
                <w:rFonts w:eastAsia="Arial" w:cs="Traditional Arabic"/>
                <w:rtl/>
              </w:rPr>
              <w:t xml:space="preserve"> بتفعيله</w:t>
            </w:r>
            <w:r>
              <w:rPr>
                <w:rFonts w:eastAsia="Arial" w:cs="Traditional Arabic" w:hint="cs"/>
                <w:rtl/>
              </w:rPr>
              <w:t>.</w:t>
            </w:r>
          </w:p>
          <w:p w14:paraId="6854483F" w14:textId="77777777" w:rsidR="00CB6CC5" w:rsidRPr="00254C1D" w:rsidRDefault="00CB6CC5" w:rsidP="00CB6CC5">
            <w:pPr>
              <w:pStyle w:val="ListParagraph"/>
              <w:numPr>
                <w:ilvl w:val="0"/>
                <w:numId w:val="108"/>
              </w:numPr>
              <w:spacing w:before="0" w:after="60" w:line="240" w:lineRule="auto"/>
              <w:rPr>
                <w:rFonts w:eastAsia="Arial" w:cs="Traditional Arabic"/>
                <w:rtl/>
              </w:rPr>
            </w:pPr>
            <w:r w:rsidRPr="00254C1D">
              <w:rPr>
                <w:rFonts w:eastAsia="Arial" w:cs="Traditional Arabic"/>
                <w:rtl/>
              </w:rPr>
              <w:t xml:space="preserve">يولد النظام رمزاً آمناً لإعادة ضبط كلمة المرور ويرسله تلقائياً إلى البريد الإلكتروني الخاص بالطبيب لتنسيق كلمة المرور لأول مرة. </w:t>
            </w:r>
          </w:p>
          <w:p w14:paraId="046491D3" w14:textId="77777777" w:rsidR="00CB6CC5" w:rsidRPr="00254C1D" w:rsidRDefault="00CB6CC5" w:rsidP="00CB6CC5">
            <w:pPr>
              <w:pStyle w:val="ListParagraph"/>
              <w:numPr>
                <w:ilvl w:val="0"/>
                <w:numId w:val="108"/>
              </w:numPr>
              <w:spacing w:before="0" w:after="60" w:line="240" w:lineRule="auto"/>
              <w:rPr>
                <w:rFonts w:eastAsia="Arial" w:cs="Traditional Arabic"/>
                <w:rtl/>
              </w:rPr>
            </w:pPr>
            <w:r w:rsidRPr="00254C1D">
              <w:rPr>
                <w:rFonts w:eastAsia="Arial" w:cs="Traditional Arabic"/>
                <w:rtl/>
              </w:rPr>
              <w:t>يعرض النظام للمسؤول رسالة تأكيد نجاح العملية وتحديث قائمة الطلبات المعلقة.</w:t>
            </w:r>
          </w:p>
          <w:p w14:paraId="213B0593" w14:textId="77777777" w:rsidR="00CB6CC5" w:rsidRPr="00840E93" w:rsidRDefault="00CB6CC5" w:rsidP="00650A32">
            <w:pPr>
              <w:spacing w:before="0" w:after="60" w:line="240" w:lineRule="auto"/>
              <w:jc w:val="center"/>
              <w:rPr>
                <w:rFonts w:eastAsia="Arial" w:cs="Traditional Arabic"/>
              </w:rPr>
            </w:pPr>
          </w:p>
        </w:tc>
        <w:tc>
          <w:tcPr>
            <w:tcW w:w="2340" w:type="dxa"/>
            <w:vAlign w:val="center"/>
          </w:tcPr>
          <w:p w14:paraId="70519B89" w14:textId="77777777" w:rsidR="00CB6CC5" w:rsidRPr="00840E93" w:rsidRDefault="00CB6CC5" w:rsidP="00650A32">
            <w:pPr>
              <w:spacing w:before="0" w:after="60" w:line="240" w:lineRule="auto"/>
              <w:jc w:val="center"/>
              <w:rPr>
                <w:rFonts w:eastAsia="Arial" w:cs="Traditional Arabic"/>
                <w:b/>
                <w:bCs/>
                <w:rtl/>
              </w:rPr>
            </w:pPr>
            <w:r w:rsidRPr="00840E93">
              <w:rPr>
                <w:rFonts w:eastAsia="Arial" w:cs="Traditional Arabic"/>
                <w:b/>
                <w:bCs/>
                <w:rtl/>
              </w:rPr>
              <w:t>السيناريو الأساسي</w:t>
            </w:r>
          </w:p>
        </w:tc>
      </w:tr>
      <w:tr w:rsidR="00CB6CC5" w:rsidRPr="00840E93" w14:paraId="0D191DA8" w14:textId="77777777" w:rsidTr="00650A32">
        <w:tc>
          <w:tcPr>
            <w:tcW w:w="6115" w:type="dxa"/>
            <w:tcMar>
              <w:top w:w="80" w:type="dxa"/>
              <w:left w:w="100" w:type="dxa"/>
              <w:bottom w:w="80" w:type="dxa"/>
              <w:right w:w="100" w:type="dxa"/>
            </w:tcMar>
            <w:vAlign w:val="center"/>
          </w:tcPr>
          <w:p w14:paraId="037BF0C3" w14:textId="77777777" w:rsidR="00CB6CC5" w:rsidRPr="00DB648F" w:rsidRDefault="00CB6CC5" w:rsidP="00CB6CC5">
            <w:pPr>
              <w:pStyle w:val="ListParagraph"/>
              <w:numPr>
                <w:ilvl w:val="0"/>
                <w:numId w:val="110"/>
              </w:numPr>
              <w:spacing w:before="0" w:after="40" w:line="240" w:lineRule="auto"/>
              <w:rPr>
                <w:rFonts w:eastAsia="Arial" w:cs="Traditional Arabic"/>
              </w:rPr>
            </w:pPr>
            <w:r w:rsidRPr="00DB648F">
              <w:rPr>
                <w:rFonts w:eastAsia="Arial" w:cs="Traditional Arabic"/>
                <w:b/>
                <w:bCs/>
                <w:rtl/>
              </w:rPr>
              <w:t>رفض الطلب (</w:t>
            </w:r>
            <w:r w:rsidRPr="00DB648F">
              <w:rPr>
                <w:rFonts w:eastAsia="Arial" w:cs="Traditional Arabic"/>
                <w:b/>
                <w:bCs/>
              </w:rPr>
              <w:t>Rejection Flow</w:t>
            </w:r>
            <w:r w:rsidRPr="00DB648F">
              <w:rPr>
                <w:rFonts w:eastAsia="Arial" w:cs="Traditional Arabic"/>
                <w:b/>
                <w:bCs/>
                <w:rtl/>
              </w:rPr>
              <w:t>):</w:t>
            </w:r>
          </w:p>
          <w:p w14:paraId="44D0193E" w14:textId="77777777" w:rsidR="00CB6CC5" w:rsidRPr="00DB648F" w:rsidRDefault="00CB6CC5" w:rsidP="00CB6CC5">
            <w:pPr>
              <w:numPr>
                <w:ilvl w:val="0"/>
                <w:numId w:val="109"/>
              </w:numPr>
              <w:spacing w:before="0" w:after="40" w:line="240" w:lineRule="auto"/>
              <w:rPr>
                <w:rFonts w:eastAsia="Arial" w:cs="Traditional Arabic"/>
                <w:rtl/>
              </w:rPr>
            </w:pPr>
            <w:r w:rsidRPr="00DB648F">
              <w:rPr>
                <w:rFonts w:eastAsia="Arial" w:cs="Traditional Arabic"/>
                <w:rtl/>
              </w:rPr>
              <w:t xml:space="preserve">في الخطوة (4)، يقرر المسؤول عدم استيفاء الشروط ويضغط على زر </w:t>
            </w:r>
            <w:r w:rsidRPr="00DB648F">
              <w:rPr>
                <w:rFonts w:eastAsia="Arial" w:cs="Traditional Arabic"/>
                <w:b/>
                <w:bCs/>
                <w:rtl/>
              </w:rPr>
              <w:t>«رفض» (</w:t>
            </w:r>
            <w:r w:rsidRPr="00DB648F">
              <w:rPr>
                <w:rFonts w:eastAsia="Arial" w:cs="Traditional Arabic"/>
                <w:b/>
                <w:bCs/>
              </w:rPr>
              <w:t>Reject</w:t>
            </w:r>
            <w:r w:rsidRPr="00DB648F">
              <w:rPr>
                <w:rFonts w:eastAsia="Arial" w:cs="Traditional Arabic"/>
                <w:b/>
                <w:bCs/>
                <w:rtl/>
              </w:rPr>
              <w:t>)</w:t>
            </w:r>
            <w:r w:rsidRPr="00DB648F">
              <w:rPr>
                <w:rFonts w:eastAsia="Arial" w:cs="Traditional Arabic"/>
                <w:rtl/>
              </w:rPr>
              <w:t xml:space="preserve">. </w:t>
            </w:r>
          </w:p>
          <w:p w14:paraId="7E654666" w14:textId="77777777" w:rsidR="00CB6CC5" w:rsidRPr="00DB648F" w:rsidRDefault="00CB6CC5" w:rsidP="00CB6CC5">
            <w:pPr>
              <w:numPr>
                <w:ilvl w:val="0"/>
                <w:numId w:val="109"/>
              </w:numPr>
              <w:spacing w:before="0" w:after="40" w:line="240" w:lineRule="auto"/>
              <w:rPr>
                <w:rFonts w:eastAsia="Arial" w:cs="Traditional Arabic"/>
                <w:rtl/>
              </w:rPr>
            </w:pPr>
            <w:r w:rsidRPr="00DB648F">
              <w:rPr>
                <w:rFonts w:eastAsia="Arial" w:cs="Traditional Arabic"/>
                <w:rtl/>
              </w:rPr>
              <w:t xml:space="preserve">يطلب النظام إدخال سبب الرفض (اختياري/إجباري). </w:t>
            </w:r>
          </w:p>
          <w:p w14:paraId="0E4A9FF5" w14:textId="77777777" w:rsidR="00CB6CC5" w:rsidRPr="00DB648F" w:rsidRDefault="00CB6CC5" w:rsidP="00CB6CC5">
            <w:pPr>
              <w:numPr>
                <w:ilvl w:val="0"/>
                <w:numId w:val="109"/>
              </w:numPr>
              <w:spacing w:before="0" w:after="40" w:line="240" w:lineRule="auto"/>
              <w:rPr>
                <w:rFonts w:eastAsia="Arial" w:cs="Traditional Arabic"/>
                <w:rtl/>
              </w:rPr>
            </w:pPr>
            <w:r w:rsidRPr="00DB648F">
              <w:rPr>
                <w:rFonts w:eastAsia="Arial" w:cs="Traditional Arabic"/>
                <w:rtl/>
              </w:rPr>
              <w:t xml:space="preserve">يغير النظام حالة الحساب إلى </w:t>
            </w:r>
            <w:r w:rsidRPr="00DB648F">
              <w:rPr>
                <w:rFonts w:eastAsia="Arial" w:cs="Traditional Arabic" w:hint="cs"/>
                <w:rtl/>
              </w:rPr>
              <w:t>مرفوض.</w:t>
            </w:r>
          </w:p>
          <w:p w14:paraId="5FE738DE" w14:textId="77777777" w:rsidR="00CB6CC5" w:rsidRPr="00DB648F" w:rsidRDefault="00CB6CC5" w:rsidP="00CB6CC5">
            <w:pPr>
              <w:numPr>
                <w:ilvl w:val="0"/>
                <w:numId w:val="109"/>
              </w:numPr>
              <w:spacing w:before="0" w:after="40" w:line="240" w:lineRule="auto"/>
              <w:rPr>
                <w:rFonts w:eastAsia="Arial" w:cs="Traditional Arabic"/>
                <w:rtl/>
              </w:rPr>
            </w:pPr>
            <w:r w:rsidRPr="00DB648F">
              <w:rPr>
                <w:rFonts w:eastAsia="Arial" w:cs="Traditional Arabic"/>
                <w:rtl/>
              </w:rPr>
              <w:t>يرسل النظام بريدًا إلكترونيًا للطبيب يبلغه بالرفض وسببه</w:t>
            </w:r>
          </w:p>
          <w:p w14:paraId="447D85B3" w14:textId="77777777" w:rsidR="00CB6CC5" w:rsidRPr="00DB648F" w:rsidRDefault="00CB6CC5" w:rsidP="00CB6CC5">
            <w:pPr>
              <w:pStyle w:val="ListParagraph"/>
              <w:numPr>
                <w:ilvl w:val="0"/>
                <w:numId w:val="110"/>
              </w:numPr>
              <w:spacing w:before="0" w:after="60" w:line="240" w:lineRule="auto"/>
              <w:rPr>
                <w:rFonts w:eastAsia="Arial" w:cs="Traditional Arabic"/>
              </w:rPr>
            </w:pPr>
            <w:r w:rsidRPr="00DB648F">
              <w:rPr>
                <w:rFonts w:eastAsia="Arial" w:cs="Traditional Arabic" w:hint="cs"/>
                <w:b/>
                <w:bCs/>
                <w:rtl/>
              </w:rPr>
              <w:t>مح</w:t>
            </w:r>
            <w:r w:rsidRPr="00DB648F">
              <w:rPr>
                <w:rFonts w:eastAsia="Arial" w:cs="Traditional Arabic"/>
                <w:b/>
                <w:bCs/>
                <w:rtl/>
              </w:rPr>
              <w:t>اولة معالجة طلب معالج سابقًا:</w:t>
            </w:r>
          </w:p>
          <w:p w14:paraId="1E7EF0D5" w14:textId="77777777" w:rsidR="00CB6CC5" w:rsidRPr="00DB648F" w:rsidRDefault="00CB6CC5" w:rsidP="00650A32">
            <w:pPr>
              <w:spacing w:before="0" w:after="60" w:line="240" w:lineRule="auto"/>
              <w:ind w:left="720"/>
              <w:rPr>
                <w:rFonts w:eastAsia="Arial" w:cs="Traditional Arabic"/>
                <w:rtl/>
              </w:rPr>
            </w:pPr>
            <w:r w:rsidRPr="00DB648F">
              <w:rPr>
                <w:rFonts w:eastAsia="Arial" w:cs="Traditional Arabic"/>
                <w:rtl/>
              </w:rPr>
              <w:t xml:space="preserve">إذا حاول المسؤول معالجة طلب تم قبوله أو رفضه مسبقًا، يرجع النظام خطأ برقم (400 </w:t>
            </w:r>
            <w:r w:rsidRPr="00DB648F">
              <w:rPr>
                <w:rFonts w:eastAsia="Arial" w:cs="Traditional Arabic"/>
              </w:rPr>
              <w:t>Bad Request</w:t>
            </w:r>
            <w:r w:rsidRPr="00DB648F">
              <w:rPr>
                <w:rFonts w:eastAsia="Arial" w:cs="Traditional Arabic"/>
                <w:rtl/>
              </w:rPr>
              <w:t>) ويمنع إعادة المعالجة</w:t>
            </w:r>
          </w:p>
          <w:p w14:paraId="06E9D5D4" w14:textId="77777777" w:rsidR="00CB6CC5" w:rsidRPr="00DB648F" w:rsidRDefault="00CB6CC5" w:rsidP="00650A32">
            <w:pPr>
              <w:spacing w:before="0" w:after="60" w:line="240" w:lineRule="auto"/>
              <w:ind w:left="360"/>
              <w:jc w:val="center"/>
              <w:rPr>
                <w:rFonts w:eastAsia="Arial" w:cs="Traditional Arabic"/>
              </w:rPr>
            </w:pPr>
          </w:p>
        </w:tc>
        <w:tc>
          <w:tcPr>
            <w:tcW w:w="2340" w:type="dxa"/>
            <w:vAlign w:val="center"/>
          </w:tcPr>
          <w:p w14:paraId="53BCCD34" w14:textId="77777777" w:rsidR="00CB6CC5" w:rsidRPr="00840E93" w:rsidRDefault="00CB6CC5" w:rsidP="00650A32">
            <w:pPr>
              <w:spacing w:before="0" w:after="40" w:line="240" w:lineRule="auto"/>
              <w:jc w:val="center"/>
              <w:rPr>
                <w:rFonts w:eastAsia="Arial" w:cs="Traditional Arabic"/>
                <w:b/>
                <w:bCs/>
                <w:rtl/>
              </w:rPr>
            </w:pPr>
            <w:r w:rsidRPr="00840E93">
              <w:rPr>
                <w:rFonts w:eastAsia="Arial" w:cs="Traditional Arabic"/>
                <w:b/>
                <w:bCs/>
                <w:rtl/>
              </w:rPr>
              <w:t>السيناريوهات البديلة / الاستثنائية</w:t>
            </w:r>
          </w:p>
        </w:tc>
      </w:tr>
      <w:tr w:rsidR="00CB6CC5" w:rsidRPr="00840E93" w14:paraId="030AFA00" w14:textId="77777777" w:rsidTr="00650A32">
        <w:tc>
          <w:tcPr>
            <w:tcW w:w="6115" w:type="dxa"/>
            <w:tcMar>
              <w:top w:w="80" w:type="dxa"/>
              <w:left w:w="100" w:type="dxa"/>
              <w:bottom w:w="80" w:type="dxa"/>
              <w:right w:w="100" w:type="dxa"/>
            </w:tcMar>
            <w:vAlign w:val="center"/>
          </w:tcPr>
          <w:p w14:paraId="179380BD" w14:textId="77777777" w:rsidR="00CB6CC5" w:rsidRPr="00DB648F" w:rsidRDefault="00CB6CC5" w:rsidP="00CB6CC5">
            <w:pPr>
              <w:pStyle w:val="ListParagraph"/>
              <w:numPr>
                <w:ilvl w:val="0"/>
                <w:numId w:val="110"/>
              </w:numPr>
              <w:spacing w:before="0" w:after="60" w:line="240" w:lineRule="auto"/>
              <w:rPr>
                <w:rFonts w:eastAsia="Arial" w:cs="Traditional Arabic"/>
                <w:rtl/>
                <w:lang w:bidi="ar-SY"/>
              </w:rPr>
            </w:pPr>
            <w:r w:rsidRPr="00DB648F">
              <w:rPr>
                <w:rFonts w:eastAsia="Arial" w:cs="Traditional Arabic" w:hint="cs"/>
                <w:rtl/>
                <w:lang w:bidi="ar-SY"/>
              </w:rPr>
              <w:t>عند القبول:</w:t>
            </w:r>
            <w:r w:rsidRPr="00CB6CC5">
              <w:rPr>
                <w:rtl/>
              </w:rPr>
              <w:t xml:space="preserve"> </w:t>
            </w:r>
            <w:r w:rsidRPr="00CB6CC5">
              <w:rPr>
                <w:rFonts w:eastAsia="Arial" w:cs="Traditional Arabic"/>
                <w:rtl/>
              </w:rPr>
              <w:t>يتم توليد رمز آمن لإعادة ضبط كلمة المرور وإرساله عبر البريد الإلكتروني للطبيب لإعداد كلمة المرور لأول مرة</w:t>
            </w:r>
            <w:r w:rsidRPr="00CB6CC5">
              <w:rPr>
                <w:rFonts w:eastAsia="Arial" w:cs="Traditional Arabic"/>
                <w:lang w:bidi="ar-SY"/>
              </w:rPr>
              <w:t>.</w:t>
            </w:r>
          </w:p>
          <w:p w14:paraId="10BE89D0" w14:textId="77777777" w:rsidR="00CB6CC5" w:rsidRPr="00DB648F" w:rsidRDefault="00CB6CC5" w:rsidP="00CB6CC5">
            <w:pPr>
              <w:pStyle w:val="ListParagraph"/>
              <w:numPr>
                <w:ilvl w:val="0"/>
                <w:numId w:val="110"/>
              </w:numPr>
              <w:spacing w:before="0" w:after="60" w:line="240" w:lineRule="auto"/>
              <w:rPr>
                <w:rFonts w:eastAsia="Arial" w:cs="Traditional Arabic"/>
                <w:rtl/>
                <w:lang w:bidi="ar-SY"/>
              </w:rPr>
            </w:pPr>
            <w:r w:rsidRPr="00DB648F">
              <w:rPr>
                <w:rFonts w:eastAsia="Arial" w:cs="Traditional Arabic" w:hint="cs"/>
                <w:rtl/>
                <w:lang w:bidi="ar-SY"/>
              </w:rPr>
              <w:t>عند الرفض:</w:t>
            </w:r>
            <w:r w:rsidRPr="00CB6CC5">
              <w:rPr>
                <w:rtl/>
              </w:rPr>
              <w:t xml:space="preserve"> </w:t>
            </w:r>
            <w:r w:rsidRPr="00CB6CC5">
              <w:rPr>
                <w:rFonts w:eastAsia="Arial" w:cs="Traditional Arabic"/>
                <w:rtl/>
              </w:rPr>
              <w:t xml:space="preserve">يتم حفظ سبب </w:t>
            </w:r>
            <w:r w:rsidRPr="00CB6CC5">
              <w:rPr>
                <w:rFonts w:eastAsia="Arial" w:cs="Traditional Arabic" w:hint="cs"/>
                <w:rtl/>
              </w:rPr>
              <w:t>الرفض</w:t>
            </w:r>
            <w:r w:rsidRPr="00CB6CC5">
              <w:rPr>
                <w:rFonts w:eastAsia="Arial" w:cs="Traditional Arabic"/>
                <w:lang w:bidi="ar-SY"/>
              </w:rPr>
              <w:t xml:space="preserve"> </w:t>
            </w:r>
            <w:r w:rsidRPr="00CB6CC5">
              <w:rPr>
                <w:rFonts w:eastAsia="Arial" w:cs="Traditional Arabic"/>
                <w:rtl/>
                <w:lang w:bidi="ar-SY"/>
              </w:rPr>
              <w:t>وإرسال</w:t>
            </w:r>
            <w:r w:rsidRPr="00CB6CC5">
              <w:rPr>
                <w:rFonts w:eastAsia="Arial" w:cs="Traditional Arabic"/>
                <w:rtl/>
              </w:rPr>
              <w:t xml:space="preserve"> بريد إلكتروني تنبيهي للطبيب</w:t>
            </w:r>
            <w:r w:rsidRPr="00CB6CC5">
              <w:rPr>
                <w:rFonts w:eastAsia="Arial" w:cs="Traditional Arabic"/>
                <w:lang w:bidi="ar-SY"/>
              </w:rPr>
              <w:t>.</w:t>
            </w:r>
          </w:p>
        </w:tc>
        <w:tc>
          <w:tcPr>
            <w:tcW w:w="2340" w:type="dxa"/>
            <w:vAlign w:val="center"/>
          </w:tcPr>
          <w:p w14:paraId="78B9980C" w14:textId="77777777" w:rsidR="00CB6CC5" w:rsidRPr="00840E93" w:rsidRDefault="00CB6CC5" w:rsidP="00650A32">
            <w:pPr>
              <w:spacing w:before="0" w:after="60" w:line="240" w:lineRule="auto"/>
              <w:jc w:val="center"/>
              <w:rPr>
                <w:rFonts w:eastAsia="Arial" w:cs="Traditional Arabic"/>
                <w:b/>
                <w:bCs/>
                <w:rtl/>
              </w:rPr>
            </w:pPr>
            <w:r w:rsidRPr="00840E93">
              <w:rPr>
                <w:rFonts w:eastAsia="Arial" w:cs="Traditional Arabic"/>
                <w:b/>
                <w:bCs/>
                <w:rtl/>
              </w:rPr>
              <w:t>الشروط اللاحقة</w:t>
            </w:r>
          </w:p>
        </w:tc>
      </w:tr>
    </w:tbl>
    <w:p w14:paraId="70C025FB" w14:textId="6329485E" w:rsidR="00861926" w:rsidRDefault="00314D1D" w:rsidP="00861926">
      <w:pPr>
        <w:tabs>
          <w:tab w:val="left" w:pos="2009"/>
        </w:tabs>
        <w:rPr>
          <w:b/>
          <w:bCs/>
          <w:sz w:val="28"/>
          <w:szCs w:val="28"/>
          <w:rtl/>
        </w:rPr>
      </w:pPr>
      <w:r w:rsidRPr="009E61E4">
        <w:rPr>
          <w:rFonts w:cs="Traditional Arabic"/>
          <w:b/>
          <w:bCs/>
          <w:noProof/>
          <w:color w:val="0D0D0D" w:themeColor="text1" w:themeTint="F2"/>
          <w:sz w:val="28"/>
          <w:szCs w:val="28"/>
        </w:rPr>
        <w:lastRenderedPageBreak/>
        <mc:AlternateContent>
          <mc:Choice Requires="wps">
            <w:drawing>
              <wp:anchor distT="0" distB="0" distL="114300" distR="114300" simplePos="0" relativeHeight="251783168" behindDoc="0" locked="0" layoutInCell="1" allowOverlap="1" wp14:anchorId="470538C2" wp14:editId="4B262F0C">
                <wp:simplePos x="0" y="0"/>
                <wp:positionH relativeFrom="column">
                  <wp:posOffset>274955</wp:posOffset>
                </wp:positionH>
                <wp:positionV relativeFrom="paragraph">
                  <wp:posOffset>5739130</wp:posOffset>
                </wp:positionV>
                <wp:extent cx="5069205" cy="630555"/>
                <wp:effectExtent l="0" t="0" r="17145" b="17145"/>
                <wp:wrapSquare wrapText="bothSides"/>
                <wp:docPr id="1931689942" name="Text Box 1"/>
                <wp:cNvGraphicFramePr/>
                <a:graphic xmlns:a="http://schemas.openxmlformats.org/drawingml/2006/main">
                  <a:graphicData uri="http://schemas.microsoft.com/office/word/2010/wordprocessingShape">
                    <wps:wsp>
                      <wps:cNvSpPr txBox="1"/>
                      <wps:spPr>
                        <a:xfrm>
                          <a:off x="0" y="0"/>
                          <a:ext cx="5069205" cy="630555"/>
                        </a:xfrm>
                        <a:prstGeom prst="rect">
                          <a:avLst/>
                        </a:prstGeom>
                        <a:noFill/>
                        <a:ln>
                          <a:noFill/>
                        </a:ln>
                      </wps:spPr>
                      <wps:txbx>
                        <w:txbxContent>
                          <w:p w14:paraId="194D5330" w14:textId="0AD91627" w:rsidR="003A2763" w:rsidRPr="00CB6CC5" w:rsidRDefault="003A2763" w:rsidP="003A2763">
                            <w:pPr>
                              <w:pStyle w:val="Caption"/>
                              <w:jc w:val="center"/>
                              <w:rPr>
                                <w:rFonts w:cs="Traditional Arabic"/>
                              </w:rPr>
                            </w:pPr>
                            <w:r w:rsidRPr="00CB6CC5">
                              <w:rPr>
                                <w:rFonts w:cs="Traditional Arabic"/>
                                <w:rtl/>
                              </w:rPr>
                              <w:t xml:space="preserve">رسم توضيحي </w:t>
                            </w:r>
                            <w:r w:rsidRPr="00CB6CC5">
                              <w:rPr>
                                <w:rFonts w:cs="Traditional Arabic"/>
                                <w:rtl/>
                              </w:rPr>
                              <w:fldChar w:fldCharType="begin"/>
                            </w:r>
                            <w:r w:rsidRPr="00CB6CC5">
                              <w:rPr>
                                <w:rFonts w:cs="Traditional Arabic"/>
                                <w:rtl/>
                              </w:rPr>
                              <w:instrText xml:space="preserve"> </w:instrText>
                            </w:r>
                            <w:r w:rsidRPr="00CB6CC5">
                              <w:rPr>
                                <w:rFonts w:cs="Traditional Arabic"/>
                              </w:rPr>
                              <w:instrText>SEQ</w:instrText>
                            </w:r>
                            <w:r w:rsidRPr="00CB6CC5">
                              <w:rPr>
                                <w:rFonts w:cs="Traditional Arabic"/>
                                <w:rtl/>
                              </w:rPr>
                              <w:instrText xml:space="preserve"> رسم_توضيحي \* </w:instrText>
                            </w:r>
                            <w:r w:rsidRPr="00CB6CC5">
                              <w:rPr>
                                <w:rFonts w:cs="Traditional Arabic"/>
                              </w:rPr>
                              <w:instrText>ARABIC</w:instrText>
                            </w:r>
                            <w:r w:rsidRPr="00CB6CC5">
                              <w:rPr>
                                <w:rFonts w:cs="Traditional Arabic"/>
                                <w:rtl/>
                              </w:rPr>
                              <w:instrText xml:space="preserve"> </w:instrText>
                            </w:r>
                            <w:r w:rsidRPr="00CB6CC5">
                              <w:rPr>
                                <w:rFonts w:cs="Traditional Arabic"/>
                                <w:rtl/>
                              </w:rPr>
                              <w:fldChar w:fldCharType="separate"/>
                            </w:r>
                            <w:r w:rsidR="0073589D">
                              <w:rPr>
                                <w:rFonts w:cs="Traditional Arabic"/>
                                <w:noProof/>
                                <w:rtl/>
                              </w:rPr>
                              <w:t>7</w:t>
                            </w:r>
                            <w:r w:rsidRPr="00CB6CC5">
                              <w:rPr>
                                <w:rFonts w:cs="Traditional Arabic"/>
                                <w:rtl/>
                              </w:rPr>
                              <w:fldChar w:fldCharType="end"/>
                            </w:r>
                            <w:r w:rsidRPr="00CB6CC5">
                              <w:rPr>
                                <w:rFonts w:cs="Traditional Arabic" w:hint="cs"/>
                                <w:rtl/>
                              </w:rPr>
                              <w:t xml:space="preserve"> المخطط الزمني لحالة مراجعة طلبات التسجيل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0538C2" id="_x0000_s1031" type="#_x0000_t202" style="position:absolute;left:0;text-align:left;margin-left:21.65pt;margin-top:451.9pt;width:399.15pt;height:49.65pt;z-index:2517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" filled="f" stroked="f">
                <v:textbox inset="0,0,0,0">
                  <w:txbxContent>
                    <w:p w14:paraId="194D5330" w14:textId="0AD91627" w:rsidR="003A2763" w:rsidRPr="00CB6CC5" w:rsidRDefault="003A2763" w:rsidP="003A2763">
                      <w:pPr>
                        <w:pStyle w:val="Caption"/>
                        <w:jc w:val="center"/>
                        <w:rPr>
                          <w:rFonts w:cs="Traditional Arabic"/>
                        </w:rPr>
                      </w:pPr>
                      <w:r w:rsidRPr="00CB6CC5">
                        <w:rPr>
                          <w:rFonts w:cs="Traditional Arabic"/>
                          <w:rtl/>
                        </w:rPr>
                        <w:t xml:space="preserve">رسم توضيحي </w:t>
                      </w:r>
                      <w:r w:rsidRPr="00CB6CC5">
                        <w:rPr>
                          <w:rFonts w:cs="Traditional Arabic"/>
                          <w:rtl/>
                        </w:rPr>
                        <w:fldChar w:fldCharType="begin"/>
                      </w:r>
                      <w:r w:rsidRPr="00CB6CC5">
                        <w:rPr>
                          <w:rFonts w:cs="Traditional Arabic"/>
                          <w:rtl/>
                        </w:rPr>
                        <w:instrText xml:space="preserve"> </w:instrText>
                      </w:r>
                      <w:r w:rsidRPr="00CB6CC5">
                        <w:rPr>
                          <w:rFonts w:cs="Traditional Arabic"/>
                        </w:rPr>
                        <w:instrText>SEQ</w:instrText>
                      </w:r>
                      <w:r w:rsidRPr="00CB6CC5">
                        <w:rPr>
                          <w:rFonts w:cs="Traditional Arabic"/>
                          <w:rtl/>
                        </w:rPr>
                        <w:instrText xml:space="preserve"> رسم_توضيحي \* </w:instrText>
                      </w:r>
                      <w:r w:rsidRPr="00CB6CC5">
                        <w:rPr>
                          <w:rFonts w:cs="Traditional Arabic"/>
                        </w:rPr>
                        <w:instrText>ARABIC</w:instrText>
                      </w:r>
                      <w:r w:rsidRPr="00CB6CC5">
                        <w:rPr>
                          <w:rFonts w:cs="Traditional Arabic"/>
                          <w:rtl/>
                        </w:rPr>
                        <w:instrText xml:space="preserve"> </w:instrText>
                      </w:r>
                      <w:r w:rsidRPr="00CB6CC5">
                        <w:rPr>
                          <w:rFonts w:cs="Traditional Arabic"/>
                          <w:rtl/>
                        </w:rPr>
                        <w:fldChar w:fldCharType="separate"/>
                      </w:r>
                      <w:r w:rsidR="0073589D">
                        <w:rPr>
                          <w:rFonts w:cs="Traditional Arabic"/>
                          <w:noProof/>
                          <w:rtl/>
                        </w:rPr>
                        <w:t>7</w:t>
                      </w:r>
                      <w:r w:rsidRPr="00CB6CC5">
                        <w:rPr>
                          <w:rFonts w:cs="Traditional Arabic"/>
                          <w:rtl/>
                        </w:rPr>
                        <w:fldChar w:fldCharType="end"/>
                      </w:r>
                      <w:r w:rsidRPr="00CB6CC5">
                        <w:rPr>
                          <w:rFonts w:cs="Traditional Arabic" w:hint="cs"/>
                          <w:rtl/>
                        </w:rPr>
                        <w:t xml:space="preserve"> المخطط الزمني لحالة مراجعة طلبات التسجيل</w:t>
                      </w:r>
                    </w:p>
                  </w:txbxContent>
                </v:textbox>
                <w10:wrap type="square"/>
              </v:shape>
            </w:pict>
          </mc:Fallback>
        </mc:AlternateContent>
      </w:r>
      <w:r w:rsidRPr="009E61E4">
        <w:rPr>
          <w:rFonts w:cs="Traditional Arabic"/>
          <w:b/>
          <w:bCs/>
          <w:noProof/>
          <w:color w:val="0D0D0D" w:themeColor="text1" w:themeTint="F2"/>
          <w:sz w:val="28"/>
          <w:szCs w:val="28"/>
        </w:rPr>
        <w:drawing>
          <wp:anchor distT="0" distB="0" distL="114300" distR="114300" simplePos="0" relativeHeight="251777024" behindDoc="0" locked="0" layoutInCell="1" allowOverlap="1" wp14:anchorId="489D71EF" wp14:editId="10E85152">
            <wp:simplePos x="0" y="0"/>
            <wp:positionH relativeFrom="column">
              <wp:posOffset>290830</wp:posOffset>
            </wp:positionH>
            <wp:positionV relativeFrom="paragraph">
              <wp:posOffset>635</wp:posOffset>
            </wp:positionV>
            <wp:extent cx="5069205" cy="5422900"/>
            <wp:effectExtent l="0" t="0" r="0" b="6350"/>
            <wp:wrapSquare wrapText="bothSides"/>
            <wp:docPr id="1747065067"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69205" cy="5422900"/>
                    </a:xfrm>
                    <a:prstGeom prst="rect">
                      <a:avLst/>
                    </a:prstGeom>
                    <a:noFill/>
                    <a:ln>
                      <a:noFill/>
                    </a:ln>
                  </pic:spPr>
                </pic:pic>
              </a:graphicData>
            </a:graphic>
            <wp14:sizeRelH relativeFrom="page">
              <wp14:pctWidth>0</wp14:pctWidth>
            </wp14:sizeRelH>
            <wp14:sizeRelV relativeFrom="page">
              <wp14:pctHeight>0</wp14:pctHeight>
            </wp14:sizeRelV>
          </wp:anchor>
        </w:drawing>
      </w:r>
      <w:r w:rsidR="00861926">
        <w:rPr>
          <w:b/>
          <w:bCs/>
          <w:sz w:val="28"/>
          <w:szCs w:val="28"/>
          <w:rtl/>
        </w:rPr>
        <w:tab/>
      </w:r>
    </w:p>
    <w:p w14:paraId="412615AA" w14:textId="5FC6A809" w:rsidR="00861926" w:rsidRDefault="00861926">
      <w:pPr>
        <w:rPr>
          <w:b/>
          <w:bCs/>
          <w:sz w:val="28"/>
          <w:szCs w:val="28"/>
          <w:rtl/>
        </w:rPr>
      </w:pPr>
      <w:r>
        <w:rPr>
          <w:b/>
          <w:bCs/>
          <w:sz w:val="28"/>
          <w:szCs w:val="28"/>
          <w:rtl/>
        </w:rPr>
        <w:br w:type="page"/>
      </w:r>
    </w:p>
    <w:p w14:paraId="01A129B8" w14:textId="6F9542C1" w:rsidR="00FD623E" w:rsidRPr="00FD623E" w:rsidRDefault="00CB6CC5" w:rsidP="00CB6CC5">
      <w:pPr>
        <w:pStyle w:val="ListParagraph"/>
        <w:numPr>
          <w:ilvl w:val="0"/>
          <w:numId w:val="74"/>
        </w:numPr>
        <w:rPr>
          <w:b/>
          <w:bCs/>
          <w:sz w:val="28"/>
          <w:szCs w:val="28"/>
        </w:rPr>
      </w:pPr>
      <w:r w:rsidRPr="009E61E4">
        <w:rPr>
          <w:rFonts w:cs="Traditional Arabic" w:hint="cs"/>
          <w:b/>
          <w:bCs/>
          <w:color w:val="0D0D0D" w:themeColor="text1" w:themeTint="F2"/>
          <w:sz w:val="28"/>
          <w:szCs w:val="28"/>
          <w:rtl/>
        </w:rPr>
        <w:lastRenderedPageBreak/>
        <w:t>حالة</w:t>
      </w:r>
      <w:r w:rsidRPr="009E61E4">
        <w:rPr>
          <w:rFonts w:cs="Traditional Arabic"/>
          <w:b/>
          <w:bCs/>
          <w:color w:val="0D0D0D" w:themeColor="text1" w:themeTint="F2"/>
          <w:sz w:val="28"/>
          <w:szCs w:val="28"/>
          <w:rtl/>
        </w:rPr>
        <w:t xml:space="preserve"> </w:t>
      </w:r>
      <w:r w:rsidRPr="009E61E4">
        <w:rPr>
          <w:rFonts w:cs="Traditional Arabic" w:hint="cs"/>
          <w:b/>
          <w:bCs/>
          <w:color w:val="0D0D0D" w:themeColor="text1" w:themeTint="F2"/>
          <w:sz w:val="28"/>
          <w:szCs w:val="28"/>
          <w:rtl/>
        </w:rPr>
        <w:t>الاستخدام</w:t>
      </w:r>
      <w:r w:rsidRPr="009E61E4">
        <w:rPr>
          <w:rFonts w:cs="Traditional Arabic"/>
          <w:b/>
          <w:bCs/>
          <w:color w:val="0D0D0D" w:themeColor="text1" w:themeTint="F2"/>
          <w:sz w:val="28"/>
          <w:szCs w:val="28"/>
          <w:rtl/>
        </w:rPr>
        <w:t xml:space="preserve"> </w:t>
      </w:r>
      <w:r w:rsidRPr="009E61E4">
        <w:rPr>
          <w:rFonts w:cs="Traditional Arabic"/>
          <w:b/>
          <w:bCs/>
          <w:color w:val="0D0D0D" w:themeColor="text1" w:themeTint="F2"/>
          <w:sz w:val="28"/>
          <w:szCs w:val="28"/>
        </w:rPr>
        <w:t>UC3</w:t>
      </w:r>
      <w:r w:rsidRPr="009E61E4">
        <w:rPr>
          <w:rFonts w:cs="Traditional Arabic" w:hint="cs"/>
          <w:b/>
          <w:bCs/>
          <w:color w:val="0D0D0D" w:themeColor="text1" w:themeTint="F2"/>
          <w:sz w:val="28"/>
          <w:szCs w:val="28"/>
          <w:rtl/>
        </w:rPr>
        <w:t>-</w:t>
      </w:r>
      <w:r w:rsidR="009E61E4" w:rsidRPr="009E61E4">
        <w:rPr>
          <w:rFonts w:cs="Traditional Arabic" w:hint="cs"/>
          <w:b/>
          <w:bCs/>
          <w:color w:val="0D0D0D" w:themeColor="text1" w:themeTint="F2"/>
          <w:sz w:val="28"/>
          <w:szCs w:val="28"/>
          <w:rtl/>
        </w:rPr>
        <w:t>إعادة ضبط كلمة المرور:</w:t>
      </w:r>
    </w:p>
    <w:p w14:paraId="1ECA3BE2" w14:textId="77777777" w:rsidR="00FD623E" w:rsidRPr="00840E93" w:rsidRDefault="00FD623E" w:rsidP="00FD623E">
      <w:pPr>
        <w:pStyle w:val="ListParagraph"/>
        <w:numPr>
          <w:ilvl w:val="0"/>
          <w:numId w:val="85"/>
        </w:numPr>
        <w:pBdr>
          <w:top w:val="nil"/>
          <w:left w:val="nil"/>
          <w:bottom w:val="nil"/>
          <w:right w:val="nil"/>
          <w:between w:val="nil"/>
        </w:pBdr>
        <w:spacing w:before="0" w:line="240" w:lineRule="auto"/>
        <w:jc w:val="both"/>
        <w:rPr>
          <w:rFonts w:eastAsia="Arial" w:cs="Traditional Arabic"/>
        </w:rPr>
      </w:pPr>
      <w:r w:rsidRPr="00840E93">
        <w:rPr>
          <w:rFonts w:eastAsia="Arial" w:cs="Traditional Arabic"/>
          <w:rtl/>
        </w:rPr>
        <w:t>الفاعلون الأساسيون: الطبيب.</w:t>
      </w:r>
    </w:p>
    <w:p w14:paraId="4F67FDE1" w14:textId="77777777" w:rsidR="00FD623E" w:rsidRPr="00840E93" w:rsidRDefault="00FD623E" w:rsidP="00FD623E">
      <w:pPr>
        <w:pStyle w:val="ListParagraph"/>
        <w:numPr>
          <w:ilvl w:val="0"/>
          <w:numId w:val="85"/>
        </w:numPr>
        <w:pBdr>
          <w:top w:val="nil"/>
          <w:left w:val="nil"/>
          <w:bottom w:val="nil"/>
          <w:right w:val="nil"/>
          <w:between w:val="nil"/>
        </w:pBdr>
        <w:spacing w:before="0" w:line="240" w:lineRule="auto"/>
        <w:jc w:val="both"/>
        <w:rPr>
          <w:rFonts w:eastAsia="Arial" w:cs="Traditional Arabic"/>
        </w:rPr>
      </w:pPr>
      <w:r w:rsidRPr="00840E93">
        <w:rPr>
          <w:rFonts w:eastAsia="Arial" w:cs="Traditional Arabic"/>
        </w:rPr>
        <w:t xml:space="preserve"> </w:t>
      </w:r>
      <w:r w:rsidRPr="00840E93">
        <w:rPr>
          <w:rFonts w:eastAsia="Arial" w:cs="Traditional Arabic"/>
          <w:rtl/>
        </w:rPr>
        <w:t>الفاعلون الثانويون: لا يوجد.</w:t>
      </w:r>
    </w:p>
    <w:p w14:paraId="63838F98" w14:textId="196873FC" w:rsidR="00FD623E" w:rsidRPr="00861926" w:rsidRDefault="00FD623E" w:rsidP="003A2763">
      <w:pPr>
        <w:pStyle w:val="ListParagraph"/>
        <w:numPr>
          <w:ilvl w:val="0"/>
          <w:numId w:val="85"/>
        </w:numPr>
        <w:spacing w:before="0" w:line="240" w:lineRule="auto"/>
        <w:rPr>
          <w:b/>
          <w:bCs/>
          <w:sz w:val="28"/>
          <w:szCs w:val="28"/>
          <w:lang w:val="de-DE"/>
        </w:rPr>
      </w:pPr>
      <w:r w:rsidRPr="00840E93">
        <w:rPr>
          <w:rFonts w:eastAsia="Arial" w:cs="Traditional Arabic"/>
          <w:rtl/>
        </w:rPr>
        <w:t xml:space="preserve">الملخص: </w:t>
      </w:r>
      <w:r w:rsidR="003A2763" w:rsidRPr="003A2763">
        <w:rPr>
          <w:rFonts w:eastAsia="Arial" w:cs="Traditional Arabic"/>
          <w:rtl/>
        </w:rPr>
        <w:t>عداد كلمة المرور الخاصة به لأول مرة بعد قبول حسابه من قبل المسؤول، أو إعادة تعيينها في حال نسيانها لاحقاً</w:t>
      </w:r>
      <w:r w:rsidR="003A2763" w:rsidRPr="003A2763">
        <w:rPr>
          <w:rFonts w:eastAsia="Arial" w:cs="Traditional Arabic"/>
        </w:rPr>
        <w:t xml:space="preserve">. </w:t>
      </w:r>
      <w:r w:rsidR="003A2763" w:rsidRPr="003A2763">
        <w:rPr>
          <w:rFonts w:eastAsia="Arial" w:cs="Traditional Arabic"/>
          <w:rtl/>
        </w:rPr>
        <w:t>تبدأ العملية بطلب رمز إعادة ضبط مكوّن من 6 أرقام يصل عبر البريد الإلكتروني</w:t>
      </w:r>
    </w:p>
    <w:p w14:paraId="44C81512" w14:textId="77777777" w:rsidR="00861926" w:rsidRPr="00E0273C" w:rsidRDefault="00861926" w:rsidP="00861926">
      <w:pPr>
        <w:pStyle w:val="ListParagraph"/>
        <w:spacing w:before="0" w:line="240" w:lineRule="auto"/>
        <w:rPr>
          <w:b/>
          <w:bCs/>
          <w:sz w:val="28"/>
          <w:szCs w:val="28"/>
          <w:lang w:val="de-DE"/>
        </w:rPr>
      </w:pP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500"/>
        <w:gridCol w:w="1765"/>
      </w:tblGrid>
      <w:tr w:rsidR="00FD623E" w14:paraId="1D78EC6D" w14:textId="77777777" w:rsidTr="00861926">
        <w:trPr>
          <w:trHeight w:val="1647"/>
        </w:trPr>
        <w:tc>
          <w:tcPr>
            <w:tcW w:w="7500" w:type="dxa"/>
            <w:tcMar>
              <w:top w:w="80" w:type="dxa"/>
              <w:left w:w="100" w:type="dxa"/>
              <w:bottom w:w="80" w:type="dxa"/>
              <w:right w:w="100" w:type="dxa"/>
            </w:tcMar>
            <w:vAlign w:val="center"/>
          </w:tcPr>
          <w:p w14:paraId="24A02C3D" w14:textId="00F36182" w:rsidR="003A2763" w:rsidRPr="003A2763" w:rsidRDefault="003A2763" w:rsidP="00861926">
            <w:pPr>
              <w:pStyle w:val="NormalWeb"/>
              <w:bidi/>
              <w:spacing w:before="0" w:beforeAutospacing="0" w:after="0" w:afterAutospacing="0"/>
              <w:ind w:left="720"/>
              <w:jc w:val="center"/>
              <w:rPr>
                <w:rFonts w:ascii="Traditional Arabic" w:eastAsia="Arial" w:hAnsi="Traditional Arabic" w:cs="Traditional Arabic"/>
                <w:color w:val="000000" w:themeColor="text1"/>
              </w:rPr>
            </w:pPr>
            <w:r w:rsidRPr="003A2763">
              <w:rPr>
                <w:rFonts w:ascii="Traditional Arabic" w:eastAsia="Arial" w:hAnsi="Traditional Arabic" w:cs="Traditional Arabic"/>
                <w:color w:val="000000" w:themeColor="text1"/>
                <w:rtl/>
              </w:rPr>
              <w:t xml:space="preserve">وجود حساب طبيب مسجل بحالة </w:t>
            </w:r>
            <w:r w:rsidR="00861926" w:rsidRPr="003A2763">
              <w:rPr>
                <w:rFonts w:ascii="Traditional Arabic" w:eastAsia="Arial" w:hAnsi="Traditional Arabic" w:cs="Traditional Arabic" w:hint="cs"/>
                <w:color w:val="000000" w:themeColor="text1"/>
                <w:rtl/>
              </w:rPr>
              <w:t>مقبول ومفعّل</w:t>
            </w:r>
          </w:p>
          <w:p w14:paraId="49289D20" w14:textId="6FF3AF81" w:rsidR="00FD623E" w:rsidRPr="003A2763" w:rsidRDefault="003A2763" w:rsidP="00861926">
            <w:pPr>
              <w:pStyle w:val="NormalWeb"/>
              <w:bidi/>
              <w:spacing w:before="0" w:beforeAutospacing="0" w:after="0" w:afterAutospacing="0"/>
              <w:ind w:left="720"/>
              <w:jc w:val="center"/>
              <w:rPr>
                <w:rFonts w:ascii="Arial" w:hAnsi="Arial" w:cs="Arial"/>
              </w:rPr>
            </w:pPr>
            <w:r w:rsidRPr="003A2763">
              <w:rPr>
                <w:rFonts w:ascii="Traditional Arabic" w:eastAsia="Arial" w:hAnsi="Traditional Arabic" w:cs="Traditional Arabic"/>
                <w:color w:val="000000" w:themeColor="text1"/>
                <w:rtl/>
              </w:rPr>
              <w:t>إمكانية وصول الطبيب للبريد الإلكتروني المسجل في النظام لتلقي الرمز.</w:t>
            </w:r>
          </w:p>
        </w:tc>
        <w:tc>
          <w:tcPr>
            <w:tcW w:w="1765" w:type="dxa"/>
            <w:vAlign w:val="center"/>
          </w:tcPr>
          <w:p w14:paraId="3620A579" w14:textId="77777777" w:rsidR="00FD623E" w:rsidRPr="00840E93" w:rsidRDefault="00FD623E" w:rsidP="00650A32">
            <w:pPr>
              <w:spacing w:before="0" w:after="0" w:line="240" w:lineRule="auto"/>
              <w:jc w:val="center"/>
              <w:rPr>
                <w:rFonts w:eastAsia="Arial" w:cs="Traditional Arabic"/>
                <w:b/>
                <w:bCs/>
                <w:rtl/>
              </w:rPr>
            </w:pPr>
            <w:r w:rsidRPr="00840E93">
              <w:rPr>
                <w:rFonts w:eastAsia="Arial" w:cs="Traditional Arabic"/>
                <w:b/>
                <w:bCs/>
                <w:rtl/>
              </w:rPr>
              <w:t>الشروط المسبقة</w:t>
            </w:r>
          </w:p>
        </w:tc>
      </w:tr>
      <w:tr w:rsidR="00FD623E" w14:paraId="4D8BEA73" w14:textId="77777777" w:rsidTr="00650A32">
        <w:tc>
          <w:tcPr>
            <w:tcW w:w="7500" w:type="dxa"/>
            <w:tcMar>
              <w:top w:w="80" w:type="dxa"/>
              <w:left w:w="100" w:type="dxa"/>
              <w:bottom w:w="80" w:type="dxa"/>
              <w:right w:w="100" w:type="dxa"/>
            </w:tcMar>
            <w:vAlign w:val="center"/>
          </w:tcPr>
          <w:p w14:paraId="1FD05A2D" w14:textId="75C82510" w:rsidR="00861926" w:rsidRPr="00861926" w:rsidRDefault="00861926" w:rsidP="00861926">
            <w:pPr>
              <w:pStyle w:val="ListParagraph"/>
              <w:numPr>
                <w:ilvl w:val="0"/>
                <w:numId w:val="113"/>
              </w:numPr>
              <w:spacing w:after="0"/>
              <w:rPr>
                <w:rFonts w:eastAsia="Arial" w:cs="Traditional Arabic"/>
              </w:rPr>
            </w:pPr>
            <w:r w:rsidRPr="00861926">
              <w:rPr>
                <w:rFonts w:eastAsia="Arial" w:cs="Traditional Arabic"/>
                <w:rtl/>
              </w:rPr>
              <w:t xml:space="preserve">يُدخل الطبيب بريده الإلكتروني ويطلب رمز إعادة ضبط كلمة المرور. </w:t>
            </w:r>
          </w:p>
          <w:p w14:paraId="17202B8B" w14:textId="372AAC3C" w:rsidR="00861926" w:rsidRPr="00861926" w:rsidRDefault="00861926" w:rsidP="00861926">
            <w:pPr>
              <w:pStyle w:val="ListParagraph"/>
              <w:numPr>
                <w:ilvl w:val="0"/>
                <w:numId w:val="113"/>
              </w:numPr>
              <w:spacing w:before="0" w:after="0" w:line="240" w:lineRule="auto"/>
              <w:rPr>
                <w:rFonts w:eastAsia="Arial" w:cs="Traditional Arabic"/>
                <w:rtl/>
              </w:rPr>
            </w:pPr>
            <w:r w:rsidRPr="00861926">
              <w:rPr>
                <w:rFonts w:eastAsia="Arial" w:cs="Traditional Arabic"/>
                <w:rtl/>
              </w:rPr>
              <w:t xml:space="preserve">يتحقق النظام من وجود البريد، ويُولد رمزا آمنًا مكونا من 6 أرقام، ثم يوجه نظام البريد الإلكتروني لإرساله للطبيب. </w:t>
            </w:r>
          </w:p>
          <w:p w14:paraId="48333A01" w14:textId="0F0B14D3" w:rsidR="00861926" w:rsidRPr="00861926" w:rsidRDefault="00861926" w:rsidP="00861926">
            <w:pPr>
              <w:pStyle w:val="ListParagraph"/>
              <w:numPr>
                <w:ilvl w:val="0"/>
                <w:numId w:val="113"/>
              </w:numPr>
              <w:spacing w:before="0" w:after="0" w:line="240" w:lineRule="auto"/>
              <w:rPr>
                <w:rFonts w:eastAsia="Arial" w:cs="Traditional Arabic"/>
                <w:rtl/>
              </w:rPr>
            </w:pPr>
            <w:r w:rsidRPr="00861926">
              <w:rPr>
                <w:rFonts w:eastAsia="Arial" w:cs="Traditional Arabic"/>
                <w:rtl/>
              </w:rPr>
              <w:t xml:space="preserve">يعرض النظام رسالة تأكيد عامة تفيد بأنه "في حال وجود البريد، تم إرسال الرمز" (لحماية خصوصية الحسابات). </w:t>
            </w:r>
          </w:p>
          <w:p w14:paraId="70450F47" w14:textId="6F6BF02D" w:rsidR="00861926" w:rsidRPr="00861926" w:rsidRDefault="00861926" w:rsidP="00861926">
            <w:pPr>
              <w:pStyle w:val="ListParagraph"/>
              <w:numPr>
                <w:ilvl w:val="0"/>
                <w:numId w:val="113"/>
              </w:numPr>
              <w:spacing w:before="0" w:after="0" w:line="240" w:lineRule="auto"/>
              <w:rPr>
                <w:rFonts w:eastAsia="Arial" w:cs="Traditional Arabic"/>
                <w:rtl/>
              </w:rPr>
            </w:pPr>
            <w:r w:rsidRPr="00861926">
              <w:rPr>
                <w:rFonts w:eastAsia="Arial" w:cs="Traditional Arabic"/>
                <w:rtl/>
              </w:rPr>
              <w:t>يتلقى الطبيب البريد الإلكتروني ويُدخل: البريد الإلكتروني، الرمز المكون من 6 أرقام، وكلمة المرور الجديدة في استمارة التعيين</w:t>
            </w:r>
            <w:r>
              <w:rPr>
                <w:rFonts w:eastAsia="Arial" w:cs="Traditional Arabic" w:hint="cs"/>
                <w:rtl/>
              </w:rPr>
              <w:t>.</w:t>
            </w:r>
            <w:r w:rsidRPr="00861926">
              <w:rPr>
                <w:rFonts w:eastAsia="Arial" w:cs="Traditional Arabic"/>
                <w:rtl/>
              </w:rPr>
              <w:t xml:space="preserve"> </w:t>
            </w:r>
          </w:p>
          <w:p w14:paraId="24680B9C" w14:textId="471FFF81" w:rsidR="00861926" w:rsidRPr="00861926" w:rsidRDefault="00861926" w:rsidP="00861926">
            <w:pPr>
              <w:pStyle w:val="ListParagraph"/>
              <w:numPr>
                <w:ilvl w:val="0"/>
                <w:numId w:val="113"/>
              </w:numPr>
              <w:spacing w:before="0" w:after="0" w:line="240" w:lineRule="auto"/>
              <w:rPr>
                <w:rFonts w:eastAsia="Arial" w:cs="Traditional Arabic"/>
                <w:rtl/>
              </w:rPr>
            </w:pPr>
            <w:r w:rsidRPr="00861926">
              <w:rPr>
                <w:rFonts w:eastAsia="Arial" w:cs="Traditional Arabic"/>
                <w:rtl/>
              </w:rPr>
              <w:t xml:space="preserve">يتحقق النظام من صحة الرمز وصلاحيته الزمنية وتوافق كلمة المرور مع شروط التعقيد. </w:t>
            </w:r>
          </w:p>
          <w:p w14:paraId="46921A0A" w14:textId="41AD4084" w:rsidR="00861926" w:rsidRPr="00861926" w:rsidRDefault="00861926" w:rsidP="00861926">
            <w:pPr>
              <w:pStyle w:val="ListParagraph"/>
              <w:numPr>
                <w:ilvl w:val="0"/>
                <w:numId w:val="113"/>
              </w:numPr>
              <w:spacing w:before="0" w:after="0" w:line="240" w:lineRule="auto"/>
              <w:rPr>
                <w:rFonts w:eastAsia="Arial" w:cs="Traditional Arabic"/>
                <w:rtl/>
              </w:rPr>
            </w:pPr>
            <w:r w:rsidRPr="00861926">
              <w:rPr>
                <w:rFonts w:eastAsia="Arial" w:cs="Traditional Arabic"/>
                <w:rtl/>
              </w:rPr>
              <w:t xml:space="preserve">يحفظ النظام كلمة المرور الجديدة، ويُرسل إشعاراً بالبريد </w:t>
            </w:r>
            <w:r>
              <w:rPr>
                <w:rFonts w:eastAsia="Arial" w:cs="Traditional Arabic" w:hint="cs"/>
                <w:rtl/>
              </w:rPr>
              <w:t>يخبر</w:t>
            </w:r>
            <w:r w:rsidRPr="00861926">
              <w:rPr>
                <w:rFonts w:eastAsia="Arial" w:cs="Traditional Arabic"/>
                <w:rtl/>
              </w:rPr>
              <w:t xml:space="preserve"> الطبيب بتغيير كلمة المرور بنجاح.</w:t>
            </w:r>
          </w:p>
          <w:p w14:paraId="6DFDDE93" w14:textId="6A0DB62A" w:rsidR="00861926" w:rsidRPr="00861926" w:rsidRDefault="00861926" w:rsidP="00861926">
            <w:pPr>
              <w:pStyle w:val="ListParagraph"/>
              <w:numPr>
                <w:ilvl w:val="0"/>
                <w:numId w:val="113"/>
              </w:numPr>
              <w:spacing w:before="0" w:after="0" w:line="240" w:lineRule="auto"/>
              <w:rPr>
                <w:rFonts w:eastAsia="Arial" w:cs="Traditional Arabic"/>
                <w:rtl/>
              </w:rPr>
            </w:pPr>
            <w:r w:rsidRPr="00861926">
              <w:rPr>
                <w:rFonts w:eastAsia="Arial" w:cs="Traditional Arabic"/>
                <w:rtl/>
              </w:rPr>
              <w:t>يُظهر النظام رسالة نجاح للطبيب مع خيار اختياري للانتقال إلى تسجيل الدخول.</w:t>
            </w:r>
          </w:p>
          <w:p w14:paraId="5D3EF5C7" w14:textId="3F50B1A7" w:rsidR="00FD623E" w:rsidRPr="00840E93" w:rsidRDefault="00FD623E" w:rsidP="00861926">
            <w:pPr>
              <w:pStyle w:val="ListParagraph"/>
              <w:spacing w:before="0" w:after="0" w:line="240" w:lineRule="auto"/>
              <w:ind w:left="360"/>
              <w:rPr>
                <w:rFonts w:eastAsia="Arial" w:cs="Traditional Arabic"/>
              </w:rPr>
            </w:pPr>
          </w:p>
        </w:tc>
        <w:tc>
          <w:tcPr>
            <w:tcW w:w="1765" w:type="dxa"/>
            <w:vAlign w:val="center"/>
          </w:tcPr>
          <w:p w14:paraId="5367BB5E" w14:textId="77777777" w:rsidR="00FD623E" w:rsidRPr="00840E93" w:rsidRDefault="00FD623E" w:rsidP="00650A32">
            <w:pPr>
              <w:spacing w:before="0" w:after="0" w:line="240" w:lineRule="auto"/>
              <w:jc w:val="center"/>
              <w:rPr>
                <w:rFonts w:eastAsia="Arial" w:cs="Traditional Arabic"/>
                <w:b/>
                <w:bCs/>
                <w:rtl/>
              </w:rPr>
            </w:pPr>
            <w:r w:rsidRPr="00840E93">
              <w:rPr>
                <w:rFonts w:eastAsia="Arial" w:cs="Traditional Arabic"/>
                <w:b/>
                <w:bCs/>
                <w:rtl/>
              </w:rPr>
              <w:t>السيناريو الأساسي</w:t>
            </w:r>
          </w:p>
        </w:tc>
      </w:tr>
      <w:tr w:rsidR="00FD623E" w14:paraId="427DDDB5" w14:textId="77777777" w:rsidTr="00650A32">
        <w:tc>
          <w:tcPr>
            <w:tcW w:w="7500" w:type="dxa"/>
            <w:tcMar>
              <w:top w:w="80" w:type="dxa"/>
              <w:left w:w="100" w:type="dxa"/>
              <w:bottom w:w="80" w:type="dxa"/>
              <w:right w:w="100" w:type="dxa"/>
            </w:tcMar>
            <w:vAlign w:val="center"/>
          </w:tcPr>
          <w:p w14:paraId="544CD1C1" w14:textId="5AA72F66" w:rsidR="00861926" w:rsidRPr="00861926" w:rsidRDefault="00861926" w:rsidP="00861926">
            <w:pPr>
              <w:pStyle w:val="NormalWeb"/>
              <w:bidi/>
              <w:spacing w:before="0" w:beforeAutospacing="0"/>
              <w:rPr>
                <w:rFonts w:ascii="Traditional Arabic" w:eastAsia="Arial" w:hAnsi="Traditional Arabic" w:cs="Traditional Arabic"/>
                <w:color w:val="000000" w:themeColor="text1"/>
              </w:rPr>
            </w:pPr>
            <w:r w:rsidRPr="00861926">
              <w:rPr>
                <w:rFonts w:ascii="Traditional Arabic" w:eastAsia="Arial" w:hAnsi="Traditional Arabic" w:cs="Traditional Arabic"/>
                <w:color w:val="000000" w:themeColor="text1"/>
                <w:rtl/>
              </w:rPr>
              <w:t>رمز غير صحيح أو منتهي الصلاحية (</w:t>
            </w:r>
            <w:r w:rsidRPr="00861926">
              <w:rPr>
                <w:rFonts w:ascii="Traditional Arabic" w:eastAsia="Arial" w:hAnsi="Traditional Arabic" w:cs="Traditional Arabic"/>
                <w:color w:val="000000" w:themeColor="text1"/>
              </w:rPr>
              <w:t>Invalid / Expired Code</w:t>
            </w:r>
            <w:r w:rsidRPr="00861926">
              <w:rPr>
                <w:rFonts w:ascii="Traditional Arabic" w:eastAsia="Arial" w:hAnsi="Traditional Arabic" w:cs="Traditional Arabic"/>
                <w:color w:val="000000" w:themeColor="text1"/>
                <w:rtl/>
              </w:rPr>
              <w:t>):</w:t>
            </w:r>
          </w:p>
          <w:p w14:paraId="2217C670" w14:textId="1292536C" w:rsidR="00861926" w:rsidRPr="00861926" w:rsidRDefault="00861926" w:rsidP="00861926">
            <w:pPr>
              <w:pStyle w:val="NormalWeb"/>
              <w:numPr>
                <w:ilvl w:val="0"/>
                <w:numId w:val="89"/>
              </w:numPr>
              <w:bidi/>
              <w:spacing w:before="0" w:beforeAutospacing="0"/>
              <w:rPr>
                <w:rFonts w:ascii="Traditional Arabic" w:eastAsia="Arial" w:hAnsi="Traditional Arabic" w:cs="Traditional Arabic"/>
                <w:color w:val="000000" w:themeColor="text1"/>
                <w:rtl/>
              </w:rPr>
            </w:pPr>
            <w:r w:rsidRPr="00861926">
              <w:rPr>
                <w:rFonts w:ascii="Traditional Arabic" w:eastAsia="Arial" w:hAnsi="Traditional Arabic" w:cs="Traditional Arabic"/>
                <w:color w:val="000000" w:themeColor="text1"/>
                <w:rtl/>
              </w:rPr>
              <w:t xml:space="preserve">في الخطوة (5)، إذا كان الرمز خاطئاً أو تجاوزت مدته </w:t>
            </w:r>
            <w:r>
              <w:rPr>
                <w:rFonts w:ascii="Traditional Arabic" w:eastAsia="Arial" w:hAnsi="Traditional Arabic" w:cs="Traditional Arabic" w:hint="cs"/>
                <w:color w:val="000000" w:themeColor="text1"/>
                <w:rtl/>
              </w:rPr>
              <w:t>المدة المسموحة</w:t>
            </w:r>
            <w:r w:rsidRPr="00861926">
              <w:rPr>
                <w:rFonts w:ascii="Traditional Arabic" w:eastAsia="Arial" w:hAnsi="Traditional Arabic" w:cs="Traditional Arabic" w:hint="cs"/>
                <w:color w:val="000000" w:themeColor="text1"/>
                <w:rtl/>
              </w:rPr>
              <w:t>.</w:t>
            </w:r>
          </w:p>
          <w:p w14:paraId="05246AB1" w14:textId="77777777" w:rsidR="00861926" w:rsidRDefault="00861926" w:rsidP="00861926">
            <w:pPr>
              <w:pStyle w:val="NormalWeb"/>
              <w:numPr>
                <w:ilvl w:val="0"/>
                <w:numId w:val="89"/>
              </w:numPr>
              <w:bidi/>
              <w:spacing w:before="0" w:beforeAutospacing="0"/>
              <w:rPr>
                <w:rFonts w:ascii="Arial" w:hAnsi="Arial" w:cs="Arial"/>
                <w:rtl/>
              </w:rPr>
            </w:pPr>
            <w:r w:rsidRPr="00861926">
              <w:rPr>
                <w:rFonts w:ascii="Traditional Arabic" w:eastAsia="Arial" w:hAnsi="Traditional Arabic" w:cs="Traditional Arabic"/>
                <w:color w:val="000000" w:themeColor="text1"/>
                <w:rtl/>
              </w:rPr>
              <w:t xml:space="preserve">يُرجع النظام استجابة خطأ برقم (400 </w:t>
            </w:r>
            <w:r w:rsidRPr="00861926">
              <w:rPr>
                <w:rFonts w:ascii="Traditional Arabic" w:eastAsia="Arial" w:hAnsi="Traditional Arabic" w:cs="Traditional Arabic"/>
                <w:color w:val="000000" w:themeColor="text1"/>
              </w:rPr>
              <w:t>Bad Request</w:t>
            </w:r>
            <w:r w:rsidRPr="00861926">
              <w:rPr>
                <w:rFonts w:ascii="Traditional Arabic" w:eastAsia="Arial" w:hAnsi="Traditional Arabic" w:cs="Traditional Arabic"/>
                <w:color w:val="000000" w:themeColor="text1"/>
                <w:rtl/>
              </w:rPr>
              <w:t>)، ويبقى الحساب على حاله دون تعديل</w:t>
            </w:r>
            <w:r>
              <w:rPr>
                <w:rFonts w:ascii="Arial" w:hAnsi="Arial" w:cs="Arial"/>
                <w:rtl/>
              </w:rPr>
              <w:t xml:space="preserve">. </w:t>
            </w:r>
          </w:p>
          <w:p w14:paraId="341FB3CA" w14:textId="755B8D68" w:rsidR="00FD623E" w:rsidRPr="00840E93" w:rsidRDefault="00FD623E" w:rsidP="00861926">
            <w:pPr>
              <w:pStyle w:val="ListParagraph"/>
              <w:numPr>
                <w:ilvl w:val="0"/>
                <w:numId w:val="89"/>
              </w:numPr>
              <w:spacing w:before="0" w:after="0" w:line="240" w:lineRule="auto"/>
              <w:jc w:val="center"/>
              <w:rPr>
                <w:rFonts w:eastAsia="Arial" w:cs="Traditional Arabic"/>
              </w:rPr>
            </w:pPr>
          </w:p>
        </w:tc>
        <w:tc>
          <w:tcPr>
            <w:tcW w:w="1765" w:type="dxa"/>
            <w:vAlign w:val="center"/>
          </w:tcPr>
          <w:p w14:paraId="3F412D91" w14:textId="77777777" w:rsidR="00FD623E" w:rsidRPr="00840E93" w:rsidRDefault="00FD623E" w:rsidP="00650A32">
            <w:pPr>
              <w:spacing w:before="0" w:after="0" w:line="240" w:lineRule="auto"/>
              <w:jc w:val="center"/>
              <w:rPr>
                <w:rFonts w:eastAsia="Arial" w:cs="Traditional Arabic"/>
                <w:b/>
                <w:bCs/>
                <w:rtl/>
              </w:rPr>
            </w:pPr>
            <w:r w:rsidRPr="00840E93">
              <w:rPr>
                <w:rFonts w:eastAsia="Arial" w:cs="Traditional Arabic"/>
                <w:b/>
                <w:bCs/>
                <w:rtl/>
              </w:rPr>
              <w:t>السيناريوهات البديلة / الاستثنائية</w:t>
            </w:r>
          </w:p>
        </w:tc>
      </w:tr>
      <w:tr w:rsidR="00FD623E" w14:paraId="4017E48B" w14:textId="77777777" w:rsidTr="00650A32">
        <w:tc>
          <w:tcPr>
            <w:tcW w:w="7500" w:type="dxa"/>
            <w:tcMar>
              <w:top w:w="80" w:type="dxa"/>
              <w:left w:w="100" w:type="dxa"/>
              <w:bottom w:w="80" w:type="dxa"/>
              <w:right w:w="100" w:type="dxa"/>
            </w:tcMar>
            <w:vAlign w:val="center"/>
          </w:tcPr>
          <w:p w14:paraId="71AF2DE9" w14:textId="05C0CE8C" w:rsidR="00FD623E" w:rsidRPr="00840E93" w:rsidRDefault="00861926" w:rsidP="00861926">
            <w:pPr>
              <w:spacing w:before="0" w:after="0" w:line="240" w:lineRule="auto"/>
              <w:jc w:val="center"/>
              <w:rPr>
                <w:rFonts w:eastAsia="Arial" w:cs="Traditional Arabic"/>
              </w:rPr>
            </w:pPr>
            <w:r w:rsidRPr="00861926">
              <w:rPr>
                <w:rFonts w:eastAsia="Arial" w:cs="Traditional Arabic"/>
                <w:rtl/>
              </w:rPr>
              <w:t>تحديث كلمة المرور الخاصة بالطبيب في قاعدة البيانات بأمان</w:t>
            </w:r>
          </w:p>
        </w:tc>
        <w:tc>
          <w:tcPr>
            <w:tcW w:w="1765" w:type="dxa"/>
            <w:vAlign w:val="center"/>
          </w:tcPr>
          <w:p w14:paraId="68813695" w14:textId="77777777" w:rsidR="00FD623E" w:rsidRPr="00840E93" w:rsidRDefault="00FD623E" w:rsidP="00650A32">
            <w:pPr>
              <w:spacing w:before="0" w:after="0" w:line="240" w:lineRule="auto"/>
              <w:jc w:val="center"/>
              <w:rPr>
                <w:rFonts w:eastAsia="Arial" w:cs="Traditional Arabic"/>
                <w:b/>
                <w:bCs/>
                <w:rtl/>
              </w:rPr>
            </w:pPr>
            <w:r w:rsidRPr="00840E93">
              <w:rPr>
                <w:rFonts w:eastAsia="Arial" w:cs="Traditional Arabic"/>
                <w:b/>
                <w:bCs/>
                <w:rtl/>
              </w:rPr>
              <w:t>الشروط اللاحقة</w:t>
            </w:r>
          </w:p>
        </w:tc>
      </w:tr>
    </w:tbl>
    <w:p w14:paraId="71883700" w14:textId="23DFE49E" w:rsidR="008A450B" w:rsidRPr="008A450B" w:rsidRDefault="00314D1D" w:rsidP="008A450B">
      <w:pPr>
        <w:pStyle w:val="ListParagraph"/>
        <w:ind w:left="360"/>
        <w:rPr>
          <w:rFonts w:cs="Times New Roman"/>
          <w:b/>
          <w:bCs/>
          <w:sz w:val="28"/>
          <w:szCs w:val="28"/>
          <w:rtl/>
        </w:rPr>
      </w:pPr>
      <w:r>
        <w:rPr>
          <w:noProof/>
        </w:rPr>
        <w:lastRenderedPageBreak/>
        <w:drawing>
          <wp:anchor distT="0" distB="0" distL="114300" distR="114300" simplePos="0" relativeHeight="251779072" behindDoc="0" locked="0" layoutInCell="1" allowOverlap="1" wp14:anchorId="78590ED2" wp14:editId="47000349">
            <wp:simplePos x="0" y="0"/>
            <wp:positionH relativeFrom="column">
              <wp:posOffset>-292100</wp:posOffset>
            </wp:positionH>
            <wp:positionV relativeFrom="paragraph">
              <wp:posOffset>79375</wp:posOffset>
            </wp:positionV>
            <wp:extent cx="5697855" cy="6290310"/>
            <wp:effectExtent l="0" t="0" r="0" b="0"/>
            <wp:wrapSquare wrapText="bothSides"/>
            <wp:docPr id="1948035850"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7855" cy="6290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1120" behindDoc="0" locked="0" layoutInCell="1" allowOverlap="1" wp14:anchorId="1597B89D" wp14:editId="6C4D4B5A">
                <wp:simplePos x="0" y="0"/>
                <wp:positionH relativeFrom="column">
                  <wp:posOffset>-293370</wp:posOffset>
                </wp:positionH>
                <wp:positionV relativeFrom="paragraph">
                  <wp:posOffset>6860824</wp:posOffset>
                </wp:positionV>
                <wp:extent cx="5697855" cy="635"/>
                <wp:effectExtent l="0" t="0" r="17145" b="6985"/>
                <wp:wrapSquare wrapText="bothSides"/>
                <wp:docPr id="1416856067" name="Text Box 1"/>
                <wp:cNvGraphicFramePr/>
                <a:graphic xmlns:a="http://schemas.openxmlformats.org/drawingml/2006/main">
                  <a:graphicData uri="http://schemas.microsoft.com/office/word/2010/wordprocessingShape">
                    <wps:wsp>
                      <wps:cNvSpPr txBox="1"/>
                      <wps:spPr>
                        <a:xfrm>
                          <a:off x="0" y="0"/>
                          <a:ext cx="5697855" cy="635"/>
                        </a:xfrm>
                        <a:prstGeom prst="rect">
                          <a:avLst/>
                        </a:prstGeom>
                        <a:noFill/>
                        <a:ln>
                          <a:noFill/>
                        </a:ln>
                      </wps:spPr>
                      <wps:txbx>
                        <w:txbxContent>
                          <w:p w14:paraId="268B37F9" w14:textId="559B2F58" w:rsidR="003A2763" w:rsidRPr="003754F9" w:rsidRDefault="003A2763" w:rsidP="003A2763">
                            <w:pPr>
                              <w:pStyle w:val="Caption"/>
                              <w:jc w:val="center"/>
                              <w:rPr>
                                <w:noProof/>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8</w:t>
                            </w:r>
                            <w:r>
                              <w:rPr>
                                <w:rtl/>
                              </w:rPr>
                              <w:fldChar w:fldCharType="end"/>
                            </w:r>
                            <w:r>
                              <w:t xml:space="preserve"> </w:t>
                            </w:r>
                            <w:r>
                              <w:rPr>
                                <w:rFonts w:hint="cs"/>
                                <w:rtl/>
                                <w:lang w:bidi="ar-SY"/>
                              </w:rPr>
                              <w:t>المخطط الزمني لحالة إعادة ضبط كلمة المرور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97B89D" id="_x0000_s1032" type="#_x0000_t202" style="position:absolute;left:0;text-align:left;margin-left:-23.1pt;margin-top:540.2pt;width:448.65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" filled="f" stroked="f">
                <v:textbox style="mso-fit-shape-to-text:t" inset="0,0,0,0">
                  <w:txbxContent>
                    <w:p w14:paraId="268B37F9" w14:textId="559B2F58" w:rsidR="003A2763" w:rsidRPr="003754F9" w:rsidRDefault="003A2763" w:rsidP="003A2763">
                      <w:pPr>
                        <w:pStyle w:val="Caption"/>
                        <w:jc w:val="center"/>
                        <w:rPr>
                          <w:noProof/>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8</w:t>
                      </w:r>
                      <w:r>
                        <w:rPr>
                          <w:rtl/>
                        </w:rPr>
                        <w:fldChar w:fldCharType="end"/>
                      </w:r>
                      <w:r>
                        <w:t xml:space="preserve"> </w:t>
                      </w:r>
                      <w:r>
                        <w:rPr>
                          <w:rFonts w:hint="cs"/>
                          <w:rtl/>
                          <w:lang w:bidi="ar-SY"/>
                        </w:rPr>
                        <w:t>المخطط الزمني لحالة إعادة ضبط كلمة المرور</w:t>
                      </w:r>
                    </w:p>
                  </w:txbxContent>
                </v:textbox>
                <w10:wrap type="square"/>
              </v:shape>
            </w:pict>
          </mc:Fallback>
        </mc:AlternateContent>
      </w:r>
      <w:r w:rsidR="008A450B" w:rsidRPr="008A450B">
        <w:rPr>
          <w:rFonts w:cs="Times New Roman"/>
          <w:b/>
          <w:bCs/>
          <w:sz w:val="28"/>
          <w:szCs w:val="28"/>
          <w:rtl/>
        </w:rPr>
        <w:br w:type="page"/>
      </w:r>
    </w:p>
    <w:p w14:paraId="1D6D9CAB" w14:textId="5114BE16" w:rsidR="00861926" w:rsidRPr="008A450B" w:rsidRDefault="008A450B" w:rsidP="00CB6CC5">
      <w:pPr>
        <w:pStyle w:val="ListParagraph"/>
        <w:numPr>
          <w:ilvl w:val="0"/>
          <w:numId w:val="74"/>
        </w:numPr>
        <w:rPr>
          <w:b/>
          <w:bCs/>
          <w:sz w:val="28"/>
          <w:szCs w:val="28"/>
        </w:rPr>
      </w:pPr>
      <w:r>
        <w:rPr>
          <w:rFonts w:cs="Times New Roman" w:hint="cs"/>
          <w:b/>
          <w:bCs/>
          <w:sz w:val="28"/>
          <w:szCs w:val="28"/>
          <w:rtl/>
        </w:rPr>
        <w:lastRenderedPageBreak/>
        <w:t>ح</w:t>
      </w:r>
      <w:r w:rsidRPr="008A450B">
        <w:rPr>
          <w:rFonts w:cs="Times New Roman"/>
          <w:b/>
          <w:bCs/>
          <w:sz w:val="28"/>
          <w:szCs w:val="28"/>
          <w:rtl/>
        </w:rPr>
        <w:t xml:space="preserve">الة الاستخدام </w:t>
      </w:r>
      <w:r w:rsidRPr="008A450B">
        <w:rPr>
          <w:b/>
          <w:bCs/>
          <w:sz w:val="28"/>
          <w:szCs w:val="28"/>
        </w:rPr>
        <w:t>UC4</w:t>
      </w:r>
      <w:r w:rsidRPr="008A450B">
        <w:rPr>
          <w:rFonts w:cs="Times New Roman"/>
          <w:b/>
          <w:bCs/>
          <w:sz w:val="28"/>
          <w:szCs w:val="28"/>
          <w:rtl/>
        </w:rPr>
        <w:t>- إضافة مريض (</w:t>
      </w:r>
      <w:r w:rsidRPr="008A450B">
        <w:rPr>
          <w:b/>
          <w:bCs/>
          <w:sz w:val="28"/>
          <w:szCs w:val="28"/>
        </w:rPr>
        <w:t>Add Patient</w:t>
      </w:r>
      <w:r w:rsidRPr="008A450B">
        <w:rPr>
          <w:rFonts w:cs="Times New Roman"/>
          <w:b/>
          <w:bCs/>
          <w:sz w:val="28"/>
          <w:szCs w:val="28"/>
          <w:rtl/>
        </w:rPr>
        <w:t>):</w:t>
      </w:r>
    </w:p>
    <w:p w14:paraId="7F82E107" w14:textId="77777777" w:rsidR="008A450B" w:rsidRPr="00840E93" w:rsidRDefault="008A450B" w:rsidP="008A450B">
      <w:pPr>
        <w:pStyle w:val="ListParagraph"/>
        <w:numPr>
          <w:ilvl w:val="0"/>
          <w:numId w:val="85"/>
        </w:numPr>
        <w:pBdr>
          <w:top w:val="nil"/>
          <w:left w:val="nil"/>
          <w:bottom w:val="nil"/>
          <w:right w:val="nil"/>
          <w:between w:val="nil"/>
        </w:pBdr>
        <w:spacing w:before="0" w:line="240" w:lineRule="auto"/>
        <w:jc w:val="both"/>
        <w:rPr>
          <w:rFonts w:eastAsia="Arial" w:cs="Traditional Arabic"/>
        </w:rPr>
      </w:pPr>
      <w:r w:rsidRPr="00840E93">
        <w:rPr>
          <w:rFonts w:eastAsia="Arial" w:cs="Traditional Arabic"/>
          <w:rtl/>
        </w:rPr>
        <w:t>الفاعلون الأساسيون: الطبيب.</w:t>
      </w:r>
    </w:p>
    <w:p w14:paraId="5AFFC553" w14:textId="77777777" w:rsidR="008A450B" w:rsidRPr="00840E93" w:rsidRDefault="008A450B" w:rsidP="008A450B">
      <w:pPr>
        <w:pStyle w:val="ListParagraph"/>
        <w:numPr>
          <w:ilvl w:val="0"/>
          <w:numId w:val="85"/>
        </w:numPr>
        <w:pBdr>
          <w:top w:val="nil"/>
          <w:left w:val="nil"/>
          <w:bottom w:val="nil"/>
          <w:right w:val="nil"/>
          <w:between w:val="nil"/>
        </w:pBdr>
        <w:spacing w:before="0" w:line="240" w:lineRule="auto"/>
        <w:jc w:val="both"/>
        <w:rPr>
          <w:rFonts w:eastAsia="Arial" w:cs="Traditional Arabic"/>
        </w:rPr>
      </w:pPr>
      <w:r w:rsidRPr="00840E93">
        <w:rPr>
          <w:rFonts w:eastAsia="Arial" w:cs="Traditional Arabic"/>
        </w:rPr>
        <w:t xml:space="preserve"> </w:t>
      </w:r>
      <w:r w:rsidRPr="00840E93">
        <w:rPr>
          <w:rFonts w:eastAsia="Arial" w:cs="Traditional Arabic"/>
          <w:rtl/>
        </w:rPr>
        <w:t>الفاعلون الثانويون: لا يوجد.</w:t>
      </w:r>
    </w:p>
    <w:p w14:paraId="2141DDB1" w14:textId="0A7D0435" w:rsidR="008A450B" w:rsidRPr="00E0273C" w:rsidRDefault="00C769A2" w:rsidP="008A450B">
      <w:pPr>
        <w:pStyle w:val="ListParagraph"/>
        <w:numPr>
          <w:ilvl w:val="0"/>
          <w:numId w:val="85"/>
        </w:numPr>
        <w:spacing w:before="0" w:line="240" w:lineRule="auto"/>
        <w:rPr>
          <w:b/>
          <w:bCs/>
          <w:sz w:val="28"/>
          <w:szCs w:val="28"/>
          <w:lang w:val="de-DE"/>
        </w:rPr>
      </w:pPr>
      <w:r>
        <w:rPr>
          <w:noProof/>
        </w:rPr>
        <mc:AlternateContent>
          <mc:Choice Requires="wps">
            <w:drawing>
              <wp:anchor distT="0" distB="0" distL="114300" distR="114300" simplePos="0" relativeHeight="251787264" behindDoc="0" locked="0" layoutInCell="1" allowOverlap="1" wp14:anchorId="79171774" wp14:editId="2D073D3A">
                <wp:simplePos x="0" y="0"/>
                <wp:positionH relativeFrom="column">
                  <wp:posOffset>231140</wp:posOffset>
                </wp:positionH>
                <wp:positionV relativeFrom="paragraph">
                  <wp:posOffset>7489825</wp:posOffset>
                </wp:positionV>
                <wp:extent cx="5337175" cy="354965"/>
                <wp:effectExtent l="0" t="0" r="15875" b="6985"/>
                <wp:wrapTopAndBottom/>
                <wp:docPr id="1946593985" name="Text Box 1"/>
                <wp:cNvGraphicFramePr/>
                <a:graphic xmlns:a="http://schemas.openxmlformats.org/drawingml/2006/main">
                  <a:graphicData uri="http://schemas.microsoft.com/office/word/2010/wordprocessingShape">
                    <wps:wsp>
                      <wps:cNvSpPr txBox="1"/>
                      <wps:spPr>
                        <a:xfrm>
                          <a:off x="0" y="0"/>
                          <a:ext cx="5337175" cy="354965"/>
                        </a:xfrm>
                        <a:prstGeom prst="rect">
                          <a:avLst/>
                        </a:prstGeom>
                        <a:noFill/>
                        <a:ln>
                          <a:noFill/>
                        </a:ln>
                      </wps:spPr>
                      <wps:txbx>
                        <w:txbxContent>
                          <w:p w14:paraId="7B803692" w14:textId="10F529B6" w:rsidR="00C769A2" w:rsidRPr="00172631" w:rsidRDefault="00C769A2" w:rsidP="00C769A2">
                            <w:pPr>
                              <w:pStyle w:val="Caption"/>
                              <w:jc w:val="center"/>
                              <w:rPr>
                                <w:noProof/>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9</w:t>
                            </w:r>
                            <w:r>
                              <w:rPr>
                                <w:rtl/>
                              </w:rPr>
                              <w:fldChar w:fldCharType="end"/>
                            </w:r>
                            <w:r>
                              <w:rPr>
                                <w:rFonts w:hint="cs"/>
                                <w:rtl/>
                                <w:lang w:bidi="ar-SY"/>
                              </w:rPr>
                              <w:t>المخطط الزمني لحالة إضافة مريض</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171774" id="_x0000_s1033" type="#_x0000_t202" style="position:absolute;left:0;text-align:left;margin-left:18.2pt;margin-top:589.75pt;width:420.25pt;height:27.95pt;z-index:25178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" filled="f" stroked="f">
                <v:textbox inset="0,0,0,0">
                  <w:txbxContent>
                    <w:p w14:paraId="7B803692" w14:textId="10F529B6" w:rsidR="00C769A2" w:rsidRPr="00172631" w:rsidRDefault="00C769A2" w:rsidP="00C769A2">
                      <w:pPr>
                        <w:pStyle w:val="Caption"/>
                        <w:jc w:val="center"/>
                        <w:rPr>
                          <w:noProof/>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9</w:t>
                      </w:r>
                      <w:r>
                        <w:rPr>
                          <w:rtl/>
                        </w:rPr>
                        <w:fldChar w:fldCharType="end"/>
                      </w:r>
                      <w:r>
                        <w:rPr>
                          <w:rFonts w:hint="cs"/>
                          <w:rtl/>
                          <w:lang w:bidi="ar-SY"/>
                        </w:rPr>
                        <w:t>المخطط الزمني لحالة إضافة مريض</w:t>
                      </w:r>
                    </w:p>
                  </w:txbxContent>
                </v:textbox>
                <w10:wrap type="topAndBottom"/>
              </v:shape>
            </w:pict>
          </mc:Fallback>
        </mc:AlternateContent>
      </w:r>
      <w:r>
        <w:rPr>
          <w:noProof/>
        </w:rPr>
        <w:drawing>
          <wp:anchor distT="0" distB="0" distL="114300" distR="114300" simplePos="0" relativeHeight="251785216" behindDoc="0" locked="0" layoutInCell="1" allowOverlap="1" wp14:anchorId="08FC1117" wp14:editId="2F333EDA">
            <wp:simplePos x="0" y="0"/>
            <wp:positionH relativeFrom="column">
              <wp:posOffset>240665</wp:posOffset>
            </wp:positionH>
            <wp:positionV relativeFrom="paragraph">
              <wp:posOffset>3775075</wp:posOffset>
            </wp:positionV>
            <wp:extent cx="5337175" cy="3667125"/>
            <wp:effectExtent l="0" t="0" r="0" b="9525"/>
            <wp:wrapTopAndBottom/>
            <wp:docPr id="118816743"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7175" cy="3667125"/>
                    </a:xfrm>
                    <a:prstGeom prst="rect">
                      <a:avLst/>
                    </a:prstGeom>
                    <a:noFill/>
                    <a:ln>
                      <a:noFill/>
                    </a:ln>
                  </pic:spPr>
                </pic:pic>
              </a:graphicData>
            </a:graphic>
            <wp14:sizeRelV relativeFrom="margin">
              <wp14:pctHeight>0</wp14:pctHeight>
            </wp14:sizeRelV>
          </wp:anchor>
        </w:drawing>
      </w:r>
      <w:r w:rsidR="008A450B" w:rsidRPr="00840E93">
        <w:rPr>
          <w:rFonts w:eastAsia="Arial" w:cs="Traditional Arabic"/>
          <w:rtl/>
        </w:rPr>
        <w:t>الملخص: تسجيل سجل مريض جديد في النظام وتوليد معرف فريد له للبدء بمتابعة حالته</w:t>
      </w:r>
      <w:r w:rsidR="008A450B">
        <w:rPr>
          <w:rFonts w:ascii="Arial" w:eastAsia="Arial" w:hAnsi="Arial" w:cs="Arial" w:hint="cs"/>
          <w:color w:val="222222"/>
          <w:rtl/>
        </w:rPr>
        <w:t>.</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500"/>
        <w:gridCol w:w="1765"/>
      </w:tblGrid>
      <w:tr w:rsidR="008A450B" w14:paraId="4DA239EF" w14:textId="77777777" w:rsidTr="00650A32">
        <w:tc>
          <w:tcPr>
            <w:tcW w:w="7500" w:type="dxa"/>
            <w:tcMar>
              <w:top w:w="80" w:type="dxa"/>
              <w:left w:w="100" w:type="dxa"/>
              <w:bottom w:w="80" w:type="dxa"/>
              <w:right w:w="100" w:type="dxa"/>
            </w:tcMar>
            <w:vAlign w:val="center"/>
          </w:tcPr>
          <w:p w14:paraId="76E28F49" w14:textId="77777777" w:rsidR="008A450B" w:rsidRPr="00840E93" w:rsidRDefault="008A450B" w:rsidP="00650A32">
            <w:pPr>
              <w:spacing w:before="0" w:after="0" w:line="240" w:lineRule="auto"/>
              <w:jc w:val="center"/>
              <w:rPr>
                <w:rFonts w:eastAsia="Arial" w:cs="Traditional Arabic"/>
              </w:rPr>
            </w:pPr>
            <w:r w:rsidRPr="00840E93">
              <w:rPr>
                <w:rFonts w:eastAsia="Arial" w:cs="Traditional Arabic"/>
                <w:rtl/>
              </w:rPr>
              <w:t>تسجيل دخول الطبيب للنظام وتوفّر صلاحية إضافة مر</w:t>
            </w:r>
            <w:r w:rsidRPr="00840E93">
              <w:rPr>
                <w:rFonts w:eastAsia="Arial" w:cs="Traditional Arabic" w:hint="cs"/>
                <w:rtl/>
              </w:rPr>
              <w:t>ض</w:t>
            </w:r>
            <w:r w:rsidRPr="00840E93">
              <w:rPr>
                <w:rFonts w:eastAsia="Arial" w:cs="Traditional Arabic"/>
                <w:rtl/>
              </w:rPr>
              <w:t>ى جدد</w:t>
            </w:r>
            <w:r w:rsidRPr="00840E93">
              <w:rPr>
                <w:rFonts w:eastAsia="Arial" w:cs="Traditional Arabic"/>
              </w:rPr>
              <w:t>.</w:t>
            </w:r>
          </w:p>
        </w:tc>
        <w:tc>
          <w:tcPr>
            <w:tcW w:w="1765" w:type="dxa"/>
            <w:vAlign w:val="center"/>
          </w:tcPr>
          <w:p w14:paraId="6C9FE85D" w14:textId="77777777" w:rsidR="008A450B" w:rsidRPr="00840E93" w:rsidRDefault="008A450B" w:rsidP="00650A32">
            <w:pPr>
              <w:spacing w:before="0" w:after="0" w:line="240" w:lineRule="auto"/>
              <w:jc w:val="center"/>
              <w:rPr>
                <w:rFonts w:eastAsia="Arial" w:cs="Traditional Arabic"/>
                <w:b/>
                <w:bCs/>
                <w:rtl/>
              </w:rPr>
            </w:pPr>
            <w:r w:rsidRPr="00840E93">
              <w:rPr>
                <w:rFonts w:eastAsia="Arial" w:cs="Traditional Arabic"/>
                <w:b/>
                <w:bCs/>
                <w:rtl/>
              </w:rPr>
              <w:t>الشروط المسبقة</w:t>
            </w:r>
          </w:p>
        </w:tc>
      </w:tr>
      <w:tr w:rsidR="008A450B" w14:paraId="5BA38AB4" w14:textId="77777777" w:rsidTr="00650A32">
        <w:tc>
          <w:tcPr>
            <w:tcW w:w="7500" w:type="dxa"/>
            <w:tcMar>
              <w:top w:w="80" w:type="dxa"/>
              <w:left w:w="100" w:type="dxa"/>
              <w:bottom w:w="80" w:type="dxa"/>
              <w:right w:w="100" w:type="dxa"/>
            </w:tcMar>
            <w:vAlign w:val="center"/>
          </w:tcPr>
          <w:p w14:paraId="6395734B" w14:textId="77777777" w:rsidR="008A450B" w:rsidRPr="00840E93" w:rsidRDefault="008A450B" w:rsidP="00650A32">
            <w:pPr>
              <w:spacing w:before="0" w:after="0" w:line="240" w:lineRule="auto"/>
              <w:jc w:val="center"/>
              <w:rPr>
                <w:rFonts w:eastAsia="Arial" w:cs="Traditional Arabic"/>
              </w:rPr>
            </w:pPr>
            <w:r w:rsidRPr="00840E93">
              <w:rPr>
                <w:rFonts w:eastAsia="Arial" w:cs="Traditional Arabic"/>
                <w:rtl/>
              </w:rPr>
              <w:t xml:space="preserve">طلب الطبيب إضافة مريض جديد عبر النقر على زر «إضافة </w:t>
            </w:r>
            <w:r w:rsidRPr="00840E93">
              <w:rPr>
                <w:rFonts w:eastAsia="Arial" w:cs="Traditional Arabic" w:hint="cs"/>
                <w:rtl/>
              </w:rPr>
              <w:t>مريض</w:t>
            </w:r>
            <w:r w:rsidRPr="00840E93">
              <w:rPr>
                <w:rFonts w:eastAsia="Arial" w:cs="Traditional Arabic"/>
              </w:rPr>
              <w:t xml:space="preserve"> «</w:t>
            </w:r>
          </w:p>
        </w:tc>
        <w:tc>
          <w:tcPr>
            <w:tcW w:w="1765" w:type="dxa"/>
            <w:vAlign w:val="center"/>
          </w:tcPr>
          <w:p w14:paraId="7774EC8B" w14:textId="77777777" w:rsidR="008A450B" w:rsidRPr="00840E93" w:rsidRDefault="008A450B" w:rsidP="00650A32">
            <w:pPr>
              <w:spacing w:before="0" w:after="0" w:line="240" w:lineRule="auto"/>
              <w:jc w:val="center"/>
              <w:rPr>
                <w:rFonts w:eastAsia="Arial" w:cs="Traditional Arabic"/>
                <w:b/>
                <w:bCs/>
                <w:rtl/>
              </w:rPr>
            </w:pPr>
            <w:r w:rsidRPr="00840E93">
              <w:rPr>
                <w:rFonts w:eastAsia="Arial" w:cs="Traditional Arabic"/>
                <w:b/>
                <w:bCs/>
                <w:rtl/>
              </w:rPr>
              <w:t>المُشغِّل (</w:t>
            </w:r>
            <w:r w:rsidRPr="00840E93">
              <w:rPr>
                <w:rFonts w:eastAsia="Arial" w:cs="Traditional Arabic"/>
                <w:b/>
                <w:bCs/>
              </w:rPr>
              <w:t>Trigger</w:t>
            </w:r>
            <w:r w:rsidRPr="00840E93">
              <w:rPr>
                <w:rFonts w:eastAsia="Arial" w:cs="Traditional Arabic"/>
                <w:b/>
                <w:bCs/>
                <w:rtl/>
              </w:rPr>
              <w:t>)</w:t>
            </w:r>
          </w:p>
        </w:tc>
      </w:tr>
      <w:tr w:rsidR="008A450B" w14:paraId="3B42AA19" w14:textId="77777777" w:rsidTr="00650A32">
        <w:tc>
          <w:tcPr>
            <w:tcW w:w="7500" w:type="dxa"/>
            <w:tcMar>
              <w:top w:w="80" w:type="dxa"/>
              <w:left w:w="100" w:type="dxa"/>
              <w:bottom w:w="80" w:type="dxa"/>
              <w:right w:w="100" w:type="dxa"/>
            </w:tcMar>
            <w:vAlign w:val="center"/>
          </w:tcPr>
          <w:p w14:paraId="2C0CFF1F" w14:textId="3F5A8B2F" w:rsidR="008A450B" w:rsidRPr="008A450B" w:rsidRDefault="008A450B" w:rsidP="008A450B">
            <w:pPr>
              <w:pStyle w:val="ListParagraph"/>
              <w:numPr>
                <w:ilvl w:val="0"/>
                <w:numId w:val="117"/>
              </w:numPr>
              <w:spacing w:before="0" w:after="0" w:line="240" w:lineRule="auto"/>
              <w:jc w:val="center"/>
              <w:rPr>
                <w:rFonts w:eastAsia="Arial" w:cs="Traditional Arabic"/>
              </w:rPr>
            </w:pPr>
            <w:r w:rsidRPr="008A450B">
              <w:rPr>
                <w:rFonts w:eastAsia="Arial" w:cs="Traditional Arabic"/>
                <w:rtl/>
              </w:rPr>
              <w:t xml:space="preserve">يفتح الطبيب نموذج «إضافة مريض </w:t>
            </w:r>
            <w:r w:rsidRPr="008A450B">
              <w:rPr>
                <w:rFonts w:eastAsia="Arial" w:cs="Traditional Arabic" w:hint="cs"/>
                <w:rtl/>
              </w:rPr>
              <w:t>جديد</w:t>
            </w:r>
            <w:r w:rsidRPr="008A450B">
              <w:rPr>
                <w:rFonts w:eastAsia="Arial" w:cs="Traditional Arabic"/>
              </w:rPr>
              <w:t xml:space="preserve"> «</w:t>
            </w:r>
          </w:p>
          <w:p w14:paraId="09A4190A" w14:textId="265A47BE" w:rsidR="008A450B" w:rsidRPr="008A450B" w:rsidRDefault="008A450B" w:rsidP="008A450B">
            <w:pPr>
              <w:pStyle w:val="ListParagraph"/>
              <w:numPr>
                <w:ilvl w:val="0"/>
                <w:numId w:val="117"/>
              </w:numPr>
              <w:spacing w:before="0" w:after="0" w:line="240" w:lineRule="auto"/>
              <w:jc w:val="center"/>
              <w:rPr>
                <w:rFonts w:eastAsia="Arial" w:cs="Traditional Arabic"/>
              </w:rPr>
            </w:pPr>
            <w:r w:rsidRPr="008A450B">
              <w:rPr>
                <w:rFonts w:eastAsia="Arial" w:cs="Traditional Arabic"/>
                <w:rtl/>
              </w:rPr>
              <w:t xml:space="preserve">يُدخل الطبيب البيانات الأساسية للمريض (الاسم، العمر، </w:t>
            </w:r>
            <w:r w:rsidR="00A927C2" w:rsidRPr="008A450B">
              <w:rPr>
                <w:rFonts w:eastAsia="Arial" w:cs="Traditional Arabic" w:hint="cs"/>
                <w:rtl/>
              </w:rPr>
              <w:t xml:space="preserve">الجنس </w:t>
            </w:r>
            <w:r w:rsidR="00A927C2">
              <w:rPr>
                <w:rFonts w:eastAsia="Arial" w:cs="Traditional Arabic" w:hint="cs"/>
                <w:rtl/>
              </w:rPr>
              <w:t>الرقم الوطني،</w:t>
            </w:r>
            <w:r w:rsidRPr="008A450B">
              <w:rPr>
                <w:rFonts w:eastAsia="Arial" w:cs="Traditional Arabic"/>
                <w:rtl/>
              </w:rPr>
              <w:t xml:space="preserve"> التاريخ الطبي، إلخ)</w:t>
            </w:r>
          </w:p>
          <w:p w14:paraId="776140C3" w14:textId="000095C2" w:rsidR="008A450B" w:rsidRPr="008A450B" w:rsidRDefault="008A450B" w:rsidP="008A450B">
            <w:pPr>
              <w:pStyle w:val="ListParagraph"/>
              <w:numPr>
                <w:ilvl w:val="0"/>
                <w:numId w:val="117"/>
              </w:numPr>
              <w:spacing w:before="0" w:after="0" w:line="240" w:lineRule="auto"/>
              <w:jc w:val="center"/>
              <w:rPr>
                <w:rFonts w:eastAsia="Arial" w:cs="Traditional Arabic"/>
              </w:rPr>
            </w:pPr>
            <w:r w:rsidRPr="008A450B">
              <w:rPr>
                <w:rFonts w:eastAsia="Arial" w:cs="Traditional Arabic"/>
                <w:rtl/>
              </w:rPr>
              <w:t xml:space="preserve">يضغط الطبيب على زر «حفظ </w:t>
            </w:r>
            <w:r w:rsidRPr="008A450B">
              <w:rPr>
                <w:rFonts w:eastAsia="Arial" w:cs="Traditional Arabic" w:hint="cs"/>
                <w:rtl/>
              </w:rPr>
              <w:t>البيانات</w:t>
            </w:r>
            <w:r w:rsidRPr="008A450B">
              <w:rPr>
                <w:rFonts w:eastAsia="Arial" w:cs="Traditional Arabic"/>
              </w:rPr>
              <w:t xml:space="preserve"> «</w:t>
            </w:r>
          </w:p>
          <w:p w14:paraId="68FE7884" w14:textId="1B45EB28" w:rsidR="008A450B" w:rsidRPr="008A450B" w:rsidRDefault="008A450B" w:rsidP="008A450B">
            <w:pPr>
              <w:pStyle w:val="ListParagraph"/>
              <w:numPr>
                <w:ilvl w:val="0"/>
                <w:numId w:val="117"/>
              </w:numPr>
              <w:spacing w:before="0" w:after="0" w:line="240" w:lineRule="auto"/>
              <w:jc w:val="center"/>
              <w:rPr>
                <w:rFonts w:eastAsia="Arial" w:cs="Traditional Arabic"/>
              </w:rPr>
            </w:pPr>
            <w:r w:rsidRPr="008A450B">
              <w:rPr>
                <w:rFonts w:eastAsia="Arial" w:cs="Traditional Arabic"/>
                <w:rtl/>
              </w:rPr>
              <w:t>يتحقق النظام من</w:t>
            </w:r>
            <w:r w:rsidR="00A927C2">
              <w:rPr>
                <w:rFonts w:eastAsia="Arial" w:cs="Traditional Arabic" w:hint="cs"/>
                <w:rtl/>
              </w:rPr>
              <w:t xml:space="preserve"> فردية الرقم الوطني</w:t>
            </w:r>
            <w:r w:rsidRPr="008A450B">
              <w:rPr>
                <w:rFonts w:eastAsia="Arial" w:cs="Traditional Arabic"/>
              </w:rPr>
              <w:t>.</w:t>
            </w:r>
          </w:p>
          <w:p w14:paraId="05624D94" w14:textId="77777777" w:rsidR="008A450B" w:rsidRPr="008A450B" w:rsidRDefault="008A450B" w:rsidP="008A450B">
            <w:pPr>
              <w:pStyle w:val="ListParagraph"/>
              <w:numPr>
                <w:ilvl w:val="0"/>
                <w:numId w:val="117"/>
              </w:numPr>
              <w:spacing w:before="0" w:after="0" w:line="240" w:lineRule="auto"/>
              <w:jc w:val="center"/>
              <w:rPr>
                <w:rFonts w:eastAsia="Arial" w:cs="Traditional Arabic"/>
              </w:rPr>
            </w:pPr>
            <w:r w:rsidRPr="008A450B">
              <w:rPr>
                <w:rFonts w:eastAsia="Arial" w:cs="Traditional Arabic"/>
                <w:rtl/>
              </w:rPr>
              <w:t>حفظ النظام سجل المريض في قاعدة البيانات مع توليد معرف فريد</w:t>
            </w:r>
            <w:r w:rsidRPr="008A450B">
              <w:rPr>
                <w:rFonts w:eastAsia="Arial" w:cs="Traditional Arabic"/>
              </w:rPr>
              <w:t xml:space="preserve"> (Patient ID).</w:t>
            </w:r>
          </w:p>
          <w:p w14:paraId="2746D047" w14:textId="77777777" w:rsidR="008A450B" w:rsidRPr="008A450B" w:rsidRDefault="008A450B" w:rsidP="008A450B">
            <w:pPr>
              <w:pStyle w:val="ListParagraph"/>
              <w:numPr>
                <w:ilvl w:val="0"/>
                <w:numId w:val="117"/>
              </w:numPr>
              <w:spacing w:before="0" w:after="0" w:line="240" w:lineRule="auto"/>
              <w:jc w:val="center"/>
              <w:rPr>
                <w:rFonts w:eastAsia="Arial" w:cs="Traditional Arabic"/>
              </w:rPr>
            </w:pPr>
            <w:r w:rsidRPr="008A450B">
              <w:rPr>
                <w:rFonts w:eastAsia="Arial" w:cs="Traditional Arabic"/>
                <w:rtl/>
              </w:rPr>
              <w:t>يعرض النظام رسالة تأكيد تم إكمال عملية الإضافة بنجاح</w:t>
            </w:r>
            <w:r w:rsidRPr="008A450B">
              <w:rPr>
                <w:rFonts w:eastAsia="Arial" w:cs="Traditional Arabic"/>
              </w:rPr>
              <w:t>.</w:t>
            </w:r>
          </w:p>
        </w:tc>
        <w:tc>
          <w:tcPr>
            <w:tcW w:w="1765" w:type="dxa"/>
            <w:vAlign w:val="center"/>
          </w:tcPr>
          <w:p w14:paraId="62B0FF65" w14:textId="77777777" w:rsidR="008A450B" w:rsidRPr="00840E93" w:rsidRDefault="008A450B" w:rsidP="00650A32">
            <w:pPr>
              <w:spacing w:before="0" w:after="0" w:line="240" w:lineRule="auto"/>
              <w:jc w:val="center"/>
              <w:rPr>
                <w:rFonts w:eastAsia="Arial" w:cs="Traditional Arabic"/>
                <w:b/>
                <w:bCs/>
                <w:rtl/>
              </w:rPr>
            </w:pPr>
            <w:r w:rsidRPr="00840E93">
              <w:rPr>
                <w:rFonts w:eastAsia="Arial" w:cs="Traditional Arabic"/>
                <w:b/>
                <w:bCs/>
                <w:rtl/>
              </w:rPr>
              <w:t>السيناريو الأساسي</w:t>
            </w:r>
          </w:p>
        </w:tc>
      </w:tr>
      <w:tr w:rsidR="008A450B" w14:paraId="6B7EE3D4" w14:textId="77777777" w:rsidTr="00650A32">
        <w:tc>
          <w:tcPr>
            <w:tcW w:w="7500" w:type="dxa"/>
            <w:tcMar>
              <w:top w:w="80" w:type="dxa"/>
              <w:left w:w="100" w:type="dxa"/>
              <w:bottom w:w="80" w:type="dxa"/>
              <w:right w:w="100" w:type="dxa"/>
            </w:tcMar>
            <w:vAlign w:val="center"/>
          </w:tcPr>
          <w:p w14:paraId="078443D9" w14:textId="77777777" w:rsidR="008A450B" w:rsidRPr="00840E93" w:rsidRDefault="008A450B" w:rsidP="008A450B">
            <w:pPr>
              <w:pStyle w:val="ListParagraph"/>
              <w:numPr>
                <w:ilvl w:val="0"/>
                <w:numId w:val="89"/>
              </w:numPr>
              <w:spacing w:before="0" w:after="0" w:line="240" w:lineRule="auto"/>
              <w:jc w:val="center"/>
              <w:rPr>
                <w:rFonts w:eastAsia="Arial" w:cs="Traditional Arabic"/>
              </w:rPr>
            </w:pPr>
            <w:r w:rsidRPr="00840E93">
              <w:rPr>
                <w:rFonts w:eastAsia="Arial" w:cs="Traditional Arabic"/>
                <w:rtl/>
              </w:rPr>
              <w:t>إذا كانت هناك حقول إجبارية مفقودة، يبرزها النظام بلون تنبيهي ويطلب إكمالها</w:t>
            </w:r>
            <w:r w:rsidRPr="00840E93">
              <w:rPr>
                <w:rFonts w:eastAsia="Arial" w:cs="Traditional Arabic"/>
              </w:rPr>
              <w:t>.</w:t>
            </w:r>
          </w:p>
          <w:p w14:paraId="782B893C" w14:textId="77777777" w:rsidR="008A450B" w:rsidRPr="00840E93" w:rsidRDefault="008A450B" w:rsidP="008A450B">
            <w:pPr>
              <w:pStyle w:val="ListParagraph"/>
              <w:numPr>
                <w:ilvl w:val="0"/>
                <w:numId w:val="89"/>
              </w:numPr>
              <w:spacing w:before="0" w:after="0" w:line="240" w:lineRule="auto"/>
              <w:jc w:val="center"/>
              <w:rPr>
                <w:rFonts w:eastAsia="Arial" w:cs="Traditional Arabic"/>
              </w:rPr>
            </w:pPr>
            <w:r w:rsidRPr="00840E93">
              <w:rPr>
                <w:rFonts w:eastAsia="Arial" w:cs="Traditional Arabic" w:hint="cs"/>
                <w:rtl/>
              </w:rPr>
              <w:t>إ</w:t>
            </w:r>
            <w:r w:rsidRPr="00840E93">
              <w:rPr>
                <w:rFonts w:eastAsia="Arial" w:cs="Traditional Arabic"/>
                <w:rtl/>
              </w:rPr>
              <w:t>ذا كان المريض مسجلاً مسبقاً بنفس رقم الهوية/المعرف، يظهر تنبيه يمنع التكرار</w:t>
            </w:r>
            <w:r w:rsidRPr="00840E93">
              <w:rPr>
                <w:rFonts w:eastAsia="Arial" w:cs="Traditional Arabic"/>
              </w:rPr>
              <w:t>.</w:t>
            </w:r>
          </w:p>
        </w:tc>
        <w:tc>
          <w:tcPr>
            <w:tcW w:w="1765" w:type="dxa"/>
            <w:vAlign w:val="center"/>
          </w:tcPr>
          <w:p w14:paraId="393CC5D9" w14:textId="77777777" w:rsidR="008A450B" w:rsidRPr="00840E93" w:rsidRDefault="008A450B" w:rsidP="00650A32">
            <w:pPr>
              <w:spacing w:before="0" w:after="0" w:line="240" w:lineRule="auto"/>
              <w:jc w:val="center"/>
              <w:rPr>
                <w:rFonts w:eastAsia="Arial" w:cs="Traditional Arabic"/>
                <w:b/>
                <w:bCs/>
                <w:rtl/>
              </w:rPr>
            </w:pPr>
            <w:r w:rsidRPr="00840E93">
              <w:rPr>
                <w:rFonts w:eastAsia="Arial" w:cs="Traditional Arabic"/>
                <w:b/>
                <w:bCs/>
                <w:rtl/>
              </w:rPr>
              <w:t>السيناريوهات البديلة / الاستثنائية</w:t>
            </w:r>
          </w:p>
        </w:tc>
      </w:tr>
      <w:tr w:rsidR="008A450B" w14:paraId="2C90CA00" w14:textId="77777777" w:rsidTr="00650A32">
        <w:tc>
          <w:tcPr>
            <w:tcW w:w="7500" w:type="dxa"/>
            <w:tcMar>
              <w:top w:w="80" w:type="dxa"/>
              <w:left w:w="100" w:type="dxa"/>
              <w:bottom w:w="80" w:type="dxa"/>
              <w:right w:w="100" w:type="dxa"/>
            </w:tcMar>
            <w:vAlign w:val="center"/>
          </w:tcPr>
          <w:p w14:paraId="7DF73F96" w14:textId="77777777" w:rsidR="008A450B" w:rsidRPr="00840E93" w:rsidRDefault="008A450B" w:rsidP="00650A32">
            <w:pPr>
              <w:spacing w:before="0" w:after="0" w:line="240" w:lineRule="auto"/>
              <w:jc w:val="center"/>
              <w:rPr>
                <w:rFonts w:eastAsia="Arial" w:cs="Traditional Arabic"/>
              </w:rPr>
            </w:pPr>
            <w:r w:rsidRPr="00840E93">
              <w:rPr>
                <w:rFonts w:eastAsia="Arial" w:cs="Traditional Arabic" w:hint="cs"/>
                <w:rtl/>
              </w:rPr>
              <w:t xml:space="preserve"> وجود </w:t>
            </w:r>
            <w:r w:rsidRPr="00840E93">
              <w:rPr>
                <w:rFonts w:eastAsia="Arial" w:cs="Traditional Arabic"/>
                <w:rtl/>
              </w:rPr>
              <w:t>ملف جديد للمريض متوفر للاستعراض والتحديث ضمن النظام</w:t>
            </w:r>
            <w:r w:rsidRPr="00840E93">
              <w:rPr>
                <w:rFonts w:eastAsia="Arial" w:cs="Traditional Arabic"/>
              </w:rPr>
              <w:t>.</w:t>
            </w:r>
          </w:p>
        </w:tc>
        <w:tc>
          <w:tcPr>
            <w:tcW w:w="1765" w:type="dxa"/>
            <w:vAlign w:val="center"/>
          </w:tcPr>
          <w:p w14:paraId="114F5C33" w14:textId="77777777" w:rsidR="008A450B" w:rsidRPr="00840E93" w:rsidRDefault="008A450B" w:rsidP="00650A32">
            <w:pPr>
              <w:spacing w:before="0" w:after="0" w:line="240" w:lineRule="auto"/>
              <w:jc w:val="center"/>
              <w:rPr>
                <w:rFonts w:eastAsia="Arial" w:cs="Traditional Arabic"/>
                <w:b/>
                <w:bCs/>
                <w:rtl/>
              </w:rPr>
            </w:pPr>
            <w:r w:rsidRPr="00840E93">
              <w:rPr>
                <w:rFonts w:eastAsia="Arial" w:cs="Traditional Arabic"/>
                <w:b/>
                <w:bCs/>
                <w:rtl/>
              </w:rPr>
              <w:t>الشروط اللاحقة</w:t>
            </w:r>
          </w:p>
        </w:tc>
      </w:tr>
    </w:tbl>
    <w:p w14:paraId="08684F01" w14:textId="77777777" w:rsidR="009304F9" w:rsidRPr="009304F9" w:rsidRDefault="009304F9" w:rsidP="009304F9">
      <w:pPr>
        <w:pStyle w:val="ListParagraph"/>
        <w:ind w:left="360"/>
        <w:rPr>
          <w:b/>
          <w:bCs/>
          <w:sz w:val="28"/>
          <w:szCs w:val="28"/>
        </w:rPr>
      </w:pPr>
    </w:p>
    <w:p w14:paraId="3D55815C" w14:textId="4AC631E9" w:rsidR="009304F9" w:rsidRDefault="00FB2946" w:rsidP="00CB6CC5">
      <w:pPr>
        <w:pStyle w:val="ListParagraph"/>
        <w:numPr>
          <w:ilvl w:val="0"/>
          <w:numId w:val="74"/>
        </w:numPr>
        <w:rPr>
          <w:b/>
          <w:bCs/>
          <w:sz w:val="28"/>
          <w:szCs w:val="28"/>
        </w:rPr>
      </w:pPr>
      <w:r>
        <w:rPr>
          <w:rFonts w:hint="cs"/>
          <w:b/>
          <w:bCs/>
          <w:sz w:val="28"/>
          <w:szCs w:val="28"/>
          <w:rtl/>
        </w:rPr>
        <w:t xml:space="preserve">حالة الاستخدام </w:t>
      </w:r>
      <w:r>
        <w:rPr>
          <w:b/>
          <w:bCs/>
          <w:sz w:val="28"/>
          <w:szCs w:val="28"/>
        </w:rPr>
        <w:t>UC5</w:t>
      </w:r>
      <w:r>
        <w:rPr>
          <w:rFonts w:hint="cs"/>
          <w:b/>
          <w:bCs/>
          <w:sz w:val="28"/>
          <w:szCs w:val="28"/>
          <w:rtl/>
        </w:rPr>
        <w:t>_تعديل بيانات المريض:</w:t>
      </w:r>
    </w:p>
    <w:p w14:paraId="0756D9A0" w14:textId="77777777" w:rsidR="00FB2946" w:rsidRPr="0023328C" w:rsidRDefault="00FB2946" w:rsidP="00FB2946">
      <w:pPr>
        <w:pStyle w:val="ListParagraph"/>
        <w:numPr>
          <w:ilvl w:val="0"/>
          <w:numId w:val="88"/>
        </w:numPr>
        <w:pBdr>
          <w:top w:val="nil"/>
          <w:left w:val="nil"/>
          <w:bottom w:val="nil"/>
          <w:right w:val="nil"/>
          <w:between w:val="nil"/>
        </w:pBdr>
        <w:spacing w:before="0" w:after="0" w:line="256" w:lineRule="auto"/>
        <w:jc w:val="both"/>
        <w:rPr>
          <w:rFonts w:eastAsia="Arial" w:cs="Traditional Arabic"/>
        </w:rPr>
      </w:pPr>
      <w:r w:rsidRPr="0023328C">
        <w:rPr>
          <w:rFonts w:eastAsia="Arial" w:cs="Traditional Arabic" w:hint="cs"/>
          <w:rtl/>
        </w:rPr>
        <w:t>الفاعلون</w:t>
      </w:r>
      <w:r w:rsidRPr="0023328C">
        <w:rPr>
          <w:rFonts w:eastAsia="Arial" w:cs="Traditional Arabic"/>
          <w:rtl/>
        </w:rPr>
        <w:t xml:space="preserve"> الأساسيون: الطبيب.</w:t>
      </w:r>
    </w:p>
    <w:p w14:paraId="29E795EF" w14:textId="77777777" w:rsidR="00FB2946" w:rsidRPr="00136C81" w:rsidRDefault="00FB2946" w:rsidP="00FB2946">
      <w:pPr>
        <w:pStyle w:val="ListParagraph"/>
        <w:numPr>
          <w:ilvl w:val="0"/>
          <w:numId w:val="88"/>
        </w:numPr>
        <w:pBdr>
          <w:top w:val="nil"/>
          <w:left w:val="nil"/>
          <w:bottom w:val="nil"/>
          <w:right w:val="nil"/>
          <w:between w:val="nil"/>
        </w:pBdr>
        <w:spacing w:before="0" w:after="0" w:line="256" w:lineRule="auto"/>
        <w:jc w:val="both"/>
        <w:rPr>
          <w:rFonts w:eastAsia="Arial" w:cs="Traditional Arabic"/>
        </w:rPr>
      </w:pPr>
      <w:r w:rsidRPr="00136C81">
        <w:rPr>
          <w:rFonts w:eastAsia="Arial" w:cs="Traditional Arabic"/>
          <w:rtl/>
        </w:rPr>
        <w:t>الفاعلون الثانويون: لا يوجد.</w:t>
      </w:r>
    </w:p>
    <w:p w14:paraId="346FBE41" w14:textId="77777777" w:rsidR="00FB2946" w:rsidRDefault="00FB2946" w:rsidP="00FB2946">
      <w:pPr>
        <w:pStyle w:val="ListParagraph"/>
        <w:numPr>
          <w:ilvl w:val="0"/>
          <w:numId w:val="88"/>
        </w:numPr>
        <w:rPr>
          <w:rFonts w:eastAsia="Arial" w:cs="Traditional Arabic"/>
        </w:rPr>
      </w:pPr>
      <w:r w:rsidRPr="0023328C">
        <w:rPr>
          <w:rFonts w:eastAsia="Arial" w:cs="Traditional Arabic"/>
          <w:rtl/>
        </w:rPr>
        <w:t>الملخص: تحديث وتعديل البيانات الشخصية أو الطبية المباشرة المربوطة بملف المريض</w:t>
      </w:r>
      <w:r w:rsidRPr="0023328C">
        <w:rPr>
          <w:rFonts w:eastAsia="Arial" w:cs="Traditional Arabic"/>
        </w:rPr>
        <w:t>.</w:t>
      </w:r>
    </w:p>
    <w:p w14:paraId="3DE28194" w14:textId="68814BC5" w:rsidR="00FB2946" w:rsidRPr="00810F62" w:rsidRDefault="00FB2946" w:rsidP="00FB2946">
      <w:pPr>
        <w:pStyle w:val="ListParagraph"/>
        <w:rPr>
          <w:rFonts w:eastAsia="Arial" w:cs="Traditional Arabic"/>
        </w:rPr>
      </w:pPr>
      <w:r>
        <w:rPr>
          <w:noProof/>
        </w:rPr>
        <mc:AlternateContent>
          <mc:Choice Requires="wps">
            <w:drawing>
              <wp:anchor distT="0" distB="0" distL="114300" distR="114300" simplePos="0" relativeHeight="251794432" behindDoc="0" locked="0" layoutInCell="1" allowOverlap="1" wp14:anchorId="4344C0F3" wp14:editId="60B99500">
                <wp:simplePos x="0" y="0"/>
                <wp:positionH relativeFrom="column">
                  <wp:posOffset>229235</wp:posOffset>
                </wp:positionH>
                <wp:positionV relativeFrom="paragraph">
                  <wp:posOffset>6269990</wp:posOffset>
                </wp:positionV>
                <wp:extent cx="5337175" cy="635"/>
                <wp:effectExtent l="0" t="0" r="15875" b="6985"/>
                <wp:wrapSquare wrapText="bothSides"/>
                <wp:docPr id="890601012" name="Text Box 1"/>
                <wp:cNvGraphicFramePr/>
                <a:graphic xmlns:a="http://schemas.openxmlformats.org/drawingml/2006/main">
                  <a:graphicData uri="http://schemas.microsoft.com/office/word/2010/wordprocessingShape">
                    <wps:wsp>
                      <wps:cNvSpPr txBox="1"/>
                      <wps:spPr>
                        <a:xfrm>
                          <a:off x="0" y="0"/>
                          <a:ext cx="5337175" cy="635"/>
                        </a:xfrm>
                        <a:prstGeom prst="rect">
                          <a:avLst/>
                        </a:prstGeom>
                        <a:noFill/>
                        <a:ln>
                          <a:noFill/>
                        </a:ln>
                      </wps:spPr>
                      <wps:txbx>
                        <w:txbxContent>
                          <w:p w14:paraId="3E5BF2E0" w14:textId="69DA5227" w:rsidR="00FB2946" w:rsidRPr="002147E4" w:rsidRDefault="00FB2946" w:rsidP="00FB2946">
                            <w:pPr>
                              <w:pStyle w:val="Caption"/>
                              <w:jc w:val="center"/>
                              <w:rPr>
                                <w:noProof/>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10</w:t>
                            </w:r>
                            <w:r>
                              <w:rPr>
                                <w:rtl/>
                              </w:rPr>
                              <w:fldChar w:fldCharType="end"/>
                            </w:r>
                            <w:r w:rsidRPr="00B92298">
                              <w:rPr>
                                <w:rFonts w:cs="Times New Roman"/>
                                <w:rtl/>
                                <w:lang w:bidi="ar-SY"/>
                              </w:rPr>
                              <w:t>المخطط التسلسلي لحالة تعديل بيانات المريض</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44C0F3" id="_x0000_s1034" type="#_x0000_t202" style="position:absolute;left:0;text-align:left;margin-left:18.05pt;margin-top:493.7pt;width:420.25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" filled="f" stroked="f">
                <v:textbox style="mso-fit-shape-to-text:t" inset="0,0,0,0">
                  <w:txbxContent>
                    <w:p w14:paraId="3E5BF2E0" w14:textId="69DA5227" w:rsidR="00FB2946" w:rsidRPr="002147E4" w:rsidRDefault="00FB2946" w:rsidP="00FB2946">
                      <w:pPr>
                        <w:pStyle w:val="Caption"/>
                        <w:jc w:val="center"/>
                        <w:rPr>
                          <w:noProof/>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10</w:t>
                      </w:r>
                      <w:r>
                        <w:rPr>
                          <w:rtl/>
                        </w:rPr>
                        <w:fldChar w:fldCharType="end"/>
                      </w:r>
                      <w:r w:rsidRPr="00B92298">
                        <w:rPr>
                          <w:rFonts w:cs="Times New Roman"/>
                          <w:rtl/>
                          <w:lang w:bidi="ar-SY"/>
                        </w:rPr>
                        <w:t>المخطط التسلسلي لحالة تعديل بيانات المريض</w:t>
                      </w:r>
                    </w:p>
                  </w:txbxContent>
                </v:textbox>
                <w10:wrap type="square"/>
              </v:shape>
            </w:pict>
          </mc:Fallback>
        </mc:AlternateContent>
      </w:r>
      <w:r>
        <w:rPr>
          <w:noProof/>
        </w:rPr>
        <w:drawing>
          <wp:anchor distT="0" distB="0" distL="114300" distR="114300" simplePos="0" relativeHeight="251792384" behindDoc="0" locked="0" layoutInCell="1" allowOverlap="1" wp14:anchorId="582E3215" wp14:editId="15111AF5">
            <wp:simplePos x="0" y="0"/>
            <wp:positionH relativeFrom="column">
              <wp:posOffset>229400</wp:posOffset>
            </wp:positionH>
            <wp:positionV relativeFrom="paragraph">
              <wp:posOffset>2793780</wp:posOffset>
            </wp:positionV>
            <wp:extent cx="5337175" cy="3419475"/>
            <wp:effectExtent l="0" t="0" r="0" b="9525"/>
            <wp:wrapSquare wrapText="bothSides"/>
            <wp:docPr id="141067274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37175" cy="3419475"/>
                    </a:xfrm>
                    <a:prstGeom prst="rect">
                      <a:avLst/>
                    </a:prstGeom>
                    <a:noFill/>
                    <a:ln>
                      <a:noFill/>
                    </a:ln>
                  </pic:spPr>
                </pic:pic>
              </a:graphicData>
            </a:graphic>
            <wp14:sizeRelV relativeFrom="margin">
              <wp14:pctHeight>0</wp14:pctHeight>
            </wp14:sizeRelV>
          </wp:anchor>
        </w:drawing>
      </w:r>
    </w:p>
    <w:tbl>
      <w:tblPr>
        <w:tblStyle w:val="a3"/>
        <w:bidiVisual/>
        <w:tblW w:w="8774" w:type="dxa"/>
        <w:tblInd w:w="-5" w:type="dxa"/>
        <w:tblLook w:val="04A0" w:firstRow="1" w:lastRow="0" w:firstColumn="1" w:lastColumn="0" w:noHBand="0" w:noVBand="1"/>
      </w:tblPr>
      <w:tblGrid>
        <w:gridCol w:w="2109"/>
        <w:gridCol w:w="6665"/>
      </w:tblGrid>
      <w:tr w:rsidR="00FB2946" w14:paraId="02546371" w14:textId="77777777" w:rsidTr="00650A32">
        <w:tc>
          <w:tcPr>
            <w:tcW w:w="2109" w:type="dxa"/>
          </w:tcPr>
          <w:p w14:paraId="3591ECEC" w14:textId="77777777" w:rsidR="00FB2946" w:rsidRPr="00810F62" w:rsidRDefault="00FB2946" w:rsidP="00650A32">
            <w:pPr>
              <w:pStyle w:val="ListParagraph"/>
              <w:ind w:left="0"/>
              <w:jc w:val="center"/>
              <w:rPr>
                <w:rFonts w:eastAsia="Arial" w:cs="Traditional Arabic"/>
                <w:b/>
                <w:bCs/>
                <w:rtl/>
              </w:rPr>
            </w:pPr>
            <w:r w:rsidRPr="00810F62">
              <w:rPr>
                <w:rFonts w:eastAsia="Arial" w:cs="Traditional Arabic"/>
                <w:b/>
                <w:bCs/>
                <w:rtl/>
              </w:rPr>
              <w:t>الشروط المسبقة</w:t>
            </w:r>
          </w:p>
        </w:tc>
        <w:tc>
          <w:tcPr>
            <w:tcW w:w="6665" w:type="dxa"/>
          </w:tcPr>
          <w:p w14:paraId="3A3AF1A0" w14:textId="77777777" w:rsidR="00FB2946" w:rsidRPr="00810F62" w:rsidRDefault="00FB2946" w:rsidP="00650A32">
            <w:pPr>
              <w:pStyle w:val="ListParagraph"/>
              <w:ind w:left="0"/>
              <w:jc w:val="center"/>
              <w:rPr>
                <w:rFonts w:eastAsia="Arial" w:cs="Traditional Arabic"/>
                <w:rtl/>
              </w:rPr>
            </w:pPr>
            <w:r w:rsidRPr="00810F62">
              <w:rPr>
                <w:rFonts w:eastAsia="Arial" w:cs="Traditional Arabic"/>
                <w:rtl/>
              </w:rPr>
              <w:t>استعراض الملف التفصيلي للمريض</w:t>
            </w:r>
          </w:p>
        </w:tc>
      </w:tr>
      <w:tr w:rsidR="00FB2946" w14:paraId="39FF8632" w14:textId="77777777" w:rsidTr="00650A32">
        <w:trPr>
          <w:trHeight w:val="377"/>
        </w:trPr>
        <w:tc>
          <w:tcPr>
            <w:tcW w:w="2109" w:type="dxa"/>
          </w:tcPr>
          <w:p w14:paraId="7A779122" w14:textId="77777777" w:rsidR="00FB2946" w:rsidRPr="00810F62" w:rsidRDefault="00FB2946" w:rsidP="00650A32">
            <w:pPr>
              <w:pStyle w:val="ListParagraph"/>
              <w:ind w:left="0"/>
              <w:jc w:val="center"/>
              <w:rPr>
                <w:rFonts w:eastAsia="Arial" w:cs="Traditional Arabic"/>
                <w:b/>
                <w:bCs/>
                <w:rtl/>
              </w:rPr>
            </w:pPr>
            <w:r w:rsidRPr="00810F62">
              <w:rPr>
                <w:rFonts w:eastAsia="Arial" w:cs="Traditional Arabic"/>
                <w:b/>
                <w:bCs/>
                <w:rtl/>
              </w:rPr>
              <w:t>المُشغِّل (</w:t>
            </w:r>
            <w:r w:rsidRPr="00810F62">
              <w:rPr>
                <w:rFonts w:eastAsia="Arial" w:cs="Traditional Arabic"/>
                <w:b/>
                <w:bCs/>
              </w:rPr>
              <w:t>Trigger</w:t>
            </w:r>
            <w:r w:rsidRPr="00810F62">
              <w:rPr>
                <w:rFonts w:eastAsia="Arial" w:cs="Traditional Arabic"/>
                <w:b/>
                <w:bCs/>
                <w:rtl/>
              </w:rPr>
              <w:t>)</w:t>
            </w:r>
          </w:p>
        </w:tc>
        <w:tc>
          <w:tcPr>
            <w:tcW w:w="6665" w:type="dxa"/>
          </w:tcPr>
          <w:p w14:paraId="5807B033" w14:textId="77777777" w:rsidR="00FB2946" w:rsidRPr="00810F62" w:rsidRDefault="00FB2946" w:rsidP="00650A32">
            <w:pPr>
              <w:pStyle w:val="ListParagraph"/>
              <w:ind w:left="0"/>
              <w:jc w:val="center"/>
              <w:rPr>
                <w:rFonts w:eastAsia="Arial" w:cs="Traditional Arabic"/>
                <w:rtl/>
              </w:rPr>
            </w:pPr>
            <w:r w:rsidRPr="00810F62">
              <w:rPr>
                <w:rFonts w:eastAsia="Arial" w:cs="Traditional Arabic"/>
                <w:rtl/>
              </w:rPr>
              <w:t>الضغط على خيار «تعديل البيانات».</w:t>
            </w:r>
          </w:p>
        </w:tc>
      </w:tr>
      <w:tr w:rsidR="00FB2946" w14:paraId="57B2748E" w14:textId="77777777" w:rsidTr="00650A32">
        <w:trPr>
          <w:trHeight w:val="377"/>
        </w:trPr>
        <w:tc>
          <w:tcPr>
            <w:tcW w:w="2109" w:type="dxa"/>
          </w:tcPr>
          <w:p w14:paraId="1ACBF4B2" w14:textId="77777777" w:rsidR="00FB2946" w:rsidRPr="00810F62" w:rsidRDefault="00FB2946" w:rsidP="00650A32">
            <w:pPr>
              <w:pStyle w:val="ListParagraph"/>
              <w:ind w:left="0"/>
              <w:jc w:val="center"/>
              <w:rPr>
                <w:rFonts w:eastAsia="Arial" w:cs="Traditional Arabic"/>
                <w:b/>
                <w:bCs/>
                <w:rtl/>
              </w:rPr>
            </w:pPr>
            <w:r w:rsidRPr="00810F62">
              <w:rPr>
                <w:rFonts w:eastAsia="Arial" w:cs="Traditional Arabic"/>
                <w:b/>
                <w:bCs/>
                <w:rtl/>
              </w:rPr>
              <w:t>السيناريو الأساسي</w:t>
            </w:r>
          </w:p>
        </w:tc>
        <w:tc>
          <w:tcPr>
            <w:tcW w:w="6665" w:type="dxa"/>
          </w:tcPr>
          <w:p w14:paraId="1D7723E9" w14:textId="77777777" w:rsidR="00FB2946" w:rsidRPr="00810F62" w:rsidRDefault="00FB2946" w:rsidP="00FB2946">
            <w:pPr>
              <w:pStyle w:val="ListParagraph"/>
              <w:numPr>
                <w:ilvl w:val="0"/>
                <w:numId w:val="93"/>
              </w:numPr>
              <w:jc w:val="center"/>
              <w:rPr>
                <w:rFonts w:cs="Traditional Arabic"/>
              </w:rPr>
            </w:pPr>
            <w:r w:rsidRPr="00810F62">
              <w:rPr>
                <w:rFonts w:cs="Traditional Arabic"/>
                <w:rtl/>
              </w:rPr>
              <w:t>يضغط الطبيب على زر «تعديل البيانات».</w:t>
            </w:r>
          </w:p>
          <w:p w14:paraId="7EA973EA" w14:textId="77777777" w:rsidR="00FB2946" w:rsidRPr="00810F62" w:rsidRDefault="00FB2946" w:rsidP="00FB2946">
            <w:pPr>
              <w:pStyle w:val="ListParagraph"/>
              <w:numPr>
                <w:ilvl w:val="0"/>
                <w:numId w:val="93"/>
              </w:numPr>
              <w:jc w:val="center"/>
              <w:rPr>
                <w:rFonts w:cs="Traditional Arabic"/>
              </w:rPr>
            </w:pPr>
            <w:r>
              <w:rPr>
                <w:rFonts w:cs="Traditional Arabic" w:hint="cs"/>
                <w:rtl/>
              </w:rPr>
              <w:t>يعرض</w:t>
            </w:r>
            <w:r w:rsidRPr="00810F62">
              <w:rPr>
                <w:rFonts w:cs="Traditional Arabic"/>
                <w:rtl/>
              </w:rPr>
              <w:t xml:space="preserve"> النظام </w:t>
            </w:r>
            <w:r>
              <w:rPr>
                <w:rFonts w:cs="Traditional Arabic" w:hint="cs"/>
                <w:rtl/>
              </w:rPr>
              <w:t>الواجهة الخاصة بالتعديل.</w:t>
            </w:r>
          </w:p>
          <w:p w14:paraId="45D0C2C8" w14:textId="77777777" w:rsidR="00FB2946" w:rsidRPr="00810F62" w:rsidRDefault="00FB2946" w:rsidP="00FB2946">
            <w:pPr>
              <w:pStyle w:val="ListParagraph"/>
              <w:numPr>
                <w:ilvl w:val="0"/>
                <w:numId w:val="93"/>
              </w:numPr>
              <w:jc w:val="center"/>
              <w:rPr>
                <w:rFonts w:cs="Traditional Arabic"/>
              </w:rPr>
            </w:pPr>
            <w:r w:rsidRPr="00810F62">
              <w:rPr>
                <w:rFonts w:cs="Traditional Arabic"/>
                <w:rtl/>
              </w:rPr>
              <w:t>يُجري الطبيب التعديلات ويضغط «حفظ التعديلات».</w:t>
            </w:r>
          </w:p>
          <w:p w14:paraId="74CD4659" w14:textId="77777777" w:rsidR="00FB2946" w:rsidRPr="00810F62" w:rsidRDefault="00FB2946" w:rsidP="00FB2946">
            <w:pPr>
              <w:pStyle w:val="ListParagraph"/>
              <w:numPr>
                <w:ilvl w:val="0"/>
                <w:numId w:val="93"/>
              </w:numPr>
              <w:jc w:val="center"/>
              <w:rPr>
                <w:rFonts w:cs="Traditional Arabic"/>
              </w:rPr>
            </w:pPr>
            <w:r w:rsidRPr="00810F62">
              <w:rPr>
                <w:rFonts w:cs="Traditional Arabic"/>
                <w:rtl/>
              </w:rPr>
              <w:t>يتحقق النظام ويحدث قاعدة البيانات</w:t>
            </w:r>
            <w:r w:rsidRPr="00810F62">
              <w:rPr>
                <w:rFonts w:cs="Traditional Arabic"/>
              </w:rPr>
              <w:t>.</w:t>
            </w:r>
          </w:p>
          <w:p w14:paraId="0210C06B" w14:textId="77777777" w:rsidR="00FB2946" w:rsidRPr="00810F62" w:rsidRDefault="00FB2946" w:rsidP="00FB2946">
            <w:pPr>
              <w:pStyle w:val="ListParagraph"/>
              <w:numPr>
                <w:ilvl w:val="0"/>
                <w:numId w:val="93"/>
              </w:numPr>
              <w:jc w:val="center"/>
              <w:rPr>
                <w:rFonts w:cs="Traditional Arabic"/>
              </w:rPr>
            </w:pPr>
            <w:r w:rsidRPr="00810F62">
              <w:rPr>
                <w:rFonts w:cs="Traditional Arabic"/>
                <w:rtl/>
              </w:rPr>
              <w:t>يعرض النظام تأكيداً بتم تحديث السجل</w:t>
            </w:r>
            <w:r w:rsidRPr="00810F62">
              <w:rPr>
                <w:rFonts w:cs="Traditional Arabic"/>
              </w:rPr>
              <w:t>.</w:t>
            </w:r>
          </w:p>
        </w:tc>
      </w:tr>
      <w:tr w:rsidR="00FB2946" w14:paraId="539C148C" w14:textId="77777777" w:rsidTr="00650A32">
        <w:trPr>
          <w:trHeight w:val="377"/>
        </w:trPr>
        <w:tc>
          <w:tcPr>
            <w:tcW w:w="2109" w:type="dxa"/>
          </w:tcPr>
          <w:p w14:paraId="742E4174" w14:textId="77777777" w:rsidR="00FB2946" w:rsidRPr="00810F62" w:rsidRDefault="00FB2946" w:rsidP="00650A32">
            <w:pPr>
              <w:pStyle w:val="ListParagraph"/>
              <w:ind w:left="0"/>
              <w:jc w:val="center"/>
              <w:rPr>
                <w:rFonts w:eastAsia="Arial" w:cs="Traditional Arabic"/>
                <w:b/>
                <w:bCs/>
                <w:rtl/>
              </w:rPr>
            </w:pPr>
            <w:r w:rsidRPr="00810F62">
              <w:rPr>
                <w:rFonts w:eastAsia="Arial" w:cs="Traditional Arabic"/>
                <w:b/>
                <w:bCs/>
                <w:rtl/>
              </w:rPr>
              <w:t>السيناريوهات البديلة / الاستثنائية</w:t>
            </w:r>
          </w:p>
        </w:tc>
        <w:tc>
          <w:tcPr>
            <w:tcW w:w="6665" w:type="dxa"/>
          </w:tcPr>
          <w:p w14:paraId="2D91F621" w14:textId="77777777" w:rsidR="00FB2946" w:rsidRPr="00810F62" w:rsidRDefault="00FB2946" w:rsidP="00650A32">
            <w:pPr>
              <w:ind w:left="360"/>
              <w:jc w:val="center"/>
              <w:rPr>
                <w:rFonts w:eastAsia="Arial" w:cs="Traditional Arabic"/>
                <w:rtl/>
              </w:rPr>
            </w:pPr>
            <w:r w:rsidRPr="00810F62">
              <w:rPr>
                <w:rFonts w:eastAsia="Arial" w:cs="Traditional Arabic"/>
                <w:rtl/>
              </w:rPr>
              <w:t>إلغاء التعديل يُرجع الواجهة للحالة السابقة دون حفظ</w:t>
            </w:r>
            <w:r w:rsidRPr="00810F62">
              <w:rPr>
                <w:rFonts w:eastAsia="Arial" w:cs="Traditional Arabic"/>
              </w:rPr>
              <w:t>.</w:t>
            </w:r>
          </w:p>
        </w:tc>
      </w:tr>
      <w:tr w:rsidR="00FB2946" w14:paraId="39FAB328" w14:textId="77777777" w:rsidTr="00650A32">
        <w:trPr>
          <w:trHeight w:val="377"/>
        </w:trPr>
        <w:tc>
          <w:tcPr>
            <w:tcW w:w="2109" w:type="dxa"/>
          </w:tcPr>
          <w:p w14:paraId="25CD206B" w14:textId="77777777" w:rsidR="00FB2946" w:rsidRPr="00810F62" w:rsidRDefault="00FB2946" w:rsidP="00650A32">
            <w:pPr>
              <w:pStyle w:val="ListParagraph"/>
              <w:ind w:left="0"/>
              <w:jc w:val="center"/>
              <w:rPr>
                <w:rFonts w:eastAsia="Arial" w:cs="Traditional Arabic"/>
                <w:b/>
                <w:bCs/>
                <w:rtl/>
              </w:rPr>
            </w:pPr>
            <w:r w:rsidRPr="00810F62">
              <w:rPr>
                <w:rFonts w:eastAsia="Arial" w:cs="Traditional Arabic"/>
                <w:b/>
                <w:bCs/>
                <w:rtl/>
              </w:rPr>
              <w:t>لشروط اللاحقة</w:t>
            </w:r>
          </w:p>
        </w:tc>
        <w:tc>
          <w:tcPr>
            <w:tcW w:w="6665" w:type="dxa"/>
          </w:tcPr>
          <w:p w14:paraId="49616F61" w14:textId="77777777" w:rsidR="00FB2946" w:rsidRPr="00810F62" w:rsidRDefault="00FB2946" w:rsidP="00650A32">
            <w:pPr>
              <w:pStyle w:val="ListParagraph"/>
              <w:ind w:left="0"/>
              <w:jc w:val="center"/>
              <w:rPr>
                <w:rFonts w:eastAsia="Arial" w:cs="Traditional Arabic"/>
                <w:rtl/>
              </w:rPr>
            </w:pPr>
            <w:r w:rsidRPr="00810F62">
              <w:rPr>
                <w:rFonts w:eastAsia="Arial" w:cs="Traditional Arabic"/>
                <w:rtl/>
              </w:rPr>
              <w:t>حفظ البيانات المعدلة بنجاح في سجل المريض</w:t>
            </w:r>
            <w:r w:rsidRPr="00810F62">
              <w:rPr>
                <w:rFonts w:eastAsia="Arial" w:cs="Traditional Arabic"/>
              </w:rPr>
              <w:t>.</w:t>
            </w:r>
          </w:p>
        </w:tc>
      </w:tr>
    </w:tbl>
    <w:p w14:paraId="22579207" w14:textId="77777777" w:rsidR="00FB2946" w:rsidRPr="00FB2946" w:rsidRDefault="00FB2946" w:rsidP="00FB2946">
      <w:pPr>
        <w:pStyle w:val="ListParagraph"/>
        <w:ind w:left="360"/>
        <w:rPr>
          <w:b/>
          <w:bCs/>
          <w:sz w:val="28"/>
          <w:szCs w:val="28"/>
        </w:rPr>
      </w:pPr>
    </w:p>
    <w:p w14:paraId="1DB2B2A3" w14:textId="77777777" w:rsidR="00CA3F91" w:rsidRDefault="00CA3F91" w:rsidP="00CA3F91">
      <w:pPr>
        <w:pStyle w:val="ListParagraph"/>
        <w:numPr>
          <w:ilvl w:val="0"/>
          <w:numId w:val="74"/>
        </w:numPr>
        <w:rPr>
          <w:b/>
          <w:bCs/>
          <w:sz w:val="28"/>
          <w:szCs w:val="28"/>
        </w:rPr>
      </w:pPr>
      <w:r>
        <w:rPr>
          <w:rFonts w:hint="cs"/>
          <w:b/>
          <w:bCs/>
          <w:sz w:val="28"/>
          <w:szCs w:val="28"/>
          <w:rtl/>
        </w:rPr>
        <w:lastRenderedPageBreak/>
        <w:t xml:space="preserve">حالة </w:t>
      </w:r>
      <w:r>
        <w:rPr>
          <w:b/>
          <w:bCs/>
          <w:sz w:val="28"/>
          <w:szCs w:val="28"/>
          <w:lang w:val="de-DE"/>
        </w:rPr>
        <w:t>UC</w:t>
      </w:r>
      <w:r>
        <w:rPr>
          <w:b/>
          <w:bCs/>
          <w:sz w:val="28"/>
          <w:szCs w:val="28"/>
        </w:rPr>
        <w:t>6</w:t>
      </w:r>
      <w:r>
        <w:rPr>
          <w:rFonts w:hint="cs"/>
          <w:b/>
          <w:bCs/>
          <w:sz w:val="28"/>
          <w:szCs w:val="28"/>
          <w:rtl/>
          <w:lang w:bidi="ar-SY"/>
        </w:rPr>
        <w:t>- توليد التقرير الطبي:</w:t>
      </w:r>
    </w:p>
    <w:p w14:paraId="6B7BE5BD" w14:textId="77777777" w:rsidR="00CA3F91" w:rsidRPr="00A56161" w:rsidRDefault="00CA3F91" w:rsidP="00CA3F91">
      <w:pPr>
        <w:pStyle w:val="ListParagraph"/>
        <w:numPr>
          <w:ilvl w:val="0"/>
          <w:numId w:val="88"/>
        </w:numPr>
        <w:pBdr>
          <w:top w:val="nil"/>
          <w:left w:val="nil"/>
          <w:bottom w:val="nil"/>
          <w:right w:val="nil"/>
          <w:between w:val="nil"/>
        </w:pBdr>
        <w:spacing w:before="0" w:after="0" w:line="256" w:lineRule="auto"/>
        <w:jc w:val="both"/>
        <w:rPr>
          <w:rFonts w:eastAsia="Arial" w:cs="Traditional Arabic"/>
        </w:rPr>
      </w:pPr>
      <w:r w:rsidRPr="00A56161">
        <w:rPr>
          <w:rFonts w:eastAsia="Arial" w:cs="Traditional Arabic"/>
          <w:rtl/>
        </w:rPr>
        <w:t>الفاعلون الأساسيون: الطبيب</w:t>
      </w:r>
      <w:r w:rsidRPr="00A56161">
        <w:rPr>
          <w:rFonts w:eastAsia="Arial" w:cs="Traditional Arabic"/>
          <w:color w:val="222222"/>
          <w:rtl/>
        </w:rPr>
        <w:t xml:space="preserve"> </w:t>
      </w:r>
    </w:p>
    <w:p w14:paraId="0B296B4A" w14:textId="77777777" w:rsidR="00CA3F91" w:rsidRPr="00A56161" w:rsidRDefault="00CA3F91" w:rsidP="00CA3F91">
      <w:pPr>
        <w:pStyle w:val="ListParagraph"/>
        <w:numPr>
          <w:ilvl w:val="0"/>
          <w:numId w:val="88"/>
        </w:numPr>
        <w:pBdr>
          <w:top w:val="nil"/>
          <w:left w:val="nil"/>
          <w:bottom w:val="nil"/>
          <w:right w:val="nil"/>
          <w:between w:val="nil"/>
        </w:pBdr>
        <w:spacing w:before="0" w:after="0" w:line="256" w:lineRule="auto"/>
        <w:jc w:val="both"/>
        <w:rPr>
          <w:rFonts w:eastAsia="Arial" w:cs="Traditional Arabic"/>
        </w:rPr>
      </w:pPr>
      <w:r w:rsidRPr="00A56161">
        <w:rPr>
          <w:rFonts w:eastAsia="Arial" w:cs="Traditional Arabic"/>
          <w:rtl/>
        </w:rPr>
        <w:t>الفاعلون الثانويون: لا يوجد.</w:t>
      </w:r>
    </w:p>
    <w:p w14:paraId="4F05B173" w14:textId="77777777" w:rsidR="00CA3F91" w:rsidRDefault="00CA3F91" w:rsidP="00CA3F91">
      <w:pPr>
        <w:pStyle w:val="ListParagraph"/>
        <w:numPr>
          <w:ilvl w:val="0"/>
          <w:numId w:val="88"/>
        </w:numPr>
        <w:pBdr>
          <w:top w:val="nil"/>
          <w:left w:val="nil"/>
          <w:bottom w:val="nil"/>
          <w:right w:val="nil"/>
          <w:between w:val="nil"/>
        </w:pBdr>
        <w:spacing w:before="0" w:after="0" w:line="256" w:lineRule="auto"/>
        <w:jc w:val="both"/>
        <w:rPr>
          <w:rFonts w:eastAsia="Arial" w:cs="Traditional Arabic"/>
        </w:rPr>
      </w:pPr>
      <w:r w:rsidRPr="00A56161">
        <w:rPr>
          <w:rFonts w:eastAsia="Arial" w:cs="Traditional Arabic"/>
          <w:rtl/>
          <w:lang w:bidi="ar-SY"/>
        </w:rPr>
        <w:t xml:space="preserve">الملخص: </w:t>
      </w:r>
      <w:r w:rsidRPr="00A56161">
        <w:rPr>
          <w:rFonts w:eastAsia="Arial" w:cs="Traditional Arabic"/>
          <w:rtl/>
        </w:rPr>
        <w:t>واجهة تجمع مخرجات النموذج من تصنيفات وخرائط حرارية لعرضها بشكل كامل أمام الطبيب</w:t>
      </w:r>
      <w:r w:rsidRPr="00A56161">
        <w:rPr>
          <w:rFonts w:eastAsia="Arial" w:cs="Traditional Arabic"/>
          <w:lang w:bidi="ar-SY"/>
        </w:rPr>
        <w:t>.</w:t>
      </w:r>
    </w:p>
    <w:p w14:paraId="28757221" w14:textId="4996C31F" w:rsidR="00CA3F91" w:rsidRPr="00A56161" w:rsidRDefault="008B42BA" w:rsidP="00CA3F91">
      <w:pPr>
        <w:pStyle w:val="ListParagraph"/>
        <w:pBdr>
          <w:top w:val="nil"/>
          <w:left w:val="nil"/>
          <w:bottom w:val="nil"/>
          <w:right w:val="nil"/>
          <w:between w:val="nil"/>
        </w:pBdr>
        <w:spacing w:before="0" w:after="0" w:line="256" w:lineRule="auto"/>
        <w:jc w:val="both"/>
        <w:rPr>
          <w:rFonts w:eastAsia="Arial" w:cs="Traditional Arabic"/>
        </w:rPr>
      </w:pPr>
      <w:r>
        <w:rPr>
          <w:noProof/>
        </w:rPr>
        <w:drawing>
          <wp:anchor distT="0" distB="0" distL="114300" distR="114300" simplePos="0" relativeHeight="251800576" behindDoc="0" locked="0" layoutInCell="1" allowOverlap="1" wp14:anchorId="4E6245E6" wp14:editId="35AFD7B9">
            <wp:simplePos x="0" y="0"/>
            <wp:positionH relativeFrom="column">
              <wp:posOffset>-388620</wp:posOffset>
            </wp:positionH>
            <wp:positionV relativeFrom="paragraph">
              <wp:posOffset>3564255</wp:posOffset>
            </wp:positionV>
            <wp:extent cx="6209030" cy="3248025"/>
            <wp:effectExtent l="0" t="0" r="1270" b="9525"/>
            <wp:wrapSquare wrapText="bothSides"/>
            <wp:docPr id="674697576"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09030" cy="3248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01600" behindDoc="0" locked="0" layoutInCell="1" allowOverlap="1" wp14:anchorId="2470504E" wp14:editId="7DBD93B4">
                <wp:simplePos x="0" y="0"/>
                <wp:positionH relativeFrom="column">
                  <wp:posOffset>-48895</wp:posOffset>
                </wp:positionH>
                <wp:positionV relativeFrom="paragraph">
                  <wp:posOffset>6738620</wp:posOffset>
                </wp:positionV>
                <wp:extent cx="5868035" cy="635"/>
                <wp:effectExtent l="0" t="0" r="18415" b="6985"/>
                <wp:wrapSquare wrapText="bothSides"/>
                <wp:docPr id="1179460127" name="Text Box 1"/>
                <wp:cNvGraphicFramePr/>
                <a:graphic xmlns:a="http://schemas.openxmlformats.org/drawingml/2006/main">
                  <a:graphicData uri="http://schemas.microsoft.com/office/word/2010/wordprocessingShape">
                    <wps:wsp>
                      <wps:cNvSpPr txBox="1"/>
                      <wps:spPr>
                        <a:xfrm>
                          <a:off x="0" y="0"/>
                          <a:ext cx="5868035" cy="635"/>
                        </a:xfrm>
                        <a:prstGeom prst="rect">
                          <a:avLst/>
                        </a:prstGeom>
                        <a:noFill/>
                        <a:ln>
                          <a:noFill/>
                        </a:ln>
                      </wps:spPr>
                      <wps:txbx>
                        <w:txbxContent>
                          <w:p w14:paraId="1F4B1007" w14:textId="79217997" w:rsidR="00CA3F91" w:rsidRPr="00C31F51" w:rsidRDefault="00CA3F91" w:rsidP="00CA3F91">
                            <w:pPr>
                              <w:pStyle w:val="Caption"/>
                              <w:jc w:val="center"/>
                              <w:rPr>
                                <w:noProof/>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11</w:t>
                            </w:r>
                            <w:r>
                              <w:rPr>
                                <w:rtl/>
                              </w:rPr>
                              <w:fldChar w:fldCharType="end"/>
                            </w:r>
                            <w:r w:rsidRPr="0000230B">
                              <w:rPr>
                                <w:rFonts w:cs="Times New Roman"/>
                                <w:rtl/>
                                <w:lang w:bidi="ar-SY"/>
                              </w:rPr>
                              <w:t>المخطط الزمني لحالة توليد تقرير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70504E" id="_x0000_s1035" type="#_x0000_t202" style="position:absolute;left:0;text-align:left;margin-left:-3.85pt;margin-top:530.6pt;width:462.05pt;height:.0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" filled="f" stroked="f">
                <v:textbox style="mso-fit-shape-to-text:t" inset="0,0,0,0">
                  <w:txbxContent>
                    <w:p w14:paraId="1F4B1007" w14:textId="79217997" w:rsidR="00CA3F91" w:rsidRPr="00C31F51" w:rsidRDefault="00CA3F91" w:rsidP="00CA3F91">
                      <w:pPr>
                        <w:pStyle w:val="Caption"/>
                        <w:jc w:val="center"/>
                        <w:rPr>
                          <w:noProof/>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11</w:t>
                      </w:r>
                      <w:r>
                        <w:rPr>
                          <w:rtl/>
                        </w:rPr>
                        <w:fldChar w:fldCharType="end"/>
                      </w:r>
                      <w:r w:rsidRPr="0000230B">
                        <w:rPr>
                          <w:rFonts w:cs="Times New Roman"/>
                          <w:rtl/>
                          <w:lang w:bidi="ar-SY"/>
                        </w:rPr>
                        <w:t>المخطط الزمني لحالة توليد تقرير</w:t>
                      </w:r>
                    </w:p>
                  </w:txbxContent>
                </v:textbox>
                <w10:wrap type="square"/>
              </v:shape>
            </w:pict>
          </mc:Fallback>
        </mc:AlternateConten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25"/>
        <w:gridCol w:w="2160"/>
      </w:tblGrid>
      <w:tr w:rsidR="00CA3F91" w:rsidRPr="00A56161" w14:paraId="307272A9" w14:textId="77777777" w:rsidTr="00650A32">
        <w:tc>
          <w:tcPr>
            <w:tcW w:w="6925" w:type="dxa"/>
            <w:tcMar>
              <w:top w:w="80" w:type="dxa"/>
              <w:left w:w="100" w:type="dxa"/>
              <w:bottom w:w="80" w:type="dxa"/>
              <w:right w:w="100" w:type="dxa"/>
            </w:tcMar>
            <w:vAlign w:val="center"/>
          </w:tcPr>
          <w:p w14:paraId="3CA81E4D" w14:textId="77777777" w:rsidR="00CA3F91" w:rsidRPr="00A56161" w:rsidRDefault="00CA3F91" w:rsidP="00650A32">
            <w:pPr>
              <w:spacing w:before="0" w:after="0" w:line="240" w:lineRule="auto"/>
              <w:jc w:val="center"/>
              <w:rPr>
                <w:rFonts w:cs="Traditional Arabic"/>
              </w:rPr>
            </w:pPr>
            <w:r w:rsidRPr="00A56161">
              <w:rPr>
                <w:rFonts w:eastAsia="Arial" w:cs="Traditional Arabic"/>
                <w:color w:val="222222"/>
                <w:rtl/>
              </w:rPr>
              <w:t>نتائج التحليل جاهزة من استعراض نتائج التحليل</w:t>
            </w:r>
          </w:p>
        </w:tc>
        <w:tc>
          <w:tcPr>
            <w:tcW w:w="2160" w:type="dxa"/>
            <w:vAlign w:val="center"/>
          </w:tcPr>
          <w:p w14:paraId="189F404C" w14:textId="77777777" w:rsidR="00CA3F91" w:rsidRPr="00A56161" w:rsidRDefault="00CA3F91" w:rsidP="00650A32">
            <w:pPr>
              <w:spacing w:before="0" w:after="0" w:line="240" w:lineRule="auto"/>
              <w:jc w:val="center"/>
              <w:rPr>
                <w:rFonts w:eastAsia="Arial" w:cs="Traditional Arabic"/>
                <w:rtl/>
              </w:rPr>
            </w:pPr>
            <w:r w:rsidRPr="00A56161">
              <w:rPr>
                <w:rFonts w:eastAsia="Arial" w:cs="Traditional Arabic"/>
                <w:b/>
                <w:bCs/>
                <w:color w:val="222222"/>
                <w:rtl/>
              </w:rPr>
              <w:t>الشروط المسبقة</w:t>
            </w:r>
          </w:p>
        </w:tc>
      </w:tr>
      <w:tr w:rsidR="00CA3F91" w:rsidRPr="00A56161" w14:paraId="294769A6" w14:textId="77777777" w:rsidTr="00650A32">
        <w:tc>
          <w:tcPr>
            <w:tcW w:w="6925" w:type="dxa"/>
            <w:tcMar>
              <w:top w:w="80" w:type="dxa"/>
              <w:left w:w="100" w:type="dxa"/>
              <w:bottom w:w="80" w:type="dxa"/>
              <w:right w:w="100" w:type="dxa"/>
            </w:tcMar>
            <w:vAlign w:val="center"/>
          </w:tcPr>
          <w:p w14:paraId="31A58913" w14:textId="77777777" w:rsidR="00CA3F91" w:rsidRPr="00A56161" w:rsidRDefault="00CA3F91" w:rsidP="00650A32">
            <w:pPr>
              <w:spacing w:before="0" w:after="0" w:line="240" w:lineRule="auto"/>
              <w:jc w:val="center"/>
              <w:rPr>
                <w:rFonts w:cs="Traditional Arabic"/>
              </w:rPr>
            </w:pPr>
            <w:r w:rsidRPr="00A56161">
              <w:rPr>
                <w:rFonts w:eastAsia="Arial" w:cs="Traditional Arabic"/>
                <w:rtl/>
              </w:rPr>
              <w:t>النقر على زر «توليد التقرير» من صفحة عرض نتائج التحليل.</w:t>
            </w:r>
          </w:p>
        </w:tc>
        <w:tc>
          <w:tcPr>
            <w:tcW w:w="2160" w:type="dxa"/>
            <w:vAlign w:val="center"/>
          </w:tcPr>
          <w:p w14:paraId="368862EA" w14:textId="77777777" w:rsidR="00CA3F91" w:rsidRPr="00A56161" w:rsidRDefault="00CA3F91" w:rsidP="00650A32">
            <w:pPr>
              <w:spacing w:before="0" w:after="0" w:line="240" w:lineRule="auto"/>
              <w:jc w:val="center"/>
              <w:rPr>
                <w:rFonts w:eastAsia="Arial" w:cs="Traditional Arabic"/>
                <w:color w:val="222222"/>
                <w:rtl/>
              </w:rPr>
            </w:pPr>
            <w:r w:rsidRPr="00A56161">
              <w:rPr>
                <w:rFonts w:eastAsia="Arial" w:cs="Traditional Arabic"/>
                <w:b/>
                <w:bCs/>
                <w:color w:val="222222"/>
                <w:rtl/>
              </w:rPr>
              <w:t>المُشغِّل (Trigger)</w:t>
            </w:r>
          </w:p>
        </w:tc>
      </w:tr>
      <w:tr w:rsidR="00CA3F91" w:rsidRPr="00A56161" w14:paraId="559E6EDD" w14:textId="77777777" w:rsidTr="00650A32">
        <w:tc>
          <w:tcPr>
            <w:tcW w:w="6925" w:type="dxa"/>
            <w:tcMar>
              <w:top w:w="80" w:type="dxa"/>
              <w:left w:w="100" w:type="dxa"/>
              <w:bottom w:w="80" w:type="dxa"/>
              <w:right w:w="100" w:type="dxa"/>
            </w:tcMar>
            <w:vAlign w:val="center"/>
          </w:tcPr>
          <w:p w14:paraId="33ACD973" w14:textId="77777777" w:rsidR="00CA3F91" w:rsidRPr="00A56161" w:rsidRDefault="00CA3F91" w:rsidP="00CA3F91">
            <w:pPr>
              <w:pStyle w:val="ListParagraph"/>
              <w:numPr>
                <w:ilvl w:val="1"/>
                <w:numId w:val="79"/>
              </w:numPr>
              <w:spacing w:before="0" w:after="0" w:line="240" w:lineRule="auto"/>
              <w:jc w:val="center"/>
              <w:rPr>
                <w:rFonts w:eastAsia="Arial" w:cs="Traditional Arabic"/>
              </w:rPr>
            </w:pPr>
            <w:r w:rsidRPr="00A56161">
              <w:rPr>
                <w:rFonts w:eastAsia="Arial" w:cs="Traditional Arabic"/>
                <w:rtl/>
              </w:rPr>
              <w:t>يطلب الطبيب إنشاء التقرير.</w:t>
            </w:r>
          </w:p>
          <w:p w14:paraId="091EE9F2" w14:textId="20011728" w:rsidR="00CA3F91" w:rsidRPr="00A56161" w:rsidRDefault="00CA3F91" w:rsidP="00CA3F91">
            <w:pPr>
              <w:pStyle w:val="ListParagraph"/>
              <w:numPr>
                <w:ilvl w:val="1"/>
                <w:numId w:val="79"/>
              </w:numPr>
              <w:spacing w:before="0" w:after="0" w:line="240" w:lineRule="auto"/>
              <w:jc w:val="center"/>
              <w:rPr>
                <w:rFonts w:eastAsia="Arial" w:cs="Traditional Arabic"/>
              </w:rPr>
            </w:pPr>
            <w:r w:rsidRPr="00A56161">
              <w:rPr>
                <w:rFonts w:cs="Traditional Arabic"/>
                <w:rtl/>
              </w:rPr>
              <w:t>يجمع النظام تلقائيًا: البيانات الأساسية للمريض (الاسم، العمر، رقم الملف)، بيانات الطبيب المسؤول</w:t>
            </w:r>
            <w:proofErr w:type="gramStart"/>
            <w:r w:rsidRPr="00A56161">
              <w:rPr>
                <w:rFonts w:cs="Traditional Arabic"/>
                <w:rtl/>
              </w:rPr>
              <w:t>، ،</w:t>
            </w:r>
            <w:proofErr w:type="gramEnd"/>
            <w:r w:rsidRPr="00A56161">
              <w:rPr>
                <w:rFonts w:cs="Traditional Arabic"/>
                <w:rtl/>
              </w:rPr>
              <w:t xml:space="preserve"> نتيجة التشخيص ودرجة الثقة، وتاريخ إصدار التقرير</w:t>
            </w:r>
            <w:r w:rsidRPr="00A56161">
              <w:rPr>
                <w:rFonts w:eastAsia="Arial" w:cs="Traditional Arabic"/>
                <w:rtl/>
              </w:rPr>
              <w:t>.</w:t>
            </w:r>
          </w:p>
          <w:p w14:paraId="0201A23D" w14:textId="77777777" w:rsidR="00CA3F91" w:rsidRPr="00A56161" w:rsidRDefault="00CA3F91" w:rsidP="00CA3F91">
            <w:pPr>
              <w:pStyle w:val="ListParagraph"/>
              <w:numPr>
                <w:ilvl w:val="1"/>
                <w:numId w:val="79"/>
              </w:numPr>
              <w:spacing w:before="0" w:after="0" w:line="240" w:lineRule="auto"/>
              <w:jc w:val="center"/>
              <w:rPr>
                <w:rFonts w:eastAsia="Arial" w:cs="Traditional Arabic"/>
              </w:rPr>
            </w:pPr>
            <w:r w:rsidRPr="00A56161">
              <w:rPr>
                <w:rFonts w:eastAsia="Arial" w:cs="Traditional Arabic"/>
                <w:rtl/>
              </w:rPr>
              <w:t>يُنشئ النظام التقرير المبدئي في قالب معتمد</w:t>
            </w:r>
            <w:r w:rsidRPr="00A56161">
              <w:rPr>
                <w:rFonts w:eastAsia="Arial" w:cs="Traditional Arabic"/>
              </w:rPr>
              <w:t>.</w:t>
            </w:r>
          </w:p>
        </w:tc>
        <w:tc>
          <w:tcPr>
            <w:tcW w:w="2160" w:type="dxa"/>
            <w:vAlign w:val="center"/>
          </w:tcPr>
          <w:p w14:paraId="13B9AFEA" w14:textId="77777777" w:rsidR="00CA3F91" w:rsidRPr="00A56161" w:rsidRDefault="00CA3F91" w:rsidP="00650A32">
            <w:pPr>
              <w:spacing w:before="0" w:after="0" w:line="240" w:lineRule="auto"/>
              <w:jc w:val="center"/>
              <w:rPr>
                <w:rFonts w:eastAsia="Arial" w:cs="Traditional Arabic"/>
                <w:rtl/>
              </w:rPr>
            </w:pPr>
            <w:r w:rsidRPr="00A56161">
              <w:rPr>
                <w:rFonts w:eastAsia="Arial" w:cs="Traditional Arabic"/>
                <w:b/>
                <w:bCs/>
                <w:color w:val="222222"/>
                <w:rtl/>
              </w:rPr>
              <w:t>السيناريو الأساسي</w:t>
            </w:r>
          </w:p>
        </w:tc>
      </w:tr>
      <w:tr w:rsidR="00CA3F91" w:rsidRPr="00A56161" w14:paraId="65448CB7" w14:textId="77777777" w:rsidTr="00650A32">
        <w:tc>
          <w:tcPr>
            <w:tcW w:w="6925" w:type="dxa"/>
            <w:tcMar>
              <w:top w:w="80" w:type="dxa"/>
              <w:left w:w="100" w:type="dxa"/>
              <w:bottom w:w="80" w:type="dxa"/>
              <w:right w:w="100" w:type="dxa"/>
            </w:tcMar>
            <w:vAlign w:val="center"/>
          </w:tcPr>
          <w:p w14:paraId="3A0FF05F" w14:textId="77777777" w:rsidR="00CA3F91" w:rsidRPr="00A56161" w:rsidRDefault="00CA3F91" w:rsidP="00650A32">
            <w:pPr>
              <w:spacing w:before="0" w:after="0" w:line="240" w:lineRule="auto"/>
              <w:jc w:val="center"/>
              <w:rPr>
                <w:rFonts w:cs="Traditional Arabic"/>
              </w:rPr>
            </w:pPr>
            <w:r w:rsidRPr="00A56161">
              <w:rPr>
                <w:rFonts w:eastAsia="Arial" w:cs="Traditional Arabic"/>
                <w:rtl/>
              </w:rPr>
              <w:t>في حال عدم اكتمال أحد العناصر الأساسية (كنتيجة التصنيف أو الخريطة الحرارية)، يُعلِّق النظام عملية التوليد وينبّه الطبيب لاستكمال البيانات الناقصة أولًا.</w:t>
            </w:r>
          </w:p>
        </w:tc>
        <w:tc>
          <w:tcPr>
            <w:tcW w:w="2160" w:type="dxa"/>
            <w:vAlign w:val="center"/>
          </w:tcPr>
          <w:p w14:paraId="10854F6C" w14:textId="77777777" w:rsidR="00CA3F91" w:rsidRPr="00A56161" w:rsidRDefault="00CA3F91" w:rsidP="00650A32">
            <w:pPr>
              <w:spacing w:before="0" w:after="0" w:line="240" w:lineRule="auto"/>
              <w:jc w:val="center"/>
              <w:rPr>
                <w:rFonts w:eastAsia="Arial" w:cs="Traditional Arabic"/>
                <w:rtl/>
              </w:rPr>
            </w:pPr>
            <w:r w:rsidRPr="00A56161">
              <w:rPr>
                <w:rFonts w:eastAsia="Arial" w:cs="Traditional Arabic"/>
                <w:b/>
                <w:bCs/>
                <w:color w:val="222222"/>
                <w:rtl/>
              </w:rPr>
              <w:t>السيناريوهات البديلة / الاستثنائية</w:t>
            </w:r>
          </w:p>
        </w:tc>
      </w:tr>
      <w:tr w:rsidR="00CA3F91" w:rsidRPr="00A56161" w14:paraId="46B6BFD3" w14:textId="77777777" w:rsidTr="00650A32">
        <w:tc>
          <w:tcPr>
            <w:tcW w:w="6925" w:type="dxa"/>
            <w:tcMar>
              <w:top w:w="80" w:type="dxa"/>
              <w:left w:w="100" w:type="dxa"/>
              <w:bottom w:w="80" w:type="dxa"/>
              <w:right w:w="100" w:type="dxa"/>
            </w:tcMar>
            <w:vAlign w:val="center"/>
          </w:tcPr>
          <w:p w14:paraId="11D74850" w14:textId="77777777" w:rsidR="00CA3F91" w:rsidRPr="00A56161" w:rsidRDefault="00CA3F91" w:rsidP="00650A32">
            <w:pPr>
              <w:spacing w:before="0" w:after="0" w:line="240" w:lineRule="auto"/>
              <w:jc w:val="center"/>
              <w:rPr>
                <w:rFonts w:cs="Traditional Arabic"/>
              </w:rPr>
            </w:pPr>
            <w:r w:rsidRPr="00A56161">
              <w:rPr>
                <w:rFonts w:eastAsia="Arial" w:cs="Traditional Arabic"/>
                <w:rtl/>
              </w:rPr>
              <w:t>تقرير PDF مُصدر ومرتبط بملف المريض، متاح للتنزيل والأرشفة ضمن سجل المريض.</w:t>
            </w:r>
          </w:p>
        </w:tc>
        <w:tc>
          <w:tcPr>
            <w:tcW w:w="2160" w:type="dxa"/>
            <w:vAlign w:val="center"/>
          </w:tcPr>
          <w:p w14:paraId="0AFDD3E5" w14:textId="77777777" w:rsidR="00CA3F91" w:rsidRPr="00A56161" w:rsidRDefault="00CA3F91" w:rsidP="00650A32">
            <w:pPr>
              <w:spacing w:before="0" w:after="0" w:line="240" w:lineRule="auto"/>
              <w:jc w:val="center"/>
              <w:rPr>
                <w:rFonts w:eastAsia="Arial" w:cs="Traditional Arabic"/>
                <w:rtl/>
              </w:rPr>
            </w:pPr>
            <w:r w:rsidRPr="00A56161">
              <w:rPr>
                <w:rFonts w:eastAsia="Arial" w:cs="Traditional Arabic"/>
                <w:b/>
                <w:bCs/>
                <w:color w:val="222222"/>
                <w:rtl/>
              </w:rPr>
              <w:t>الشروط اللاحقة</w:t>
            </w:r>
          </w:p>
        </w:tc>
      </w:tr>
    </w:tbl>
    <w:p w14:paraId="633399E5" w14:textId="77777777" w:rsidR="00CA3F91" w:rsidRDefault="00CA3F91">
      <w:pPr>
        <w:rPr>
          <w:b/>
          <w:bCs/>
          <w:sz w:val="28"/>
          <w:szCs w:val="28"/>
          <w:rtl/>
        </w:rPr>
      </w:pPr>
      <w:r>
        <w:rPr>
          <w:b/>
          <w:bCs/>
          <w:sz w:val="28"/>
          <w:szCs w:val="28"/>
          <w:rtl/>
        </w:rPr>
        <w:br w:type="page"/>
      </w:r>
    </w:p>
    <w:p w14:paraId="0DF4227C" w14:textId="25D903B5" w:rsidR="00CA3F91" w:rsidRDefault="00CA3F91" w:rsidP="00CB6CC5">
      <w:pPr>
        <w:pStyle w:val="ListParagraph"/>
        <w:numPr>
          <w:ilvl w:val="0"/>
          <w:numId w:val="74"/>
        </w:numPr>
        <w:rPr>
          <w:b/>
          <w:bCs/>
          <w:sz w:val="28"/>
          <w:szCs w:val="28"/>
        </w:rPr>
      </w:pPr>
      <w:r>
        <w:rPr>
          <w:rFonts w:hint="cs"/>
          <w:b/>
          <w:bCs/>
          <w:sz w:val="28"/>
          <w:szCs w:val="28"/>
          <w:rtl/>
        </w:rPr>
        <w:lastRenderedPageBreak/>
        <w:t xml:space="preserve">حالة </w:t>
      </w:r>
      <w:r>
        <w:rPr>
          <w:b/>
          <w:bCs/>
          <w:sz w:val="28"/>
          <w:szCs w:val="28"/>
        </w:rPr>
        <w:t>UC7</w:t>
      </w:r>
      <w:r>
        <w:rPr>
          <w:rFonts w:hint="cs"/>
          <w:b/>
          <w:bCs/>
          <w:sz w:val="28"/>
          <w:szCs w:val="28"/>
          <w:rtl/>
          <w:lang w:bidi="ar-SY"/>
        </w:rPr>
        <w:t>_تعديل التقرير الطبي:</w:t>
      </w:r>
    </w:p>
    <w:p w14:paraId="7D113853" w14:textId="77777777" w:rsidR="00CA3F91" w:rsidRPr="00A56161" w:rsidRDefault="00CA3F91" w:rsidP="00CA3F91">
      <w:pPr>
        <w:pStyle w:val="ListParagraph"/>
        <w:numPr>
          <w:ilvl w:val="0"/>
          <w:numId w:val="119"/>
        </w:numPr>
        <w:pBdr>
          <w:top w:val="nil"/>
          <w:left w:val="nil"/>
          <w:bottom w:val="nil"/>
          <w:right w:val="nil"/>
          <w:between w:val="nil"/>
        </w:pBdr>
        <w:spacing w:before="0" w:after="0" w:line="256" w:lineRule="auto"/>
        <w:jc w:val="both"/>
        <w:rPr>
          <w:rFonts w:cs="Traditional Arabic"/>
        </w:rPr>
      </w:pPr>
      <w:r w:rsidRPr="00A56161">
        <w:rPr>
          <w:rFonts w:cs="Traditional Arabic" w:hint="cs"/>
          <w:rtl/>
        </w:rPr>
        <w:t>الفاعلون</w:t>
      </w:r>
      <w:r w:rsidRPr="00A56161">
        <w:rPr>
          <w:rFonts w:cs="Traditional Arabic"/>
          <w:rtl/>
        </w:rPr>
        <w:t xml:space="preserve"> </w:t>
      </w:r>
      <w:r w:rsidRPr="00A56161">
        <w:rPr>
          <w:rFonts w:cs="Traditional Arabic" w:hint="cs"/>
          <w:rtl/>
        </w:rPr>
        <w:t>الأساسيون: الطبيب</w:t>
      </w:r>
      <w:r w:rsidRPr="00A56161">
        <w:rPr>
          <w:rFonts w:cs="Traditional Arabic"/>
          <w:rtl/>
        </w:rPr>
        <w:t xml:space="preserve"> </w:t>
      </w:r>
    </w:p>
    <w:p w14:paraId="18AAB912" w14:textId="77777777" w:rsidR="00CA3F91" w:rsidRPr="00A56161" w:rsidRDefault="00CA3F91" w:rsidP="00CA3F91">
      <w:pPr>
        <w:pStyle w:val="ListParagraph"/>
        <w:numPr>
          <w:ilvl w:val="0"/>
          <w:numId w:val="119"/>
        </w:numPr>
        <w:pBdr>
          <w:top w:val="nil"/>
          <w:left w:val="nil"/>
          <w:bottom w:val="nil"/>
          <w:right w:val="nil"/>
          <w:between w:val="nil"/>
        </w:pBdr>
        <w:spacing w:before="0" w:after="0" w:line="256" w:lineRule="auto"/>
        <w:jc w:val="both"/>
        <w:rPr>
          <w:rFonts w:cs="Traditional Arabic"/>
        </w:rPr>
      </w:pPr>
      <w:r w:rsidRPr="00A56161">
        <w:rPr>
          <w:rFonts w:cs="Traditional Arabic"/>
          <w:rtl/>
        </w:rPr>
        <w:t xml:space="preserve">الفاعلون الثانويون: </w:t>
      </w:r>
      <w:r w:rsidRPr="00A56161">
        <w:rPr>
          <w:rFonts w:cs="Traditional Arabic" w:hint="cs"/>
          <w:rtl/>
        </w:rPr>
        <w:t>لا يوجد.</w:t>
      </w:r>
    </w:p>
    <w:p w14:paraId="688AB730" w14:textId="77777777" w:rsidR="00CA3F91" w:rsidRPr="00A56161" w:rsidRDefault="00CA3F91" w:rsidP="00CA3F91">
      <w:pPr>
        <w:pStyle w:val="ListParagraph"/>
        <w:numPr>
          <w:ilvl w:val="0"/>
          <w:numId w:val="119"/>
        </w:numPr>
        <w:pBdr>
          <w:top w:val="nil"/>
          <w:left w:val="nil"/>
          <w:bottom w:val="nil"/>
          <w:right w:val="nil"/>
          <w:between w:val="nil"/>
        </w:pBdr>
        <w:spacing w:before="0" w:after="0" w:line="256" w:lineRule="auto"/>
        <w:jc w:val="both"/>
        <w:rPr>
          <w:rFonts w:cs="Traditional Arabic"/>
        </w:rPr>
      </w:pPr>
      <w:r w:rsidRPr="00A56161">
        <w:rPr>
          <w:rFonts w:cs="Traditional Arabic" w:hint="cs"/>
          <w:rtl/>
        </w:rPr>
        <w:t xml:space="preserve">الملخص: </w:t>
      </w:r>
      <w:r w:rsidRPr="00A56161">
        <w:rPr>
          <w:rFonts w:cs="Traditional Arabic"/>
          <w:rtl/>
        </w:rPr>
        <w:t>إتاحة المجال للطبيب لإضافة الملاحظات التشخيصية والتوصيات السريرية وتنقيتها قبل الاعتماد</w:t>
      </w:r>
      <w:r w:rsidRPr="00A56161">
        <w:rPr>
          <w:rFonts w:cs="Traditional Arabic"/>
        </w:rPr>
        <w:t>.</w:t>
      </w:r>
    </w:p>
    <w:p w14:paraId="2CA28980" w14:textId="6ED6AB0E" w:rsidR="00CA3F91" w:rsidRPr="00A56161" w:rsidRDefault="00CA3F91" w:rsidP="00CA3F91">
      <w:pPr>
        <w:pStyle w:val="ListParagraph"/>
        <w:pBdr>
          <w:top w:val="nil"/>
          <w:left w:val="nil"/>
          <w:bottom w:val="nil"/>
          <w:right w:val="nil"/>
          <w:between w:val="nil"/>
        </w:pBdr>
        <w:spacing w:before="0" w:after="0" w:line="256" w:lineRule="auto"/>
        <w:jc w:val="both"/>
        <w:rPr>
          <w:rFonts w:cs="Traditional Arabic"/>
        </w:rPr>
      </w:pP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115"/>
        <w:gridCol w:w="2160"/>
      </w:tblGrid>
      <w:tr w:rsidR="00CA3F91" w14:paraId="3C97CBB5" w14:textId="77777777" w:rsidTr="00650A32">
        <w:tc>
          <w:tcPr>
            <w:tcW w:w="6115" w:type="dxa"/>
            <w:tcMar>
              <w:top w:w="80" w:type="dxa"/>
              <w:left w:w="100" w:type="dxa"/>
              <w:bottom w:w="80" w:type="dxa"/>
              <w:right w:w="100" w:type="dxa"/>
            </w:tcMar>
            <w:vAlign w:val="center"/>
          </w:tcPr>
          <w:p w14:paraId="7281BDE7" w14:textId="74C636F1" w:rsidR="00CA3F91" w:rsidRPr="00A56161" w:rsidRDefault="00CA3F91" w:rsidP="00650A32">
            <w:pPr>
              <w:spacing w:before="0" w:after="0" w:line="240" w:lineRule="auto"/>
              <w:jc w:val="center"/>
              <w:rPr>
                <w:rFonts w:cs="Traditional Arabic"/>
              </w:rPr>
            </w:pPr>
            <w:r w:rsidRPr="00A56161">
              <w:rPr>
                <w:rFonts w:cs="Traditional Arabic"/>
                <w:rtl/>
              </w:rPr>
              <w:t xml:space="preserve">وجود تقرير مولَّد مسبقًا لملف المريض </w:t>
            </w:r>
          </w:p>
        </w:tc>
        <w:tc>
          <w:tcPr>
            <w:tcW w:w="2160" w:type="dxa"/>
            <w:vAlign w:val="center"/>
          </w:tcPr>
          <w:p w14:paraId="765F2EEA" w14:textId="77777777" w:rsidR="00CA3F91" w:rsidRPr="00A56161" w:rsidRDefault="00CA3F91" w:rsidP="00650A32">
            <w:pPr>
              <w:spacing w:before="0" w:after="0" w:line="240" w:lineRule="auto"/>
              <w:jc w:val="center"/>
              <w:rPr>
                <w:rFonts w:cs="Traditional Arabic"/>
                <w:b/>
                <w:bCs/>
                <w:rtl/>
              </w:rPr>
            </w:pPr>
            <w:r w:rsidRPr="00A56161">
              <w:rPr>
                <w:rFonts w:cs="Traditional Arabic"/>
                <w:b/>
                <w:bCs/>
                <w:rtl/>
              </w:rPr>
              <w:t>الشروط المسبقة</w:t>
            </w:r>
          </w:p>
        </w:tc>
      </w:tr>
      <w:tr w:rsidR="00CA3F91" w14:paraId="067185B7" w14:textId="77777777" w:rsidTr="00650A32">
        <w:tc>
          <w:tcPr>
            <w:tcW w:w="6115" w:type="dxa"/>
            <w:tcMar>
              <w:top w:w="80" w:type="dxa"/>
              <w:left w:w="100" w:type="dxa"/>
              <w:bottom w:w="80" w:type="dxa"/>
              <w:right w:w="100" w:type="dxa"/>
            </w:tcMar>
            <w:vAlign w:val="center"/>
          </w:tcPr>
          <w:p w14:paraId="266EAC9B" w14:textId="77777777" w:rsidR="00CA3F91" w:rsidRPr="00A56161" w:rsidRDefault="00CA3F91" w:rsidP="00650A32">
            <w:pPr>
              <w:spacing w:before="0" w:after="0" w:line="240" w:lineRule="auto"/>
              <w:jc w:val="center"/>
              <w:rPr>
                <w:rFonts w:cs="Traditional Arabic"/>
              </w:rPr>
            </w:pPr>
            <w:r w:rsidRPr="00A56161">
              <w:rPr>
                <w:rFonts w:cs="Traditional Arabic"/>
                <w:rtl/>
              </w:rPr>
              <w:t>اختيار الطبيب تقريرًا محدَّدًا من سجل تقارير المريض لمراجعته.</w:t>
            </w:r>
          </w:p>
        </w:tc>
        <w:tc>
          <w:tcPr>
            <w:tcW w:w="2160" w:type="dxa"/>
            <w:vAlign w:val="center"/>
          </w:tcPr>
          <w:p w14:paraId="7EE08594" w14:textId="77777777" w:rsidR="00CA3F91" w:rsidRPr="00A56161" w:rsidRDefault="00CA3F91" w:rsidP="00650A32">
            <w:pPr>
              <w:spacing w:before="0" w:after="0" w:line="240" w:lineRule="auto"/>
              <w:jc w:val="center"/>
              <w:rPr>
                <w:rFonts w:cs="Traditional Arabic"/>
                <w:b/>
                <w:bCs/>
                <w:rtl/>
              </w:rPr>
            </w:pPr>
            <w:r w:rsidRPr="00A56161">
              <w:rPr>
                <w:rFonts w:cs="Traditional Arabic"/>
                <w:b/>
                <w:bCs/>
                <w:rtl/>
              </w:rPr>
              <w:t>المُشغِّل (Trigger)</w:t>
            </w:r>
          </w:p>
        </w:tc>
      </w:tr>
      <w:tr w:rsidR="00CA3F91" w14:paraId="28A17F17" w14:textId="77777777" w:rsidTr="00650A32">
        <w:tc>
          <w:tcPr>
            <w:tcW w:w="6115" w:type="dxa"/>
            <w:tcMar>
              <w:top w:w="80" w:type="dxa"/>
              <w:left w:w="100" w:type="dxa"/>
              <w:bottom w:w="80" w:type="dxa"/>
              <w:right w:w="100" w:type="dxa"/>
            </w:tcMar>
            <w:vAlign w:val="center"/>
          </w:tcPr>
          <w:p w14:paraId="4C237633" w14:textId="77777777" w:rsidR="00CA3F91" w:rsidRPr="00A56161" w:rsidRDefault="00CA3F91" w:rsidP="00650A32">
            <w:pPr>
              <w:spacing w:before="0" w:after="0" w:line="240" w:lineRule="auto"/>
              <w:jc w:val="center"/>
              <w:rPr>
                <w:rFonts w:cs="Traditional Arabic"/>
              </w:rPr>
            </w:pPr>
            <w:r w:rsidRPr="00A56161">
              <w:rPr>
                <w:rFonts w:cs="Traditional Arabic"/>
                <w:rtl/>
              </w:rPr>
              <w:t>1. يفتح الطبيب قائمة التقارير الخاصة بملف المريض.</w:t>
            </w:r>
          </w:p>
          <w:p w14:paraId="077A6FA0" w14:textId="77777777" w:rsidR="00CA3F91" w:rsidRPr="00A56161" w:rsidRDefault="00CA3F91" w:rsidP="00650A32">
            <w:pPr>
              <w:spacing w:before="0" w:after="0" w:line="240" w:lineRule="auto"/>
              <w:jc w:val="center"/>
              <w:rPr>
                <w:rFonts w:cs="Traditional Arabic"/>
              </w:rPr>
            </w:pPr>
            <w:r w:rsidRPr="00A56161">
              <w:rPr>
                <w:rFonts w:cs="Traditional Arabic"/>
                <w:rtl/>
              </w:rPr>
              <w:t>2. يختار الطبيب تقريرًا محدَّدًا لعرض تفاصيله الكاملة.</w:t>
            </w:r>
          </w:p>
          <w:p w14:paraId="7F191294" w14:textId="77777777" w:rsidR="00CA3F91" w:rsidRPr="00A56161" w:rsidRDefault="00CA3F91" w:rsidP="00650A32">
            <w:pPr>
              <w:spacing w:before="0" w:after="0" w:line="240" w:lineRule="auto"/>
              <w:jc w:val="center"/>
              <w:rPr>
                <w:rFonts w:cs="Traditional Arabic"/>
              </w:rPr>
            </w:pPr>
            <w:r w:rsidRPr="00A56161">
              <w:rPr>
                <w:rFonts w:cs="Traditional Arabic"/>
                <w:rtl/>
              </w:rPr>
              <w:t>3. يعدّل الطبيب الحقول القابلة للتحرير، مثل الملاحظات الإضافية.</w:t>
            </w:r>
          </w:p>
          <w:p w14:paraId="7FEAC693" w14:textId="77777777" w:rsidR="00CA3F91" w:rsidRPr="00A56161" w:rsidRDefault="00CA3F91" w:rsidP="00650A32">
            <w:pPr>
              <w:spacing w:before="0" w:after="0" w:line="240" w:lineRule="auto"/>
              <w:jc w:val="center"/>
              <w:rPr>
                <w:rFonts w:cs="Traditional Arabic"/>
              </w:rPr>
            </w:pPr>
            <w:r w:rsidRPr="00A56161">
              <w:rPr>
                <w:rFonts w:cs="Traditional Arabic"/>
                <w:rtl/>
              </w:rPr>
              <w:t>4. يحفظ النظام النسخة المعدَّلة من التقرير مع الاحتفاظ بأرشيف الإصدار السابق لأغراض التتبّع.</w:t>
            </w:r>
          </w:p>
        </w:tc>
        <w:tc>
          <w:tcPr>
            <w:tcW w:w="2160" w:type="dxa"/>
            <w:vAlign w:val="center"/>
          </w:tcPr>
          <w:p w14:paraId="6CD0FDB2" w14:textId="77777777" w:rsidR="00CA3F91" w:rsidRPr="00A56161" w:rsidRDefault="00CA3F91" w:rsidP="00650A32">
            <w:pPr>
              <w:spacing w:before="0" w:after="0" w:line="240" w:lineRule="auto"/>
              <w:jc w:val="center"/>
              <w:rPr>
                <w:rFonts w:cs="Traditional Arabic"/>
                <w:b/>
                <w:bCs/>
                <w:rtl/>
              </w:rPr>
            </w:pPr>
            <w:r w:rsidRPr="00A56161">
              <w:rPr>
                <w:rFonts w:cs="Traditional Arabic"/>
                <w:b/>
                <w:bCs/>
                <w:rtl/>
              </w:rPr>
              <w:t>السيناريو الأساسي</w:t>
            </w:r>
          </w:p>
        </w:tc>
      </w:tr>
      <w:tr w:rsidR="00CA3F91" w14:paraId="500BC52F" w14:textId="77777777" w:rsidTr="00650A32">
        <w:tc>
          <w:tcPr>
            <w:tcW w:w="6115" w:type="dxa"/>
            <w:tcMar>
              <w:top w:w="80" w:type="dxa"/>
              <w:left w:w="100" w:type="dxa"/>
              <w:bottom w:w="80" w:type="dxa"/>
              <w:right w:w="100" w:type="dxa"/>
            </w:tcMar>
            <w:vAlign w:val="center"/>
          </w:tcPr>
          <w:p w14:paraId="56955EB6" w14:textId="77777777" w:rsidR="00CA3F91" w:rsidRPr="00A56161" w:rsidRDefault="00CA3F91" w:rsidP="00650A32">
            <w:pPr>
              <w:spacing w:before="0" w:after="0" w:line="240" w:lineRule="auto"/>
              <w:jc w:val="center"/>
              <w:rPr>
                <w:rFonts w:cs="Traditional Arabic"/>
              </w:rPr>
            </w:pPr>
            <w:r w:rsidRPr="00A56161">
              <w:rPr>
                <w:rFonts w:cs="Traditional Arabic"/>
                <w:rtl/>
              </w:rPr>
              <w:t>إذا حاول الطبيب تعديل حقول غير قابلة للتحرير (كنتيجة النموذج أو درجة الثقة)، يرفض النظام العملية للحفاظ على سلامة النتائج التشخيصية.</w:t>
            </w:r>
          </w:p>
        </w:tc>
        <w:tc>
          <w:tcPr>
            <w:tcW w:w="2160" w:type="dxa"/>
            <w:vAlign w:val="center"/>
          </w:tcPr>
          <w:p w14:paraId="3B5F3F4A" w14:textId="77777777" w:rsidR="00CA3F91" w:rsidRPr="00A56161" w:rsidRDefault="00CA3F91" w:rsidP="00650A32">
            <w:pPr>
              <w:spacing w:before="0" w:after="0" w:line="240" w:lineRule="auto"/>
              <w:jc w:val="center"/>
              <w:rPr>
                <w:rFonts w:cs="Traditional Arabic"/>
                <w:b/>
                <w:bCs/>
                <w:rtl/>
              </w:rPr>
            </w:pPr>
            <w:r w:rsidRPr="00A56161">
              <w:rPr>
                <w:rFonts w:cs="Traditional Arabic"/>
                <w:b/>
                <w:bCs/>
                <w:rtl/>
              </w:rPr>
              <w:t>السيناريوهات البديلة / الاستثنائية</w:t>
            </w:r>
          </w:p>
        </w:tc>
      </w:tr>
      <w:tr w:rsidR="00CA3F91" w14:paraId="51771EF3" w14:textId="77777777" w:rsidTr="00650A32">
        <w:tc>
          <w:tcPr>
            <w:tcW w:w="6115" w:type="dxa"/>
            <w:tcMar>
              <w:top w:w="80" w:type="dxa"/>
              <w:left w:w="100" w:type="dxa"/>
              <w:bottom w:w="80" w:type="dxa"/>
              <w:right w:w="100" w:type="dxa"/>
            </w:tcMar>
            <w:vAlign w:val="center"/>
          </w:tcPr>
          <w:p w14:paraId="6E988AF7" w14:textId="77777777" w:rsidR="00CA3F91" w:rsidRPr="00A56161" w:rsidRDefault="00CA3F91" w:rsidP="00650A32">
            <w:pPr>
              <w:spacing w:before="0" w:after="0" w:line="240" w:lineRule="auto"/>
              <w:jc w:val="center"/>
              <w:rPr>
                <w:rFonts w:cs="Traditional Arabic"/>
              </w:rPr>
            </w:pPr>
            <w:r w:rsidRPr="00A56161">
              <w:rPr>
                <w:rFonts w:cs="Traditional Arabic"/>
                <w:rtl/>
              </w:rPr>
              <w:t>نسخة محدَّثة من التقرير محفوظة، مع أرشفة كاملة للإصدارات السابقة.</w:t>
            </w:r>
          </w:p>
        </w:tc>
        <w:tc>
          <w:tcPr>
            <w:tcW w:w="2160" w:type="dxa"/>
            <w:vAlign w:val="center"/>
          </w:tcPr>
          <w:p w14:paraId="6D181F56" w14:textId="77777777" w:rsidR="00CA3F91" w:rsidRPr="00A56161" w:rsidRDefault="00CA3F91" w:rsidP="00650A32">
            <w:pPr>
              <w:spacing w:before="0" w:after="0" w:line="240" w:lineRule="auto"/>
              <w:jc w:val="center"/>
              <w:rPr>
                <w:rFonts w:cs="Traditional Arabic"/>
                <w:b/>
                <w:bCs/>
                <w:rtl/>
              </w:rPr>
            </w:pPr>
            <w:r w:rsidRPr="00A56161">
              <w:rPr>
                <w:rFonts w:cs="Traditional Arabic"/>
                <w:b/>
                <w:bCs/>
                <w:rtl/>
              </w:rPr>
              <w:t>الشروط اللاحقة</w:t>
            </w:r>
          </w:p>
        </w:tc>
      </w:tr>
    </w:tbl>
    <w:p w14:paraId="61EB4217" w14:textId="6C1523CB" w:rsidR="00CA3F91" w:rsidRDefault="008B42BA" w:rsidP="00CA3F91">
      <w:pPr>
        <w:pStyle w:val="ListParagraph"/>
        <w:ind w:left="360"/>
        <w:rPr>
          <w:rFonts w:cs="Times New Roman"/>
          <w:b/>
          <w:bCs/>
          <w:sz w:val="28"/>
          <w:szCs w:val="28"/>
          <w:rtl/>
        </w:rPr>
      </w:pPr>
      <w:r w:rsidRPr="00F3027A">
        <w:rPr>
          <w:rFonts w:cs="Times New Roman"/>
          <w:b/>
          <w:bCs/>
          <w:noProof/>
          <w:sz w:val="28"/>
          <w:szCs w:val="28"/>
          <w:rtl/>
        </w:rPr>
        <w:drawing>
          <wp:anchor distT="0" distB="0" distL="114300" distR="114300" simplePos="0" relativeHeight="251802624" behindDoc="0" locked="0" layoutInCell="1" allowOverlap="1" wp14:anchorId="36CABF12" wp14:editId="22E87427">
            <wp:simplePos x="0" y="0"/>
            <wp:positionH relativeFrom="column">
              <wp:posOffset>-6985</wp:posOffset>
            </wp:positionH>
            <wp:positionV relativeFrom="paragraph">
              <wp:posOffset>422910</wp:posOffset>
            </wp:positionV>
            <wp:extent cx="5336540" cy="3916680"/>
            <wp:effectExtent l="0" t="0" r="0" b="7620"/>
            <wp:wrapSquare wrapText="bothSides"/>
            <wp:docPr id="54074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4990" name=""/>
                    <pic:cNvPicPr/>
                  </pic:nvPicPr>
                  <pic:blipFill>
                    <a:blip r:embed="rId22"/>
                    <a:stretch>
                      <a:fillRect/>
                    </a:stretch>
                  </pic:blipFill>
                  <pic:spPr>
                    <a:xfrm>
                      <a:off x="0" y="0"/>
                      <a:ext cx="5336540" cy="3916680"/>
                    </a:xfrm>
                    <a:prstGeom prst="rect">
                      <a:avLst/>
                    </a:prstGeom>
                  </pic:spPr>
                </pic:pic>
              </a:graphicData>
            </a:graphic>
            <wp14:sizeRelV relativeFrom="margin">
              <wp14:pctHeight>0</wp14:pctHeight>
            </wp14:sizeRelV>
          </wp:anchor>
        </w:drawing>
      </w:r>
    </w:p>
    <w:p w14:paraId="3B846379" w14:textId="6B0B4F0E" w:rsidR="008B42BA" w:rsidRPr="0073589D" w:rsidRDefault="008B42BA" w:rsidP="0073589D">
      <w:pPr>
        <w:jc w:val="center"/>
        <w:rPr>
          <w:rFonts w:cs="Traditional Arabic"/>
          <w:rtl/>
        </w:rPr>
      </w:pPr>
      <w:r w:rsidRPr="0073589D">
        <w:rPr>
          <w:rFonts w:cs="Traditional Arabic"/>
          <w:rtl/>
        </w:rPr>
        <w:t xml:space="preserve">رسم توضيحي </w:t>
      </w:r>
      <w:r w:rsidRPr="0073589D">
        <w:rPr>
          <w:rFonts w:cs="Traditional Arabic"/>
          <w:rtl/>
        </w:rPr>
        <w:fldChar w:fldCharType="begin"/>
      </w:r>
      <w:r w:rsidRPr="0073589D">
        <w:rPr>
          <w:rFonts w:cs="Traditional Arabic"/>
          <w:rtl/>
        </w:rPr>
        <w:instrText xml:space="preserve"> </w:instrText>
      </w:r>
      <w:r w:rsidRPr="0073589D">
        <w:rPr>
          <w:rFonts w:cs="Traditional Arabic"/>
        </w:rPr>
        <w:instrText>SEQ</w:instrText>
      </w:r>
      <w:r w:rsidRPr="0073589D">
        <w:rPr>
          <w:rFonts w:cs="Traditional Arabic"/>
          <w:rtl/>
        </w:rPr>
        <w:instrText xml:space="preserve"> رسم_توضيحي \* </w:instrText>
      </w:r>
      <w:r w:rsidRPr="0073589D">
        <w:rPr>
          <w:rFonts w:cs="Traditional Arabic"/>
        </w:rPr>
        <w:instrText>ARABIC</w:instrText>
      </w:r>
      <w:r w:rsidRPr="0073589D">
        <w:rPr>
          <w:rFonts w:cs="Traditional Arabic"/>
          <w:rtl/>
        </w:rPr>
        <w:instrText xml:space="preserve"> </w:instrText>
      </w:r>
      <w:r w:rsidRPr="0073589D">
        <w:rPr>
          <w:rFonts w:cs="Traditional Arabic"/>
          <w:rtl/>
        </w:rPr>
        <w:fldChar w:fldCharType="separate"/>
      </w:r>
      <w:r w:rsidR="0073589D" w:rsidRPr="0073589D">
        <w:rPr>
          <w:rFonts w:cs="Traditional Arabic"/>
          <w:noProof/>
          <w:rtl/>
        </w:rPr>
        <w:t>12</w:t>
      </w:r>
      <w:r w:rsidRPr="0073589D">
        <w:rPr>
          <w:rFonts w:cs="Traditional Arabic"/>
          <w:rtl/>
        </w:rPr>
        <w:fldChar w:fldCharType="end"/>
      </w:r>
      <w:r w:rsidRPr="0073589D">
        <w:rPr>
          <w:rFonts w:cs="Traditional Arabic"/>
          <w:rtl/>
          <w:lang w:bidi="ar-SY"/>
        </w:rPr>
        <w:t>المخطط التسلسلي لحالة تعديل تقرير</w:t>
      </w:r>
      <w:r>
        <w:rPr>
          <w:rtl/>
          <w:lang w:bidi="ar-SY"/>
        </w:rPr>
        <w:br w:type="page"/>
      </w:r>
    </w:p>
    <w:p w14:paraId="519A9E79" w14:textId="2629E1DB" w:rsidR="00CA3F91" w:rsidRDefault="008F2672" w:rsidP="008F2672">
      <w:pPr>
        <w:pStyle w:val="ListParagraph"/>
        <w:numPr>
          <w:ilvl w:val="0"/>
          <w:numId w:val="74"/>
        </w:numPr>
        <w:rPr>
          <w:b/>
          <w:bCs/>
          <w:sz w:val="28"/>
          <w:szCs w:val="28"/>
        </w:rPr>
      </w:pPr>
      <w:r>
        <w:rPr>
          <w:rFonts w:hint="cs"/>
          <w:b/>
          <w:bCs/>
          <w:sz w:val="28"/>
          <w:szCs w:val="28"/>
          <w:rtl/>
          <w:lang w:bidi="ar-SY"/>
        </w:rPr>
        <w:lastRenderedPageBreak/>
        <w:t xml:space="preserve">حالة الاستخدام </w:t>
      </w:r>
      <w:r>
        <w:rPr>
          <w:b/>
          <w:bCs/>
          <w:sz w:val="28"/>
          <w:szCs w:val="28"/>
          <w:lang w:val="de-DE" w:bidi="ar-SY"/>
        </w:rPr>
        <w:t>UC</w:t>
      </w:r>
      <w:r>
        <w:rPr>
          <w:b/>
          <w:bCs/>
          <w:sz w:val="28"/>
          <w:szCs w:val="28"/>
          <w:lang w:bidi="ar-SY"/>
        </w:rPr>
        <w:t>8</w:t>
      </w:r>
      <w:r>
        <w:rPr>
          <w:rFonts w:hint="cs"/>
          <w:b/>
          <w:bCs/>
          <w:sz w:val="28"/>
          <w:szCs w:val="28"/>
          <w:rtl/>
          <w:lang w:bidi="ar-SY"/>
        </w:rPr>
        <w:t xml:space="preserve">- تحليل ومعالجة مسح ال </w:t>
      </w:r>
      <w:r w:rsidR="006A1FF6">
        <w:rPr>
          <w:b/>
          <w:bCs/>
          <w:sz w:val="28"/>
          <w:szCs w:val="28"/>
          <w:lang w:val="de-DE" w:bidi="ar-SY"/>
        </w:rPr>
        <w:t>Mri</w:t>
      </w:r>
      <w:r w:rsidR="006A1FF6">
        <w:rPr>
          <w:rFonts w:hint="cs"/>
          <w:b/>
          <w:bCs/>
          <w:sz w:val="28"/>
          <w:szCs w:val="28"/>
          <w:rtl/>
          <w:lang w:bidi="ar-SY"/>
        </w:rPr>
        <w:t>:</w:t>
      </w:r>
    </w:p>
    <w:p w14:paraId="4D45F525" w14:textId="77777777" w:rsidR="008F2672" w:rsidRPr="00402D86" w:rsidRDefault="008F2672" w:rsidP="008F2672">
      <w:pPr>
        <w:pStyle w:val="ListParagraph"/>
        <w:numPr>
          <w:ilvl w:val="0"/>
          <w:numId w:val="88"/>
        </w:numPr>
        <w:pBdr>
          <w:top w:val="nil"/>
          <w:left w:val="nil"/>
          <w:bottom w:val="nil"/>
          <w:right w:val="nil"/>
          <w:between w:val="nil"/>
        </w:pBdr>
        <w:spacing w:before="0" w:after="0" w:line="256" w:lineRule="auto"/>
        <w:jc w:val="both"/>
        <w:rPr>
          <w:rFonts w:eastAsia="Arial" w:cs="Traditional Arabic"/>
        </w:rPr>
      </w:pPr>
      <w:r>
        <w:rPr>
          <w:rFonts w:hint="cs"/>
          <w:b/>
          <w:bCs/>
          <w:sz w:val="28"/>
          <w:szCs w:val="28"/>
          <w:rtl/>
          <w:lang w:bidi="ar-SY"/>
        </w:rPr>
        <w:t xml:space="preserve">  </w:t>
      </w:r>
      <w:r w:rsidRPr="00402D86">
        <w:rPr>
          <w:rFonts w:eastAsia="Arial" w:cs="Traditional Arabic" w:hint="cs"/>
          <w:rtl/>
        </w:rPr>
        <w:t>الفاعلون</w:t>
      </w:r>
      <w:r w:rsidRPr="00402D86">
        <w:rPr>
          <w:rFonts w:eastAsia="Arial" w:cs="Traditional Arabic"/>
          <w:rtl/>
        </w:rPr>
        <w:t xml:space="preserve"> </w:t>
      </w:r>
      <w:r w:rsidRPr="00402D86">
        <w:rPr>
          <w:rFonts w:eastAsia="Arial" w:cs="Traditional Arabic" w:hint="cs"/>
          <w:rtl/>
        </w:rPr>
        <w:t>الأساسيون: الطبيب</w:t>
      </w:r>
      <w:r>
        <w:rPr>
          <w:rFonts w:eastAsia="Arial" w:cs="Traditional Arabic" w:hint="cs"/>
          <w:rtl/>
        </w:rPr>
        <w:t>.</w:t>
      </w:r>
    </w:p>
    <w:p w14:paraId="0FDA6C6E" w14:textId="77777777" w:rsidR="008F2672" w:rsidRPr="00402D86" w:rsidRDefault="008F2672" w:rsidP="008F2672">
      <w:pPr>
        <w:pStyle w:val="ListParagraph"/>
        <w:numPr>
          <w:ilvl w:val="0"/>
          <w:numId w:val="88"/>
        </w:numPr>
        <w:pBdr>
          <w:top w:val="nil"/>
          <w:left w:val="nil"/>
          <w:bottom w:val="nil"/>
          <w:right w:val="nil"/>
          <w:between w:val="nil"/>
        </w:pBdr>
        <w:spacing w:before="0" w:after="0" w:line="256" w:lineRule="auto"/>
        <w:jc w:val="both"/>
        <w:rPr>
          <w:rFonts w:eastAsia="Arial" w:cs="Traditional Arabic"/>
        </w:rPr>
      </w:pPr>
      <w:r w:rsidRPr="00402D86">
        <w:rPr>
          <w:rFonts w:eastAsia="Arial" w:cs="Traditional Arabic"/>
          <w:rtl/>
        </w:rPr>
        <w:t xml:space="preserve">الفاعلون الثانويون: </w:t>
      </w:r>
      <w:r w:rsidRPr="00402D86">
        <w:rPr>
          <w:rFonts w:eastAsia="Arial" w:cs="Traditional Arabic" w:hint="cs"/>
          <w:rtl/>
        </w:rPr>
        <w:t>لا يوجد.</w:t>
      </w:r>
    </w:p>
    <w:p w14:paraId="497E5F39" w14:textId="33EE05DA" w:rsidR="008F2672" w:rsidRDefault="008F2672" w:rsidP="006A1FF6">
      <w:pPr>
        <w:pStyle w:val="ListParagraph"/>
        <w:numPr>
          <w:ilvl w:val="0"/>
          <w:numId w:val="88"/>
        </w:numPr>
        <w:pBdr>
          <w:top w:val="nil"/>
          <w:left w:val="nil"/>
          <w:bottom w:val="nil"/>
          <w:right w:val="nil"/>
          <w:between w:val="nil"/>
        </w:pBdr>
        <w:spacing w:before="0" w:after="0" w:line="256" w:lineRule="auto"/>
        <w:jc w:val="both"/>
        <w:rPr>
          <w:rFonts w:ascii="Arial" w:eastAsia="Arial" w:hAnsi="Arial" w:cs="Arial"/>
          <w:sz w:val="19"/>
          <w:szCs w:val="19"/>
        </w:rPr>
      </w:pPr>
      <w:r w:rsidRPr="00402D86">
        <w:rPr>
          <w:rFonts w:eastAsia="Arial" w:cs="Traditional Arabic" w:hint="cs"/>
          <w:rtl/>
        </w:rPr>
        <w:t xml:space="preserve">الملخص: </w:t>
      </w:r>
      <w:r w:rsidR="006A1FF6">
        <w:rPr>
          <w:rFonts w:eastAsia="Arial" w:cs="Traditional Arabic" w:hint="cs"/>
          <w:rtl/>
        </w:rPr>
        <w:t>ي</w:t>
      </w:r>
      <w:r w:rsidR="006A1FF6" w:rsidRPr="006A1FF6">
        <w:rPr>
          <w:rFonts w:eastAsia="Arial" w:cs="Traditional Arabic"/>
          <w:rtl/>
        </w:rPr>
        <w:t>رفع</w:t>
      </w:r>
      <w:r w:rsidR="006A1FF6">
        <w:rPr>
          <w:rFonts w:eastAsia="Arial" w:cs="Traditional Arabic" w:hint="cs"/>
          <w:rtl/>
        </w:rPr>
        <w:t xml:space="preserve"> الطبيب</w:t>
      </w:r>
      <w:r w:rsidR="006A1FF6" w:rsidRPr="006A1FF6">
        <w:rPr>
          <w:rFonts w:eastAsia="Arial" w:cs="Traditional Arabic"/>
          <w:rtl/>
        </w:rPr>
        <w:t xml:space="preserve"> صورة مسح</w:t>
      </w:r>
      <w:r w:rsidR="006A1FF6" w:rsidRPr="006A1FF6">
        <w:rPr>
          <w:rFonts w:eastAsia="Arial" w:cs="Traditional Arabic"/>
        </w:rPr>
        <w:t xml:space="preserve"> MRI </w:t>
      </w:r>
      <w:r w:rsidR="006A1FF6" w:rsidRPr="006A1FF6">
        <w:rPr>
          <w:rFonts w:eastAsia="Arial" w:cs="Traditional Arabic"/>
          <w:rtl/>
        </w:rPr>
        <w:t>لمريض معين</w:t>
      </w:r>
      <w:r w:rsidR="006A1FF6">
        <w:rPr>
          <w:rFonts w:eastAsia="Arial" w:cs="Traditional Arabic" w:hint="cs"/>
          <w:rtl/>
        </w:rPr>
        <w:t>،</w:t>
      </w:r>
      <w:r w:rsidR="006A1FF6" w:rsidRPr="006A1FF6">
        <w:rPr>
          <w:rFonts w:eastAsia="Arial" w:cs="Traditional Arabic"/>
        </w:rPr>
        <w:t xml:space="preserve"> </w:t>
      </w:r>
      <w:r w:rsidR="006A1FF6">
        <w:rPr>
          <w:rFonts w:eastAsia="Arial" w:cs="Traditional Arabic" w:hint="cs"/>
          <w:rtl/>
        </w:rPr>
        <w:t>في</w:t>
      </w:r>
      <w:r w:rsidR="006A1FF6" w:rsidRPr="006A1FF6">
        <w:rPr>
          <w:rFonts w:eastAsia="Arial" w:cs="Traditional Arabic"/>
          <w:rtl/>
        </w:rPr>
        <w:t xml:space="preserve">قوم النظام ضمن خط معالجة وتدفق متكامل </w:t>
      </w:r>
      <w:r w:rsidR="006A1FF6" w:rsidRPr="006A1FF6">
        <w:rPr>
          <w:rFonts w:eastAsia="Arial" w:cs="Traditional Arabic" w:hint="cs"/>
          <w:rtl/>
        </w:rPr>
        <w:t>ومدمج</w:t>
      </w:r>
      <w:r w:rsidR="006A1FF6" w:rsidRPr="006A1FF6">
        <w:rPr>
          <w:rFonts w:eastAsia="Arial" w:cs="Traditional Arabic"/>
        </w:rPr>
        <w:t xml:space="preserve"> </w:t>
      </w:r>
      <w:r w:rsidR="006A1FF6">
        <w:rPr>
          <w:rFonts w:eastAsia="Arial" w:cs="Traditional Arabic" w:hint="cs"/>
          <w:rtl/>
        </w:rPr>
        <w:t>بمعالجتها وتصنيفها.</w:t>
      </w:r>
    </w:p>
    <w:p w14:paraId="1017EE71" w14:textId="15C72AE9" w:rsidR="008F2672" w:rsidRPr="00402D86" w:rsidRDefault="008F2672" w:rsidP="008F2672">
      <w:pPr>
        <w:pStyle w:val="ListParagraph"/>
        <w:pBdr>
          <w:top w:val="nil"/>
          <w:left w:val="nil"/>
          <w:bottom w:val="nil"/>
          <w:right w:val="nil"/>
          <w:between w:val="nil"/>
        </w:pBdr>
        <w:spacing w:before="0" w:after="0" w:line="256" w:lineRule="auto"/>
        <w:jc w:val="both"/>
        <w:rPr>
          <w:rFonts w:ascii="Arial" w:eastAsia="Arial" w:hAnsi="Arial" w:cs="Arial"/>
          <w:sz w:val="19"/>
          <w:szCs w:val="19"/>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745"/>
        <w:gridCol w:w="2250"/>
      </w:tblGrid>
      <w:tr w:rsidR="008F2672" w14:paraId="6B5AF3FD" w14:textId="77777777" w:rsidTr="00650A32">
        <w:tc>
          <w:tcPr>
            <w:tcW w:w="6745" w:type="dxa"/>
            <w:tcMar>
              <w:top w:w="80" w:type="dxa"/>
              <w:left w:w="100" w:type="dxa"/>
              <w:bottom w:w="80" w:type="dxa"/>
              <w:right w:w="100" w:type="dxa"/>
            </w:tcMar>
            <w:vAlign w:val="center"/>
          </w:tcPr>
          <w:p w14:paraId="3C1C92F7" w14:textId="77777777" w:rsidR="008F2672" w:rsidRDefault="006A1FF6" w:rsidP="006A1FF6">
            <w:pPr>
              <w:spacing w:before="0" w:after="0" w:line="240" w:lineRule="auto"/>
              <w:jc w:val="center"/>
              <w:rPr>
                <w:rFonts w:eastAsia="Arial" w:cs="Traditional Arabic"/>
                <w:rtl/>
              </w:rPr>
            </w:pPr>
            <w:r w:rsidRPr="006A1FF6">
              <w:rPr>
                <w:rFonts w:eastAsia="Arial" w:cs="Traditional Arabic"/>
                <w:rtl/>
              </w:rPr>
              <w:t>أن يكون الطبيب قد سجل دخوله بنجاح وحسابه مفعّل</w:t>
            </w:r>
          </w:p>
          <w:p w14:paraId="01232BA3" w14:textId="0F798005" w:rsidR="006A1FF6" w:rsidRPr="00402D86" w:rsidRDefault="006A1FF6" w:rsidP="006A1FF6">
            <w:pPr>
              <w:spacing w:before="0" w:after="0" w:line="240" w:lineRule="auto"/>
              <w:jc w:val="center"/>
              <w:rPr>
                <w:rFonts w:eastAsia="Arial" w:cs="Traditional Arabic"/>
              </w:rPr>
            </w:pPr>
            <w:r w:rsidRPr="006A1FF6">
              <w:rPr>
                <w:rFonts w:eastAsia="Arial" w:cs="Traditional Arabic"/>
                <w:rtl/>
              </w:rPr>
              <w:t>أن يكون المريض كائناً مسجلاً ومملوكاً لنفس الطبيب</w:t>
            </w:r>
          </w:p>
        </w:tc>
        <w:tc>
          <w:tcPr>
            <w:tcW w:w="2250" w:type="dxa"/>
            <w:vAlign w:val="center"/>
          </w:tcPr>
          <w:p w14:paraId="3D4DC3BD" w14:textId="77777777" w:rsidR="008F2672" w:rsidRPr="00CF3893" w:rsidRDefault="008F2672" w:rsidP="00650A32">
            <w:pPr>
              <w:spacing w:before="0" w:after="0" w:line="240" w:lineRule="auto"/>
              <w:jc w:val="center"/>
              <w:rPr>
                <w:rFonts w:eastAsia="Arial" w:cs="Traditional Arabic"/>
                <w:rtl/>
              </w:rPr>
            </w:pPr>
            <w:r w:rsidRPr="00CF3893">
              <w:rPr>
                <w:rFonts w:eastAsia="Arial" w:cs="Traditional Arabic"/>
                <w:rtl/>
              </w:rPr>
              <w:t>الشروط المسبقة</w:t>
            </w:r>
          </w:p>
        </w:tc>
      </w:tr>
      <w:tr w:rsidR="008F2672" w14:paraId="2990BC67" w14:textId="77777777" w:rsidTr="00650A32">
        <w:tc>
          <w:tcPr>
            <w:tcW w:w="6745" w:type="dxa"/>
            <w:tcMar>
              <w:top w:w="80" w:type="dxa"/>
              <w:left w:w="100" w:type="dxa"/>
              <w:bottom w:w="80" w:type="dxa"/>
              <w:right w:w="100" w:type="dxa"/>
            </w:tcMar>
            <w:vAlign w:val="center"/>
          </w:tcPr>
          <w:p w14:paraId="1B4F1D69" w14:textId="77777777" w:rsidR="008F2672" w:rsidRPr="00402D86" w:rsidRDefault="008F2672" w:rsidP="00650A32">
            <w:pPr>
              <w:spacing w:before="0" w:after="0" w:line="240" w:lineRule="auto"/>
              <w:jc w:val="center"/>
              <w:rPr>
                <w:rFonts w:eastAsia="Arial" w:cs="Traditional Arabic"/>
              </w:rPr>
            </w:pPr>
            <w:r w:rsidRPr="00402D86">
              <w:rPr>
                <w:rFonts w:eastAsia="Arial" w:cs="Traditional Arabic"/>
                <w:rtl/>
              </w:rPr>
              <w:t>اختيار الطبيب «</w:t>
            </w:r>
            <w:r>
              <w:rPr>
                <w:rFonts w:eastAsia="Arial" w:cs="Traditional Arabic" w:hint="cs"/>
                <w:rtl/>
              </w:rPr>
              <w:t>تحليل</w:t>
            </w:r>
            <w:r w:rsidRPr="00402D86">
              <w:rPr>
                <w:rFonts w:eastAsia="Arial" w:cs="Traditional Arabic"/>
                <w:rtl/>
              </w:rPr>
              <w:t xml:space="preserve"> </w:t>
            </w:r>
            <w:r>
              <w:rPr>
                <w:rFonts w:eastAsia="Arial" w:cs="Traditional Arabic" w:hint="cs"/>
                <w:rtl/>
              </w:rPr>
              <w:t>المسح» من ملف المريض.</w:t>
            </w:r>
          </w:p>
        </w:tc>
        <w:tc>
          <w:tcPr>
            <w:tcW w:w="2250" w:type="dxa"/>
            <w:vAlign w:val="center"/>
          </w:tcPr>
          <w:p w14:paraId="4527F938" w14:textId="77777777" w:rsidR="008F2672" w:rsidRPr="00CF3893" w:rsidRDefault="008F2672" w:rsidP="00650A32">
            <w:pPr>
              <w:spacing w:before="0" w:after="0" w:line="240" w:lineRule="auto"/>
              <w:jc w:val="center"/>
              <w:rPr>
                <w:rFonts w:eastAsia="Arial" w:cs="Traditional Arabic"/>
                <w:rtl/>
              </w:rPr>
            </w:pPr>
            <w:r w:rsidRPr="00CF3893">
              <w:rPr>
                <w:rFonts w:eastAsia="Arial" w:cs="Traditional Arabic"/>
                <w:rtl/>
              </w:rPr>
              <w:t>المُشغِّل (</w:t>
            </w:r>
            <w:r w:rsidRPr="00CF3893">
              <w:rPr>
                <w:rFonts w:eastAsia="Arial" w:cs="Traditional Arabic"/>
              </w:rPr>
              <w:t>Trigger</w:t>
            </w:r>
            <w:r w:rsidRPr="00CF3893">
              <w:rPr>
                <w:rFonts w:eastAsia="Arial" w:cs="Traditional Arabic"/>
                <w:rtl/>
              </w:rPr>
              <w:t>)</w:t>
            </w:r>
          </w:p>
        </w:tc>
      </w:tr>
      <w:tr w:rsidR="008F2672" w14:paraId="1DFC8103" w14:textId="77777777" w:rsidTr="006A1FF6">
        <w:trPr>
          <w:trHeight w:val="4896"/>
        </w:trPr>
        <w:tc>
          <w:tcPr>
            <w:tcW w:w="6745" w:type="dxa"/>
            <w:tcMar>
              <w:top w:w="80" w:type="dxa"/>
              <w:left w:w="100" w:type="dxa"/>
              <w:bottom w:w="80" w:type="dxa"/>
              <w:right w:w="100" w:type="dxa"/>
            </w:tcMar>
            <w:vAlign w:val="center"/>
          </w:tcPr>
          <w:p w14:paraId="18A2F820" w14:textId="34DA5B45" w:rsidR="006A1FF6" w:rsidRPr="006A1FF6" w:rsidRDefault="006A1FF6" w:rsidP="006A1FF6">
            <w:pPr>
              <w:pStyle w:val="ListParagraph"/>
              <w:numPr>
                <w:ilvl w:val="1"/>
                <w:numId w:val="120"/>
              </w:numPr>
              <w:spacing w:before="0" w:after="0"/>
              <w:rPr>
                <w:rFonts w:eastAsia="Arial" w:cs="Traditional Arabic"/>
              </w:rPr>
            </w:pPr>
            <w:r w:rsidRPr="006A1FF6">
              <w:rPr>
                <w:rFonts w:eastAsia="Arial" w:cs="Traditional Arabic"/>
                <w:rtl/>
              </w:rPr>
              <w:t xml:space="preserve">يرسل الطبيب طلب رفع وتحليل المسح مع تحديد معرّف المريض وملف </w:t>
            </w:r>
            <w:r w:rsidRPr="006A1FF6">
              <w:rPr>
                <w:rFonts w:eastAsia="Arial" w:cs="Traditional Arabic" w:hint="cs"/>
                <w:rtl/>
              </w:rPr>
              <w:t>الصورة.</w:t>
            </w:r>
          </w:p>
          <w:p w14:paraId="3F15B2D3" w14:textId="55A47393" w:rsidR="006A1FF6" w:rsidRPr="006A1FF6" w:rsidRDefault="006A1FF6" w:rsidP="006A1FF6">
            <w:pPr>
              <w:pStyle w:val="ListParagraph"/>
              <w:numPr>
                <w:ilvl w:val="1"/>
                <w:numId w:val="120"/>
              </w:numPr>
              <w:spacing w:before="0" w:after="0"/>
              <w:rPr>
                <w:rFonts w:eastAsia="Arial" w:cs="Traditional Arabic"/>
                <w:rtl/>
              </w:rPr>
            </w:pPr>
            <w:r w:rsidRPr="006A1FF6">
              <w:rPr>
                <w:rFonts w:eastAsia="Arial" w:cs="Traditional Arabic"/>
                <w:rtl/>
              </w:rPr>
              <w:t xml:space="preserve">يتحقق النظام من ملكية الطبيب للمريض </w:t>
            </w:r>
          </w:p>
          <w:p w14:paraId="3E7A2244" w14:textId="0EFE92A4" w:rsidR="006A1FF6" w:rsidRPr="006A1FF6" w:rsidRDefault="006A1FF6" w:rsidP="006A1FF6">
            <w:pPr>
              <w:pStyle w:val="ListParagraph"/>
              <w:numPr>
                <w:ilvl w:val="1"/>
                <w:numId w:val="120"/>
              </w:numPr>
              <w:spacing w:before="0" w:after="0"/>
              <w:rPr>
                <w:rFonts w:eastAsia="Arial" w:cs="Traditional Arabic"/>
                <w:rtl/>
              </w:rPr>
            </w:pPr>
            <w:r w:rsidRPr="006A1FF6">
              <w:rPr>
                <w:rFonts w:eastAsia="Arial" w:cs="Traditional Arabic"/>
                <w:rtl/>
              </w:rPr>
              <w:t xml:space="preserve">يُنشئ النظام سجلاً أولياً للمسح </w:t>
            </w:r>
            <w:r w:rsidRPr="006A1FF6">
              <w:rPr>
                <w:rFonts w:eastAsia="Arial" w:cs="Traditional Arabic"/>
              </w:rPr>
              <w:t>MRIScan</w:t>
            </w:r>
            <w:r w:rsidRPr="006A1FF6">
              <w:rPr>
                <w:rFonts w:eastAsia="Arial" w:cs="Traditional Arabic"/>
                <w:rtl/>
              </w:rPr>
              <w:t xml:space="preserve"> بحالة </w:t>
            </w:r>
            <w:r w:rsidR="00CE47C5">
              <w:rPr>
                <w:rFonts w:eastAsia="Arial" w:cs="Traditional Arabic" w:hint="cs"/>
                <w:rtl/>
              </w:rPr>
              <w:t>معالجة</w:t>
            </w:r>
            <w:r w:rsidRPr="006A1FF6">
              <w:rPr>
                <w:rFonts w:eastAsia="Arial" w:cs="Traditional Arabic"/>
                <w:rtl/>
              </w:rPr>
              <w:t xml:space="preserve"> لضمان عدم إهمال الطلب.</w:t>
            </w:r>
          </w:p>
          <w:p w14:paraId="765F6A21" w14:textId="20F2C0E3" w:rsidR="006A1FF6" w:rsidRDefault="006A1FF6" w:rsidP="006A1FF6">
            <w:pPr>
              <w:pStyle w:val="ListParagraph"/>
              <w:numPr>
                <w:ilvl w:val="1"/>
                <w:numId w:val="120"/>
              </w:numPr>
              <w:spacing w:before="0" w:after="0"/>
              <w:rPr>
                <w:rFonts w:eastAsia="Arial" w:cs="Traditional Arabic"/>
              </w:rPr>
            </w:pPr>
            <w:r w:rsidRPr="006A1FF6">
              <w:rPr>
                <w:rFonts w:eastAsia="Arial" w:cs="Traditional Arabic"/>
                <w:rtl/>
              </w:rPr>
              <w:t>يُجري النظام معالجة الصورة (التحويل، نزع الجمجمة، وتعديل الحجم لـ 224</w:t>
            </w:r>
            <w:r w:rsidRPr="006A1FF6">
              <w:rPr>
                <w:rFonts w:eastAsia="Arial" w:cs="Traditional Arabic"/>
              </w:rPr>
              <w:t>x224</w:t>
            </w:r>
            <w:r w:rsidRPr="006A1FF6">
              <w:rPr>
                <w:rFonts w:eastAsia="Arial" w:cs="Traditional Arabic"/>
                <w:rtl/>
              </w:rPr>
              <w:t>).</w:t>
            </w:r>
          </w:p>
          <w:p w14:paraId="420B6DE2" w14:textId="7B29E993" w:rsidR="006A1FF6" w:rsidRPr="006A1FF6" w:rsidRDefault="006A1FF6" w:rsidP="006A1FF6">
            <w:pPr>
              <w:pStyle w:val="ListParagraph"/>
              <w:numPr>
                <w:ilvl w:val="1"/>
                <w:numId w:val="120"/>
              </w:numPr>
              <w:spacing w:before="0" w:after="0"/>
              <w:rPr>
                <w:rFonts w:eastAsia="Arial" w:cs="Traditional Arabic"/>
                <w:rtl/>
              </w:rPr>
            </w:pPr>
            <w:r w:rsidRPr="006A1FF6">
              <w:rPr>
                <w:rFonts w:eastAsia="Arial" w:cs="Traditional Arabic"/>
                <w:b/>
                <w:bCs/>
                <w:rtl/>
              </w:rPr>
              <w:t xml:space="preserve">تضمين </w:t>
            </w:r>
            <w:r w:rsidRPr="006A1FF6">
              <w:rPr>
                <w:rFonts w:eastAsia="Arial" w:cs="Traditional Arabic"/>
                <w:rtl/>
              </w:rPr>
              <w:t>يقوم النظام بتحميل أوزان نموذج الذكاء الاصطناعي المخبأة (</w:t>
            </w:r>
            <w:r w:rsidRPr="006A1FF6">
              <w:rPr>
                <w:rFonts w:eastAsia="Arial" w:cs="Traditional Arabic"/>
              </w:rPr>
              <w:t>ResNet50 Backbone + Scaler + SVM</w:t>
            </w:r>
            <w:r w:rsidRPr="006A1FF6">
              <w:rPr>
                <w:rFonts w:eastAsia="Arial" w:cs="Traditional Arabic"/>
                <w:rtl/>
              </w:rPr>
              <w:t>).</w:t>
            </w:r>
          </w:p>
          <w:p w14:paraId="4577679A" w14:textId="6F35AF33" w:rsidR="006A1FF6" w:rsidRPr="006A1FF6" w:rsidRDefault="006A1FF6" w:rsidP="006A1FF6">
            <w:pPr>
              <w:pStyle w:val="ListParagraph"/>
              <w:numPr>
                <w:ilvl w:val="1"/>
                <w:numId w:val="120"/>
              </w:numPr>
              <w:spacing w:before="0" w:after="0"/>
              <w:rPr>
                <w:rFonts w:eastAsia="Arial" w:cs="Traditional Arabic"/>
                <w:rtl/>
              </w:rPr>
            </w:pPr>
            <w:r w:rsidRPr="006A1FF6">
              <w:rPr>
                <w:rFonts w:eastAsia="Arial" w:cs="Traditional Arabic"/>
                <w:rtl/>
              </w:rPr>
              <w:t xml:space="preserve">يتم تمرير الصورة للنموذج </w:t>
            </w:r>
            <w:r>
              <w:rPr>
                <w:rFonts w:eastAsia="Arial" w:cs="Traditional Arabic" w:hint="cs"/>
                <w:rtl/>
              </w:rPr>
              <w:t>ل</w:t>
            </w:r>
            <w:r w:rsidRPr="006A1FF6">
              <w:rPr>
                <w:rFonts w:eastAsia="Arial" w:cs="Traditional Arabic"/>
                <w:rtl/>
              </w:rPr>
              <w:t xml:space="preserve">استخراج التنبؤات </w:t>
            </w:r>
            <w:r w:rsidRPr="006A1FF6">
              <w:rPr>
                <w:rFonts w:eastAsia="Arial" w:cs="Traditional Arabic" w:hint="cs"/>
                <w:rtl/>
              </w:rPr>
              <w:t>والاحتمالي</w:t>
            </w:r>
            <w:r w:rsidRPr="006A1FF6">
              <w:rPr>
                <w:rFonts w:eastAsia="Arial" w:cs="Traditional Arabic" w:hint="eastAsia"/>
                <w:rtl/>
              </w:rPr>
              <w:t>ة</w:t>
            </w:r>
          </w:p>
          <w:p w14:paraId="10CE6347" w14:textId="6525BAEC" w:rsidR="006A1FF6" w:rsidRPr="006A1FF6" w:rsidRDefault="006A1FF6" w:rsidP="006A1FF6">
            <w:pPr>
              <w:pStyle w:val="ListParagraph"/>
              <w:numPr>
                <w:ilvl w:val="1"/>
                <w:numId w:val="120"/>
              </w:numPr>
              <w:spacing w:before="0" w:after="0"/>
              <w:rPr>
                <w:rFonts w:eastAsia="Arial" w:cs="Traditional Arabic"/>
                <w:rtl/>
              </w:rPr>
            </w:pPr>
            <w:r w:rsidRPr="006A1FF6">
              <w:rPr>
                <w:rFonts w:eastAsia="Arial" w:cs="Traditional Arabic" w:hint="cs"/>
                <w:b/>
                <w:bCs/>
                <w:rtl/>
              </w:rPr>
              <w:t>تضمين: يُسجل</w:t>
            </w:r>
            <w:r w:rsidRPr="006A1FF6">
              <w:rPr>
                <w:rFonts w:eastAsia="Arial" w:cs="Traditional Arabic"/>
                <w:rtl/>
              </w:rPr>
              <w:t xml:space="preserve"> النظام نتائج التصنيف وحفظها في </w:t>
            </w:r>
            <w:r w:rsidRPr="006A1FF6">
              <w:rPr>
                <w:rFonts w:eastAsia="Arial" w:cs="Traditional Arabic"/>
              </w:rPr>
              <w:t>AIAnalysisResult</w:t>
            </w:r>
            <w:r w:rsidRPr="006A1FF6">
              <w:rPr>
                <w:rFonts w:eastAsia="Arial" w:cs="Traditional Arabic"/>
                <w:rtl/>
              </w:rPr>
              <w:t xml:space="preserve"> ويعدل حالة المسح إلى </w:t>
            </w:r>
            <w:r w:rsidR="00CE47C5">
              <w:rPr>
                <w:rFonts w:eastAsia="Arial" w:cs="Traditional Arabic" w:hint="cs"/>
                <w:rtl/>
              </w:rPr>
              <w:t>مكتمل</w:t>
            </w:r>
            <w:r w:rsidRPr="006A1FF6">
              <w:rPr>
                <w:rFonts w:eastAsia="Arial" w:cs="Traditional Arabic"/>
                <w:rtl/>
              </w:rPr>
              <w:t>.</w:t>
            </w:r>
          </w:p>
          <w:p w14:paraId="58C35696" w14:textId="39D7108E" w:rsidR="006A1FF6" w:rsidRPr="006A1FF6" w:rsidRDefault="006A1FF6" w:rsidP="006A1FF6">
            <w:pPr>
              <w:pStyle w:val="ListParagraph"/>
              <w:numPr>
                <w:ilvl w:val="1"/>
                <w:numId w:val="120"/>
              </w:numPr>
              <w:spacing w:before="0" w:after="0"/>
              <w:rPr>
                <w:rFonts w:eastAsia="Arial" w:cs="Traditional Arabic"/>
                <w:rtl/>
              </w:rPr>
            </w:pPr>
            <w:r w:rsidRPr="006A1FF6">
              <w:rPr>
                <w:rFonts w:eastAsia="Arial" w:cs="Traditional Arabic"/>
                <w:rtl/>
              </w:rPr>
              <w:t>يعرض النظام نتيجة التحليل والتصنيف للطبيب على الواجهة</w:t>
            </w:r>
          </w:p>
          <w:p w14:paraId="2B64FC76" w14:textId="0990F210" w:rsidR="008F2672" w:rsidRPr="001A3073" w:rsidRDefault="008F2672" w:rsidP="006A1FF6">
            <w:pPr>
              <w:pStyle w:val="ListParagraph"/>
              <w:spacing w:before="0" w:after="0" w:line="240" w:lineRule="auto"/>
              <w:ind w:left="1440"/>
              <w:rPr>
                <w:rFonts w:eastAsia="Arial" w:cs="Traditional Arabic"/>
              </w:rPr>
            </w:pPr>
          </w:p>
        </w:tc>
        <w:tc>
          <w:tcPr>
            <w:tcW w:w="2250" w:type="dxa"/>
            <w:vAlign w:val="center"/>
          </w:tcPr>
          <w:p w14:paraId="5C35FB74" w14:textId="77777777" w:rsidR="008F2672" w:rsidRPr="00CF3893" w:rsidRDefault="008F2672" w:rsidP="00650A32">
            <w:pPr>
              <w:spacing w:before="0" w:after="0" w:line="240" w:lineRule="auto"/>
              <w:jc w:val="center"/>
              <w:rPr>
                <w:rFonts w:eastAsia="Arial" w:cs="Traditional Arabic"/>
                <w:rtl/>
              </w:rPr>
            </w:pPr>
            <w:r w:rsidRPr="00CF3893">
              <w:rPr>
                <w:rFonts w:eastAsia="Arial" w:cs="Traditional Arabic"/>
                <w:rtl/>
              </w:rPr>
              <w:t>السيناريو الأساسي</w:t>
            </w:r>
          </w:p>
        </w:tc>
      </w:tr>
      <w:tr w:rsidR="008F2672" w14:paraId="5A348631" w14:textId="77777777" w:rsidTr="00650A32">
        <w:tc>
          <w:tcPr>
            <w:tcW w:w="6745" w:type="dxa"/>
            <w:tcMar>
              <w:top w:w="80" w:type="dxa"/>
              <w:left w:w="100" w:type="dxa"/>
              <w:bottom w:w="80" w:type="dxa"/>
              <w:right w:w="100" w:type="dxa"/>
            </w:tcMar>
            <w:vAlign w:val="center"/>
          </w:tcPr>
          <w:p w14:paraId="7AEE0AD5" w14:textId="6B9DEBF2" w:rsidR="008F2672" w:rsidRPr="00402D86" w:rsidRDefault="006A1FF6" w:rsidP="006A1FF6">
            <w:pPr>
              <w:spacing w:before="0" w:after="0" w:line="240" w:lineRule="auto"/>
              <w:jc w:val="center"/>
              <w:rPr>
                <w:rFonts w:eastAsia="Arial" w:cs="Traditional Arabic"/>
                <w:rtl/>
              </w:rPr>
            </w:pPr>
            <w:r w:rsidRPr="006A1FF6">
              <w:rPr>
                <w:rFonts w:eastAsia="Arial" w:cs="Traditional Arabic"/>
                <w:rtl/>
              </w:rPr>
              <w:t xml:space="preserve">إنشاء سجل نتيجة التحليل </w:t>
            </w:r>
            <w:r w:rsidRPr="006A1FF6">
              <w:rPr>
                <w:rFonts w:eastAsia="Arial" w:cs="Traditional Arabic" w:hint="cs"/>
                <w:rtl/>
              </w:rPr>
              <w:t>مرتبط بالمسح</w:t>
            </w:r>
            <w:r w:rsidR="008F2672" w:rsidRPr="00402D86">
              <w:rPr>
                <w:rFonts w:eastAsia="Arial" w:cs="Traditional Arabic"/>
              </w:rPr>
              <w:t>.</w:t>
            </w:r>
          </w:p>
        </w:tc>
        <w:tc>
          <w:tcPr>
            <w:tcW w:w="2250" w:type="dxa"/>
            <w:vAlign w:val="center"/>
          </w:tcPr>
          <w:p w14:paraId="192276CE" w14:textId="77777777" w:rsidR="008F2672" w:rsidRPr="00CF3893" w:rsidRDefault="008F2672" w:rsidP="00650A32">
            <w:pPr>
              <w:spacing w:before="0" w:after="0" w:line="240" w:lineRule="auto"/>
              <w:jc w:val="center"/>
              <w:rPr>
                <w:rFonts w:eastAsia="Arial" w:cs="Traditional Arabic"/>
                <w:rtl/>
              </w:rPr>
            </w:pPr>
            <w:r w:rsidRPr="00CF3893">
              <w:rPr>
                <w:rFonts w:eastAsia="Arial" w:cs="Traditional Arabic"/>
                <w:rtl/>
              </w:rPr>
              <w:t>الشروط اللاحقة</w:t>
            </w:r>
          </w:p>
        </w:tc>
      </w:tr>
    </w:tbl>
    <w:p w14:paraId="71D935FD" w14:textId="2CA25D22" w:rsidR="00CA3F91" w:rsidRPr="006A1FF6" w:rsidRDefault="006A1FF6" w:rsidP="006A1FF6">
      <w:pPr>
        <w:pStyle w:val="ListParagraph"/>
        <w:numPr>
          <w:ilvl w:val="0"/>
          <w:numId w:val="122"/>
        </w:numPr>
        <w:rPr>
          <w:rFonts w:cs="Traditional Arabic"/>
          <w:b/>
          <w:bCs/>
          <w:sz w:val="28"/>
          <w:szCs w:val="28"/>
          <w:rtl/>
        </w:rPr>
      </w:pPr>
      <w:r w:rsidRPr="006A1FF6">
        <w:rPr>
          <w:rFonts w:cs="Traditional Arabic"/>
          <w:b/>
          <w:bCs/>
          <w:sz w:val="28"/>
          <w:szCs w:val="28"/>
          <w:rtl/>
        </w:rPr>
        <w:t>السناريوهات البديلة:</w:t>
      </w:r>
    </w:p>
    <w:p w14:paraId="0AB66216" w14:textId="5B071F28" w:rsidR="00CE47C5" w:rsidRPr="00CE47C5" w:rsidRDefault="00CE47C5" w:rsidP="00CE47C5">
      <w:pPr>
        <w:pStyle w:val="NormalWeb"/>
        <w:numPr>
          <w:ilvl w:val="0"/>
          <w:numId w:val="125"/>
        </w:numPr>
        <w:bidi/>
        <w:spacing w:before="0" w:beforeAutospacing="0" w:after="0" w:afterAutospacing="0"/>
        <w:rPr>
          <w:rFonts w:ascii="Traditional Arabic" w:hAnsi="Traditional Arabic" w:cs="Traditional Arabic"/>
        </w:rPr>
      </w:pPr>
      <w:r w:rsidRPr="00CE47C5">
        <w:rPr>
          <w:rFonts w:ascii="Traditional Arabic" w:hAnsi="Traditional Arabic" w:cs="Traditional Arabic"/>
          <w:rtl/>
        </w:rPr>
        <w:t>في</w:t>
      </w:r>
      <w:r w:rsidRPr="00CE47C5">
        <w:rPr>
          <w:rFonts w:ascii="Traditional Arabic" w:hAnsi="Traditional Arabic" w:cs="Traditional Arabic"/>
        </w:rPr>
        <w:t xml:space="preserve"> </w:t>
      </w:r>
      <w:r w:rsidRPr="00CE47C5">
        <w:rPr>
          <w:rFonts w:ascii="Traditional Arabic" w:hAnsi="Traditional Arabic" w:cs="Traditional Arabic"/>
          <w:rtl/>
        </w:rPr>
        <w:t>الخطوة (</w:t>
      </w:r>
      <w:r>
        <w:rPr>
          <w:rFonts w:ascii="Traditional Arabic" w:hAnsi="Traditional Arabic" w:cs="Traditional Arabic"/>
        </w:rPr>
        <w:t>4</w:t>
      </w:r>
      <w:r w:rsidRPr="00CE47C5">
        <w:rPr>
          <w:rFonts w:ascii="Traditional Arabic" w:hAnsi="Traditional Arabic" w:cs="Traditional Arabic"/>
          <w:rtl/>
        </w:rPr>
        <w:t xml:space="preserve">)، إذا كان الملف المرفوع غير قابل </w:t>
      </w:r>
      <w:r w:rsidRPr="00CE47C5">
        <w:rPr>
          <w:rFonts w:ascii="Traditional Arabic" w:hAnsi="Traditional Arabic" w:cs="Traditional Arabic" w:hint="cs"/>
          <w:rtl/>
        </w:rPr>
        <w:t>للقراءة</w:t>
      </w:r>
      <w:r w:rsidRPr="00CE47C5">
        <w:rPr>
          <w:rFonts w:ascii="Traditional Arabic" w:hAnsi="Traditional Arabic" w:cs="Traditional Arabic"/>
          <w:rtl/>
        </w:rPr>
        <w:t xml:space="preserve"> كصورة أو </w:t>
      </w:r>
      <w:r w:rsidRPr="00CE47C5">
        <w:rPr>
          <w:rFonts w:ascii="Traditional Arabic" w:hAnsi="Traditional Arabic" w:cs="Traditional Arabic"/>
        </w:rPr>
        <w:t>DICOM</w:t>
      </w:r>
      <w:r w:rsidRPr="00CE47C5">
        <w:rPr>
          <w:rFonts w:ascii="Traditional Arabic" w:hAnsi="Traditional Arabic" w:cs="Traditional Arabic"/>
          <w:rtl/>
        </w:rPr>
        <w:t>.</w:t>
      </w:r>
    </w:p>
    <w:p w14:paraId="11DD8B4F" w14:textId="51E04430" w:rsidR="00CE47C5" w:rsidRPr="00CE47C5" w:rsidRDefault="00CE47C5" w:rsidP="00CE47C5">
      <w:pPr>
        <w:pStyle w:val="NormalWeb"/>
        <w:bidi/>
        <w:spacing w:before="0" w:beforeAutospacing="0" w:after="0" w:afterAutospacing="0"/>
        <w:ind w:left="720"/>
        <w:rPr>
          <w:rFonts w:ascii="Traditional Arabic" w:hAnsi="Traditional Arabic" w:cs="Traditional Arabic"/>
          <w:rtl/>
        </w:rPr>
      </w:pPr>
      <w:r w:rsidRPr="00CE47C5">
        <w:rPr>
          <w:rFonts w:ascii="Traditional Arabic" w:hAnsi="Traditional Arabic" w:cs="Traditional Arabic"/>
          <w:rtl/>
        </w:rPr>
        <w:t xml:space="preserve">يُعدل النظام حالة المسح إلى </w:t>
      </w:r>
      <w:r>
        <w:rPr>
          <w:rStyle w:val="HTMLCode"/>
          <w:rFonts w:ascii="Traditional Arabic" w:eastAsiaTheme="majorEastAsia" w:hAnsi="Traditional Arabic" w:cs="Traditional Arabic" w:hint="cs"/>
          <w:sz w:val="24"/>
          <w:szCs w:val="24"/>
          <w:rtl/>
        </w:rPr>
        <w:t xml:space="preserve">فشل </w:t>
      </w:r>
      <w:r w:rsidRPr="00CE47C5">
        <w:rPr>
          <w:rFonts w:ascii="Traditional Arabic" w:hAnsi="Traditional Arabic" w:cs="Traditional Arabic"/>
          <w:rtl/>
        </w:rPr>
        <w:t xml:space="preserve">ويُسجل </w:t>
      </w:r>
      <w:r w:rsidRPr="00CE47C5">
        <w:rPr>
          <w:rStyle w:val="HTMLCode"/>
          <w:rFonts w:ascii="Traditional Arabic" w:eastAsiaTheme="majorEastAsia" w:hAnsi="Traditional Arabic" w:cs="Traditional Arabic"/>
          <w:sz w:val="24"/>
          <w:szCs w:val="24"/>
        </w:rPr>
        <w:t>Unsupported Image Format</w:t>
      </w:r>
      <w:r w:rsidRPr="00CE47C5">
        <w:rPr>
          <w:rFonts w:ascii="Traditional Arabic" w:hAnsi="Traditional Arabic" w:cs="Traditional Arabic"/>
          <w:rtl/>
        </w:rPr>
        <w:t xml:space="preserve">ويُرجع الاستجابة برقم </w:t>
      </w:r>
      <w:r w:rsidRPr="00CE47C5">
        <w:rPr>
          <w:rStyle w:val="HTMLCode"/>
          <w:rFonts w:ascii="Traditional Arabic" w:eastAsiaTheme="majorEastAsia" w:hAnsi="Traditional Arabic" w:cs="Traditional Arabic"/>
          <w:sz w:val="24"/>
          <w:szCs w:val="24"/>
          <w:rtl/>
        </w:rPr>
        <w:t xml:space="preserve">400 </w:t>
      </w:r>
      <w:r w:rsidRPr="00CE47C5">
        <w:rPr>
          <w:rStyle w:val="HTMLCode"/>
          <w:rFonts w:ascii="Traditional Arabic" w:eastAsiaTheme="majorEastAsia" w:hAnsi="Traditional Arabic" w:cs="Traditional Arabic"/>
          <w:sz w:val="24"/>
          <w:szCs w:val="24"/>
        </w:rPr>
        <w:t>Bad Request</w:t>
      </w:r>
      <w:r w:rsidRPr="00CE47C5">
        <w:rPr>
          <w:rFonts w:ascii="Traditional Arabic" w:hAnsi="Traditional Arabic" w:cs="Traditional Arabic"/>
          <w:rtl/>
        </w:rPr>
        <w:t>.</w:t>
      </w:r>
    </w:p>
    <w:p w14:paraId="720BC284" w14:textId="5B693D67" w:rsidR="00CE47C5" w:rsidRPr="00CE47C5" w:rsidRDefault="00CE47C5" w:rsidP="00CE47C5">
      <w:pPr>
        <w:pStyle w:val="NormalWeb"/>
        <w:numPr>
          <w:ilvl w:val="0"/>
          <w:numId w:val="125"/>
        </w:numPr>
        <w:bidi/>
        <w:rPr>
          <w:rFonts w:ascii="Traditional Arabic" w:hAnsi="Traditional Arabic" w:cs="Traditional Arabic"/>
        </w:rPr>
      </w:pPr>
      <w:r w:rsidRPr="00CE47C5">
        <w:rPr>
          <w:rFonts w:ascii="Traditional Arabic" w:hAnsi="Traditional Arabic" w:cs="Traditional Arabic"/>
          <w:rtl/>
        </w:rPr>
        <w:t>في الخطوة (</w:t>
      </w:r>
      <w:r>
        <w:rPr>
          <w:rFonts w:ascii="Traditional Arabic" w:hAnsi="Traditional Arabic" w:cs="Traditional Arabic" w:hint="cs"/>
          <w:rtl/>
        </w:rPr>
        <w:t>5</w:t>
      </w:r>
      <w:r w:rsidRPr="00CE47C5">
        <w:rPr>
          <w:rFonts w:ascii="Traditional Arabic" w:hAnsi="Traditional Arabic" w:cs="Traditional Arabic"/>
          <w:rtl/>
        </w:rPr>
        <w:t xml:space="preserve"> أو 6)، في حال عدم وجود أوزان الـ </w:t>
      </w:r>
      <w:r w:rsidRPr="00CE47C5">
        <w:rPr>
          <w:rFonts w:ascii="Traditional Arabic" w:hAnsi="Traditional Arabic" w:cs="Traditional Arabic"/>
        </w:rPr>
        <w:t>SVM</w:t>
      </w:r>
      <w:r w:rsidRPr="00CE47C5">
        <w:rPr>
          <w:rFonts w:ascii="Traditional Arabic" w:hAnsi="Traditional Arabic" w:cs="Traditional Arabic"/>
          <w:rtl/>
        </w:rPr>
        <w:t xml:space="preserve"> أو الـ </w:t>
      </w:r>
      <w:r w:rsidRPr="00CE47C5">
        <w:rPr>
          <w:rFonts w:ascii="Traditional Arabic" w:hAnsi="Traditional Arabic" w:cs="Traditional Arabic"/>
        </w:rPr>
        <w:t>Scaler</w:t>
      </w:r>
      <w:r w:rsidRPr="00CE47C5">
        <w:rPr>
          <w:rFonts w:ascii="Traditional Arabic" w:hAnsi="Traditional Arabic" w:cs="Traditional Arabic"/>
          <w:rtl/>
        </w:rPr>
        <w:t xml:space="preserve"> في السيرفر.</w:t>
      </w:r>
    </w:p>
    <w:p w14:paraId="48324407" w14:textId="4FF4342D" w:rsidR="00CE47C5" w:rsidRPr="00CE47C5" w:rsidRDefault="00CE47C5" w:rsidP="00CE47C5">
      <w:pPr>
        <w:pStyle w:val="NormalWeb"/>
        <w:bidi/>
        <w:ind w:left="720"/>
        <w:rPr>
          <w:rFonts w:ascii="Traditional Arabic" w:hAnsi="Traditional Arabic" w:cs="Traditional Arabic"/>
          <w:rtl/>
        </w:rPr>
      </w:pPr>
      <w:r w:rsidRPr="00CE47C5">
        <w:rPr>
          <w:rFonts w:ascii="Traditional Arabic" w:hAnsi="Traditional Arabic" w:cs="Traditional Arabic"/>
        </w:rPr>
        <w:t xml:space="preserve">  </w:t>
      </w:r>
      <w:r w:rsidRPr="00CE47C5">
        <w:rPr>
          <w:rFonts w:ascii="Traditional Arabic" w:hAnsi="Traditional Arabic" w:cs="Traditional Arabic"/>
          <w:rtl/>
        </w:rPr>
        <w:t>يكتشف النظام انقطاع الملفات، ويحول حالة المسح إل فشل مع ظهور رسالة مناسبة</w:t>
      </w:r>
    </w:p>
    <w:p w14:paraId="27758F84" w14:textId="77777777" w:rsidR="00CE47C5" w:rsidRPr="00CE47C5" w:rsidRDefault="00CE47C5" w:rsidP="00CE47C5">
      <w:pPr>
        <w:rPr>
          <w:b/>
          <w:bCs/>
          <w:sz w:val="28"/>
          <w:szCs w:val="28"/>
        </w:rPr>
      </w:pPr>
    </w:p>
    <w:p w14:paraId="1B51D43A" w14:textId="77777777" w:rsidR="0073589D" w:rsidRDefault="0073589D" w:rsidP="0073589D">
      <w:pPr>
        <w:keepNext/>
      </w:pPr>
      <w:r>
        <w:rPr>
          <w:noProof/>
        </w:rPr>
        <w:lastRenderedPageBreak/>
        <w:drawing>
          <wp:inline distT="0" distB="0" distL="0" distR="0" wp14:anchorId="1C88AC95" wp14:editId="750DB4A9">
            <wp:extent cx="5667554" cy="5261610"/>
            <wp:effectExtent l="0" t="0" r="9525" b="0"/>
            <wp:docPr id="1765806885"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2067" cy="5275084"/>
                    </a:xfrm>
                    <a:prstGeom prst="rect">
                      <a:avLst/>
                    </a:prstGeom>
                    <a:noFill/>
                    <a:ln>
                      <a:noFill/>
                    </a:ln>
                  </pic:spPr>
                </pic:pic>
              </a:graphicData>
            </a:graphic>
          </wp:inline>
        </w:drawing>
      </w:r>
    </w:p>
    <w:p w14:paraId="4B5DEB4B" w14:textId="30A287A3" w:rsidR="00CE47C5" w:rsidRPr="0073589D" w:rsidRDefault="0073589D" w:rsidP="0073589D">
      <w:pPr>
        <w:pStyle w:val="Caption"/>
        <w:jc w:val="center"/>
        <w:rPr>
          <w:rFonts w:cs="Traditional Arabic"/>
          <w:noProof/>
          <w:rtl/>
        </w:rPr>
      </w:pPr>
      <w:r w:rsidRPr="0073589D">
        <w:rPr>
          <w:rFonts w:cs="Traditional Arabic"/>
          <w:rtl/>
        </w:rPr>
        <w:t xml:space="preserve">رسم توضيحي </w:t>
      </w:r>
      <w:r w:rsidRPr="0073589D">
        <w:rPr>
          <w:rFonts w:cs="Traditional Arabic"/>
          <w:rtl/>
        </w:rPr>
        <w:fldChar w:fldCharType="begin"/>
      </w:r>
      <w:r w:rsidRPr="0073589D">
        <w:rPr>
          <w:rFonts w:cs="Traditional Arabic"/>
          <w:rtl/>
        </w:rPr>
        <w:instrText xml:space="preserve"> </w:instrText>
      </w:r>
      <w:r w:rsidRPr="0073589D">
        <w:rPr>
          <w:rFonts w:cs="Traditional Arabic"/>
        </w:rPr>
        <w:instrText>SEQ</w:instrText>
      </w:r>
      <w:r w:rsidRPr="0073589D">
        <w:rPr>
          <w:rFonts w:cs="Traditional Arabic"/>
          <w:rtl/>
        </w:rPr>
        <w:instrText xml:space="preserve"> رسم_توضيحي \* </w:instrText>
      </w:r>
      <w:r w:rsidRPr="0073589D">
        <w:rPr>
          <w:rFonts w:cs="Traditional Arabic"/>
        </w:rPr>
        <w:instrText>ARABIC</w:instrText>
      </w:r>
      <w:r w:rsidRPr="0073589D">
        <w:rPr>
          <w:rFonts w:cs="Traditional Arabic"/>
          <w:rtl/>
        </w:rPr>
        <w:instrText xml:space="preserve"> </w:instrText>
      </w:r>
      <w:r w:rsidRPr="0073589D">
        <w:rPr>
          <w:rFonts w:cs="Traditional Arabic"/>
          <w:rtl/>
        </w:rPr>
        <w:fldChar w:fldCharType="separate"/>
      </w:r>
      <w:r w:rsidRPr="0073589D">
        <w:rPr>
          <w:rFonts w:cs="Traditional Arabic"/>
          <w:noProof/>
          <w:rtl/>
        </w:rPr>
        <w:t>13</w:t>
      </w:r>
      <w:r w:rsidRPr="0073589D">
        <w:rPr>
          <w:rFonts w:cs="Traditional Arabic"/>
          <w:rtl/>
        </w:rPr>
        <w:fldChar w:fldCharType="end"/>
      </w:r>
      <w:r w:rsidRPr="0073589D">
        <w:rPr>
          <w:rFonts w:cs="Traditional Arabic"/>
          <w:rtl/>
          <w:lang w:bidi="ar-SY"/>
        </w:rPr>
        <w:t>المخطط التسلسلي لحالة تحليل ومعالجة المسح</w:t>
      </w:r>
    </w:p>
    <w:p w14:paraId="28881818" w14:textId="188CC219" w:rsidR="00CB6CC5" w:rsidRPr="00CE47C5" w:rsidRDefault="00CB6CC5" w:rsidP="00CE47C5">
      <w:pPr>
        <w:rPr>
          <w:b/>
          <w:bCs/>
          <w:sz w:val="28"/>
          <w:szCs w:val="28"/>
        </w:rPr>
      </w:pPr>
      <w:r>
        <w:rPr>
          <w:noProof/>
          <w:rtl/>
        </w:rPr>
        <w:br w:type="page"/>
      </w:r>
    </w:p>
    <w:p w14:paraId="0383C941" w14:textId="1F5C21AD" w:rsidR="00E36BF5" w:rsidRDefault="00E36BF5" w:rsidP="00E36BF5">
      <w:pPr>
        <w:pStyle w:val="Heading1"/>
        <w:spacing w:before="0"/>
        <w:rPr>
          <w:rFonts w:cs="Traditional Arabic"/>
          <w:b/>
          <w:bCs/>
          <w:color w:val="0D0D0D" w:themeColor="text1" w:themeTint="F2"/>
          <w:rtl/>
          <w:lang w:bidi="ar-SY"/>
        </w:rPr>
      </w:pPr>
      <w:bookmarkStart w:id="23" w:name="_Toc237589713"/>
      <w:r w:rsidRPr="00E36BF5">
        <w:rPr>
          <w:rFonts w:cs="Traditional Arabic" w:hint="cs"/>
          <w:b/>
          <w:bCs/>
          <w:color w:val="0D0D0D" w:themeColor="text1" w:themeTint="F2"/>
          <w:rtl/>
          <w:lang w:bidi="ar-SY"/>
        </w:rPr>
        <w:lastRenderedPageBreak/>
        <w:t>تصميم</w:t>
      </w:r>
      <w:r w:rsidR="000250F6">
        <w:rPr>
          <w:rFonts w:cs="Traditional Arabic" w:hint="cs"/>
          <w:b/>
          <w:bCs/>
          <w:color w:val="0D0D0D" w:themeColor="text1" w:themeTint="F2"/>
          <w:rtl/>
          <w:lang w:bidi="ar-SY"/>
        </w:rPr>
        <w:t xml:space="preserve"> وتنجيز</w:t>
      </w:r>
      <w:r w:rsidRPr="00E36BF5">
        <w:rPr>
          <w:rFonts w:cs="Traditional Arabic" w:hint="cs"/>
          <w:b/>
          <w:bCs/>
          <w:color w:val="0D0D0D" w:themeColor="text1" w:themeTint="F2"/>
          <w:rtl/>
          <w:lang w:bidi="ar-SY"/>
        </w:rPr>
        <w:t xml:space="preserve"> النظام</w:t>
      </w:r>
      <w:bookmarkEnd w:id="23"/>
    </w:p>
    <w:p w14:paraId="6C2DFA81" w14:textId="1F298616" w:rsidR="008A68A2" w:rsidRPr="008A68A2" w:rsidRDefault="00E029AE" w:rsidP="008A68A2">
      <w:pPr>
        <w:jc w:val="center"/>
        <w:rPr>
          <w:rFonts w:cs="Traditional Arabic"/>
          <w:b/>
          <w:bCs/>
          <w:i/>
          <w:iCs/>
          <w:lang w:bidi="ar-SY"/>
        </w:rPr>
      </w:pPr>
      <w:r w:rsidRPr="008A68A2">
        <w:rPr>
          <w:rFonts w:cs="Traditional Arabic"/>
          <w:b/>
          <w:bCs/>
          <w:rtl/>
          <w:lang w:bidi="ar-SY"/>
        </w:rPr>
        <w:t xml:space="preserve">يهدف </w:t>
      </w:r>
      <w:r w:rsidRPr="008A68A2">
        <w:rPr>
          <w:rFonts w:cs="Traditional Arabic"/>
          <w:b/>
          <w:bCs/>
          <w:i/>
          <w:iCs/>
          <w:rtl/>
          <w:lang w:bidi="ar-SY"/>
        </w:rPr>
        <w:t>هذا الفصل إلى عرض التصميم الهيكلي العام والمخطط الصندوقي للنظام، بما يشمل المعماري</w:t>
      </w:r>
      <w:r w:rsidR="009F4873" w:rsidRPr="008A68A2">
        <w:rPr>
          <w:rFonts w:cs="Traditional Arabic"/>
          <w:b/>
          <w:bCs/>
          <w:i/>
          <w:iCs/>
          <w:rtl/>
          <w:lang w:bidi="ar-SY"/>
        </w:rPr>
        <w:t>ة</w:t>
      </w:r>
      <w:r w:rsidRPr="008A68A2">
        <w:rPr>
          <w:rFonts w:cs="Traditional Arabic"/>
          <w:b/>
          <w:bCs/>
          <w:i/>
          <w:iCs/>
          <w:rtl/>
          <w:lang w:bidi="ar-SY"/>
        </w:rPr>
        <w:t xml:space="preserve"> والمنهجية المعتمدة لكل من النظام الذكي والنظام البرمجي</w:t>
      </w:r>
    </w:p>
    <w:p w14:paraId="4B64C650" w14:textId="7E6B0F11" w:rsidR="00CE188C" w:rsidRPr="008A68A2" w:rsidRDefault="00CE188C" w:rsidP="008A68A2">
      <w:pPr>
        <w:pStyle w:val="Heading2"/>
        <w:rPr>
          <w:lang w:bidi="ar-SY"/>
        </w:rPr>
      </w:pPr>
      <w:bookmarkStart w:id="24" w:name="_Toc237589714"/>
      <w:r w:rsidRPr="008A68A2">
        <w:rPr>
          <w:rFonts w:cs="Traditional Arabic"/>
          <w:rtl/>
        </w:rPr>
        <w:t>مخطط</w:t>
      </w:r>
      <w:r w:rsidRPr="008A68A2">
        <w:rPr>
          <w:rFonts w:cs="Traditional Arabic"/>
        </w:rPr>
        <w:t xml:space="preserve"> </w:t>
      </w:r>
      <w:r w:rsidRPr="008A68A2">
        <w:rPr>
          <w:rFonts w:cs="Traditional Arabic"/>
          <w:rtl/>
          <w:lang w:bidi="ar-SY"/>
        </w:rPr>
        <w:t>الواجهة الخلفية</w:t>
      </w:r>
      <w:r w:rsidRPr="008A68A2">
        <w:rPr>
          <w:rFonts w:cs="Traditional Arabic"/>
          <w:rtl/>
        </w:rPr>
        <w:t xml:space="preserve"> للنظام البرمجي</w:t>
      </w:r>
      <w:r w:rsidRPr="00DD04D4">
        <w:t>:</w:t>
      </w:r>
      <w:bookmarkEnd w:id="24"/>
      <w:r>
        <w:rPr>
          <w:rFonts w:hint="cs"/>
          <w:rtl/>
        </w:rPr>
        <w:t xml:space="preserve"> </w:t>
      </w:r>
    </w:p>
    <w:p w14:paraId="04311A51" w14:textId="69FD19BD" w:rsidR="00DD04D4" w:rsidRPr="008A68A2" w:rsidRDefault="008A68A2" w:rsidP="008A68A2">
      <w:pPr>
        <w:pStyle w:val="Heading3"/>
        <w:rPr>
          <w:lang w:bidi="ar-SY"/>
        </w:rPr>
      </w:pPr>
      <w:bookmarkStart w:id="25" w:name="_Toc237589715"/>
      <w:r w:rsidRPr="008A68A2">
        <w:rPr>
          <w:rFonts w:eastAsia="Times New Roman"/>
          <w:b/>
          <w:bCs/>
          <w:noProof/>
          <w:color w:val="auto"/>
          <w:sz w:val="24"/>
          <w:szCs w:val="24"/>
        </w:rPr>
        <w:drawing>
          <wp:anchor distT="0" distB="0" distL="114300" distR="114300" simplePos="0" relativeHeight="251765760" behindDoc="0" locked="0" layoutInCell="1" allowOverlap="1" wp14:anchorId="396581E3" wp14:editId="612DED96">
            <wp:simplePos x="0" y="0"/>
            <wp:positionH relativeFrom="column">
              <wp:posOffset>241300</wp:posOffset>
            </wp:positionH>
            <wp:positionV relativeFrom="paragraph">
              <wp:posOffset>633095</wp:posOffset>
            </wp:positionV>
            <wp:extent cx="5046345" cy="5017770"/>
            <wp:effectExtent l="0" t="0" r="1905" b="2540"/>
            <wp:wrapTopAndBottom/>
            <wp:docPr id="3321813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6345" cy="5017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6A47">
        <w:rPr>
          <w:rFonts w:hint="cs"/>
          <w:rtl/>
          <w:lang w:bidi="ar-SY"/>
        </w:rPr>
        <w:t>مخطط قاعدة البيانات:</w:t>
      </w:r>
      <w:bookmarkEnd w:id="25"/>
    </w:p>
    <w:p w14:paraId="31D1A439" w14:textId="1709AD8C" w:rsidR="008A68A2" w:rsidRDefault="008A68A2">
      <w:pPr>
        <w:rPr>
          <w:rFonts w:ascii="Symbol" w:hAnsi="Symbol" w:cs="Traditional Arabic"/>
          <w:color w:val="202020"/>
          <w:highlight w:val="lightGray"/>
        </w:rPr>
      </w:pPr>
      <w:r w:rsidRPr="008A68A2">
        <w:rPr>
          <w:rFonts w:cs="Traditional Arabic"/>
          <w:b/>
          <w:bCs/>
          <w:noProof/>
        </w:rPr>
        <mc:AlternateContent>
          <mc:Choice Requires="wps">
            <w:drawing>
              <wp:anchor distT="0" distB="0" distL="114300" distR="114300" simplePos="0" relativeHeight="251767808" behindDoc="0" locked="0" layoutInCell="1" allowOverlap="1" wp14:anchorId="15888BF5" wp14:editId="14F0873E">
                <wp:simplePos x="0" y="0"/>
                <wp:positionH relativeFrom="column">
                  <wp:posOffset>241300</wp:posOffset>
                </wp:positionH>
                <wp:positionV relativeFrom="paragraph">
                  <wp:posOffset>5463540</wp:posOffset>
                </wp:positionV>
                <wp:extent cx="5046345" cy="635"/>
                <wp:effectExtent l="0" t="0" r="1905" b="6985"/>
                <wp:wrapTopAndBottom/>
                <wp:docPr id="1603620276" name="Text Box 1"/>
                <wp:cNvGraphicFramePr/>
                <a:graphic xmlns:a="http://schemas.openxmlformats.org/drawingml/2006/main">
                  <a:graphicData uri="http://schemas.microsoft.com/office/word/2010/wordprocessingShape">
                    <wps:wsp>
                      <wps:cNvSpPr txBox="1"/>
                      <wps:spPr>
                        <a:xfrm>
                          <a:off x="0" y="0"/>
                          <a:ext cx="5046345" cy="635"/>
                        </a:xfrm>
                        <a:prstGeom prst="rect">
                          <a:avLst/>
                        </a:prstGeom>
                        <a:noFill/>
                        <a:ln>
                          <a:noFill/>
                        </a:ln>
                      </wps:spPr>
                      <wps:txbx>
                        <w:txbxContent>
                          <w:p w14:paraId="094EBDED" w14:textId="6D6BA9CD" w:rsidR="00B26A47" w:rsidRPr="008A68A2" w:rsidRDefault="00B26A47" w:rsidP="00B26A47">
                            <w:pPr>
                              <w:pStyle w:val="Caption"/>
                              <w:jc w:val="center"/>
                              <w:rPr>
                                <w:rFonts w:eastAsia="Times New Roman" w:cs="Traditional Arabic"/>
                                <w:noProof/>
                                <w:sz w:val="20"/>
                                <w:szCs w:val="20"/>
                                <w:lang w:val="de-DE"/>
                              </w:rPr>
                            </w:pPr>
                            <w:r w:rsidRPr="008A68A2">
                              <w:rPr>
                                <w:rFonts w:cs="Traditional Arabic"/>
                                <w:sz w:val="20"/>
                                <w:szCs w:val="20"/>
                                <w:rtl/>
                              </w:rPr>
                              <w:t xml:space="preserve">رسم توضيحي </w:t>
                            </w:r>
                            <w:r w:rsidRPr="008A68A2">
                              <w:rPr>
                                <w:rFonts w:cs="Traditional Arabic"/>
                                <w:sz w:val="20"/>
                                <w:szCs w:val="20"/>
                                <w:rtl/>
                              </w:rPr>
                              <w:fldChar w:fldCharType="begin"/>
                            </w:r>
                            <w:r w:rsidRPr="008A68A2">
                              <w:rPr>
                                <w:rFonts w:cs="Traditional Arabic"/>
                                <w:sz w:val="20"/>
                                <w:szCs w:val="20"/>
                                <w:rtl/>
                              </w:rPr>
                              <w:instrText xml:space="preserve"> </w:instrText>
                            </w:r>
                            <w:r w:rsidRPr="008A68A2">
                              <w:rPr>
                                <w:rFonts w:cs="Traditional Arabic"/>
                                <w:sz w:val="20"/>
                                <w:szCs w:val="20"/>
                              </w:rPr>
                              <w:instrText>SEQ</w:instrText>
                            </w:r>
                            <w:r w:rsidRPr="008A68A2">
                              <w:rPr>
                                <w:rFonts w:cs="Traditional Arabic"/>
                                <w:sz w:val="20"/>
                                <w:szCs w:val="20"/>
                                <w:rtl/>
                              </w:rPr>
                              <w:instrText xml:space="preserve"> رسم_توضيحي \* </w:instrText>
                            </w:r>
                            <w:r w:rsidRPr="008A68A2">
                              <w:rPr>
                                <w:rFonts w:cs="Traditional Arabic"/>
                                <w:sz w:val="20"/>
                                <w:szCs w:val="20"/>
                              </w:rPr>
                              <w:instrText>ARABIC</w:instrText>
                            </w:r>
                            <w:r w:rsidRPr="008A68A2">
                              <w:rPr>
                                <w:rFonts w:cs="Traditional Arabic"/>
                                <w:sz w:val="20"/>
                                <w:szCs w:val="20"/>
                                <w:rtl/>
                              </w:rPr>
                              <w:instrText xml:space="preserve"> </w:instrText>
                            </w:r>
                            <w:r w:rsidRPr="008A68A2">
                              <w:rPr>
                                <w:rFonts w:cs="Traditional Arabic"/>
                                <w:sz w:val="20"/>
                                <w:szCs w:val="20"/>
                                <w:rtl/>
                              </w:rPr>
                              <w:fldChar w:fldCharType="separate"/>
                            </w:r>
                            <w:r w:rsidR="0073589D">
                              <w:rPr>
                                <w:rFonts w:cs="Traditional Arabic"/>
                                <w:noProof/>
                                <w:sz w:val="20"/>
                                <w:szCs w:val="20"/>
                                <w:rtl/>
                              </w:rPr>
                              <w:t>15</w:t>
                            </w:r>
                            <w:r w:rsidRPr="008A68A2">
                              <w:rPr>
                                <w:rFonts w:cs="Traditional Arabic"/>
                                <w:sz w:val="20"/>
                                <w:szCs w:val="20"/>
                                <w:rtl/>
                              </w:rPr>
                              <w:fldChar w:fldCharType="end"/>
                            </w:r>
                            <w:r w:rsidRPr="008A68A2">
                              <w:rPr>
                                <w:rFonts w:cs="Traditional Arabic"/>
                                <w:sz w:val="20"/>
                                <w:szCs w:val="20"/>
                                <w:rtl/>
                                <w:lang w:bidi="ar-SY"/>
                              </w:rPr>
                              <w:t>مخطط قاعدة البيانات</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888BF5" id="_x0000_s1036" type="#_x0000_t202" style="position:absolute;left:0;text-align:left;margin-left:19pt;margin-top:430.2pt;width:397.35pt;height:.0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" filled="f" stroked="f">
                <v:textbox style="mso-fit-shape-to-text:t" inset="0,0,0,0">
                  <w:txbxContent>
                    <w:p w14:paraId="094EBDED" w14:textId="6D6BA9CD" w:rsidR="00B26A47" w:rsidRPr="008A68A2" w:rsidRDefault="00B26A47" w:rsidP="00B26A47">
                      <w:pPr>
                        <w:pStyle w:val="Caption"/>
                        <w:jc w:val="center"/>
                        <w:rPr>
                          <w:rFonts w:eastAsia="Times New Roman" w:cs="Traditional Arabic"/>
                          <w:noProof/>
                          <w:sz w:val="20"/>
                          <w:szCs w:val="20"/>
                          <w:lang w:val="de-DE"/>
                        </w:rPr>
                      </w:pPr>
                      <w:r w:rsidRPr="008A68A2">
                        <w:rPr>
                          <w:rFonts w:cs="Traditional Arabic"/>
                          <w:sz w:val="20"/>
                          <w:szCs w:val="20"/>
                          <w:rtl/>
                        </w:rPr>
                        <w:t xml:space="preserve">رسم توضيحي </w:t>
                      </w:r>
                      <w:r w:rsidRPr="008A68A2">
                        <w:rPr>
                          <w:rFonts w:cs="Traditional Arabic"/>
                          <w:sz w:val="20"/>
                          <w:szCs w:val="20"/>
                          <w:rtl/>
                        </w:rPr>
                        <w:fldChar w:fldCharType="begin"/>
                      </w:r>
                      <w:r w:rsidRPr="008A68A2">
                        <w:rPr>
                          <w:rFonts w:cs="Traditional Arabic"/>
                          <w:sz w:val="20"/>
                          <w:szCs w:val="20"/>
                          <w:rtl/>
                        </w:rPr>
                        <w:instrText xml:space="preserve"> </w:instrText>
                      </w:r>
                      <w:r w:rsidRPr="008A68A2">
                        <w:rPr>
                          <w:rFonts w:cs="Traditional Arabic"/>
                          <w:sz w:val="20"/>
                          <w:szCs w:val="20"/>
                        </w:rPr>
                        <w:instrText>SEQ</w:instrText>
                      </w:r>
                      <w:r w:rsidRPr="008A68A2">
                        <w:rPr>
                          <w:rFonts w:cs="Traditional Arabic"/>
                          <w:sz w:val="20"/>
                          <w:szCs w:val="20"/>
                          <w:rtl/>
                        </w:rPr>
                        <w:instrText xml:space="preserve"> رسم_توضيحي \* </w:instrText>
                      </w:r>
                      <w:r w:rsidRPr="008A68A2">
                        <w:rPr>
                          <w:rFonts w:cs="Traditional Arabic"/>
                          <w:sz w:val="20"/>
                          <w:szCs w:val="20"/>
                        </w:rPr>
                        <w:instrText>ARABIC</w:instrText>
                      </w:r>
                      <w:r w:rsidRPr="008A68A2">
                        <w:rPr>
                          <w:rFonts w:cs="Traditional Arabic"/>
                          <w:sz w:val="20"/>
                          <w:szCs w:val="20"/>
                          <w:rtl/>
                        </w:rPr>
                        <w:instrText xml:space="preserve"> </w:instrText>
                      </w:r>
                      <w:r w:rsidRPr="008A68A2">
                        <w:rPr>
                          <w:rFonts w:cs="Traditional Arabic"/>
                          <w:sz w:val="20"/>
                          <w:szCs w:val="20"/>
                          <w:rtl/>
                        </w:rPr>
                        <w:fldChar w:fldCharType="separate"/>
                      </w:r>
                      <w:r w:rsidR="0073589D">
                        <w:rPr>
                          <w:rFonts w:cs="Traditional Arabic"/>
                          <w:noProof/>
                          <w:sz w:val="20"/>
                          <w:szCs w:val="20"/>
                          <w:rtl/>
                        </w:rPr>
                        <w:t>15</w:t>
                      </w:r>
                      <w:r w:rsidRPr="008A68A2">
                        <w:rPr>
                          <w:rFonts w:cs="Traditional Arabic"/>
                          <w:sz w:val="20"/>
                          <w:szCs w:val="20"/>
                          <w:rtl/>
                        </w:rPr>
                        <w:fldChar w:fldCharType="end"/>
                      </w:r>
                      <w:r w:rsidRPr="008A68A2">
                        <w:rPr>
                          <w:rFonts w:cs="Traditional Arabic"/>
                          <w:sz w:val="20"/>
                          <w:szCs w:val="20"/>
                          <w:rtl/>
                          <w:lang w:bidi="ar-SY"/>
                        </w:rPr>
                        <w:t>مخطط قاعدة البيانات</w:t>
                      </w:r>
                    </w:p>
                  </w:txbxContent>
                </v:textbox>
                <w10:wrap type="topAndBottom"/>
              </v:shape>
            </w:pict>
          </mc:Fallback>
        </mc:AlternateContent>
      </w:r>
      <w:r>
        <w:rPr>
          <w:rFonts w:ascii="Symbol" w:hAnsi="Symbol" w:cs="Traditional Arabic"/>
          <w:color w:val="202020"/>
          <w:highlight w:val="lightGray"/>
        </w:rPr>
        <w:br w:type="page"/>
      </w:r>
    </w:p>
    <w:p w14:paraId="28A0F56A" w14:textId="0D4376FF" w:rsidR="00A64566" w:rsidRPr="00D94F7B" w:rsidRDefault="008A68A2" w:rsidP="008A68A2">
      <w:pPr>
        <w:pStyle w:val="ListParagraph"/>
        <w:numPr>
          <w:ilvl w:val="0"/>
          <w:numId w:val="102"/>
        </w:numPr>
        <w:spacing w:before="0" w:after="0" w:line="240" w:lineRule="auto"/>
        <w:rPr>
          <w:rFonts w:ascii="Symbol" w:hAnsi="Symbol" w:cs="Traditional Arabic"/>
          <w:color w:val="auto"/>
          <w:highlight w:val="lightGray"/>
          <w:rtl/>
        </w:rPr>
      </w:pPr>
      <w:r w:rsidRPr="00D94F7B">
        <w:rPr>
          <w:rFonts w:cs="Traditional Arabic"/>
          <w:color w:val="auto"/>
        </w:rPr>
        <w:lastRenderedPageBreak/>
        <w:t>Doctor Profile</w:t>
      </w:r>
      <w:r w:rsidR="00634396" w:rsidRPr="00D94F7B">
        <w:rPr>
          <w:rFonts w:cs="Traditional Arabic" w:hint="cs"/>
          <w:color w:val="auto"/>
          <w:rtl/>
        </w:rPr>
        <w:t xml:space="preserve">: </w:t>
      </w:r>
      <w:r w:rsidR="00634396" w:rsidRPr="00D94F7B">
        <w:rPr>
          <w:rFonts w:cs="Traditional Arabic"/>
          <w:color w:val="auto"/>
          <w:rtl/>
        </w:rPr>
        <w:t>البروفايل المهني للطبيب، ويضم رقم الترخيص، التخصص، وحالة الاعتماد</w:t>
      </w:r>
      <w:r w:rsidR="00634396" w:rsidRPr="00D94F7B">
        <w:rPr>
          <w:rFonts w:hint="cs"/>
          <w:color w:val="auto"/>
          <w:rtl/>
        </w:rPr>
        <w:t>.</w:t>
      </w:r>
    </w:p>
    <w:p w14:paraId="5E161BAE" w14:textId="2BAA3003" w:rsidR="00634396" w:rsidRPr="00D94F7B" w:rsidRDefault="00DD04D4" w:rsidP="00A64566">
      <w:pPr>
        <w:pStyle w:val="ListParagraph"/>
        <w:numPr>
          <w:ilvl w:val="0"/>
          <w:numId w:val="95"/>
        </w:numPr>
        <w:rPr>
          <w:rFonts w:cs="Traditional Arabic"/>
          <w:color w:val="auto"/>
        </w:rPr>
      </w:pPr>
      <w:r w:rsidRPr="00D94F7B">
        <w:rPr>
          <w:rFonts w:cs="Traditional Arabic"/>
          <w:color w:val="auto"/>
        </w:rPr>
        <w:t>Password Reset Code</w:t>
      </w:r>
      <w:r w:rsidR="00A64566" w:rsidRPr="00D94F7B">
        <w:rPr>
          <w:rFonts w:cs="Traditional Arabic" w:hint="cs"/>
          <w:color w:val="auto"/>
          <w:rtl/>
        </w:rPr>
        <w:t>:</w:t>
      </w:r>
      <w:r w:rsidRPr="00D94F7B">
        <w:rPr>
          <w:rFonts w:cs="Traditional Arabic" w:hint="cs"/>
          <w:color w:val="auto"/>
          <w:rtl/>
        </w:rPr>
        <w:t xml:space="preserve"> </w:t>
      </w:r>
      <w:r w:rsidR="00A64566" w:rsidRPr="00D94F7B">
        <w:rPr>
          <w:rFonts w:cs="Traditional Arabic"/>
          <w:color w:val="auto"/>
          <w:rtl/>
        </w:rPr>
        <w:t>إدارة رموز إعادة ضبط كلمة المرور وحالة استخدامها وزمن صلاحيتها</w:t>
      </w:r>
      <w:r w:rsidR="00A64566" w:rsidRPr="00D94F7B">
        <w:rPr>
          <w:rFonts w:cs="Traditional Arabic"/>
          <w:color w:val="auto"/>
        </w:rPr>
        <w:t>.</w:t>
      </w:r>
    </w:p>
    <w:p w14:paraId="507EA3CF" w14:textId="70C56A9D" w:rsidR="00A64566" w:rsidRPr="00D94F7B" w:rsidRDefault="002C5A4E" w:rsidP="008A4F5A">
      <w:pPr>
        <w:pStyle w:val="ListParagraph"/>
        <w:numPr>
          <w:ilvl w:val="0"/>
          <w:numId w:val="95"/>
        </w:numPr>
        <w:spacing w:before="0" w:after="0" w:line="240" w:lineRule="auto"/>
        <w:rPr>
          <w:rFonts w:cs="Traditional Arabic"/>
          <w:color w:val="auto"/>
        </w:rPr>
      </w:pPr>
      <w:r w:rsidRPr="00D94F7B">
        <w:rPr>
          <w:rFonts w:cs="Traditional Arabic"/>
          <w:color w:val="auto"/>
        </w:rPr>
        <w:t>Patient</w:t>
      </w:r>
      <w:r w:rsidR="00A64566" w:rsidRPr="00D94F7B">
        <w:rPr>
          <w:rFonts w:cs="Traditional Arabic" w:hint="cs"/>
          <w:color w:val="auto"/>
          <w:rtl/>
        </w:rPr>
        <w:t>:</w:t>
      </w:r>
      <w:r w:rsidR="00DD04D4" w:rsidRPr="00D94F7B">
        <w:rPr>
          <w:rFonts w:cs="Traditional Arabic" w:hint="cs"/>
          <w:color w:val="auto"/>
          <w:rtl/>
        </w:rPr>
        <w:t xml:space="preserve"> </w:t>
      </w:r>
      <w:r w:rsidR="00A64566" w:rsidRPr="00D94F7B">
        <w:rPr>
          <w:rFonts w:cs="Traditional Arabic" w:hint="cs"/>
          <w:color w:val="auto"/>
          <w:rtl/>
        </w:rPr>
        <w:t>ا</w:t>
      </w:r>
      <w:r w:rsidR="00A64566" w:rsidRPr="00D94F7B">
        <w:rPr>
          <w:rFonts w:cs="Traditional Arabic"/>
          <w:color w:val="auto"/>
          <w:rtl/>
        </w:rPr>
        <w:t xml:space="preserve">لسجل الطبي الشخصي </w:t>
      </w:r>
      <w:r w:rsidR="008A4F5A" w:rsidRPr="00D94F7B">
        <w:rPr>
          <w:rFonts w:cs="Traditional Arabic" w:hint="cs"/>
          <w:color w:val="auto"/>
          <w:rtl/>
        </w:rPr>
        <w:t>للمريض.</w:t>
      </w:r>
    </w:p>
    <w:p w14:paraId="3E587EC0" w14:textId="4891A995" w:rsidR="008A4F5A" w:rsidRPr="00D94F7B" w:rsidRDefault="002C5A4E" w:rsidP="00DD04D4">
      <w:pPr>
        <w:pStyle w:val="ListParagraph"/>
        <w:numPr>
          <w:ilvl w:val="0"/>
          <w:numId w:val="95"/>
        </w:numPr>
        <w:rPr>
          <w:rFonts w:cs="Traditional Arabic"/>
          <w:color w:val="auto"/>
          <w:sz w:val="20"/>
          <w:szCs w:val="20"/>
        </w:rPr>
      </w:pPr>
      <w:r w:rsidRPr="00D94F7B">
        <w:rPr>
          <w:rFonts w:cs="Traditional Arabic"/>
          <w:color w:val="auto"/>
        </w:rPr>
        <w:t>MRI Scan</w:t>
      </w:r>
      <w:r w:rsidR="008A4F5A" w:rsidRPr="00D94F7B">
        <w:rPr>
          <w:rFonts w:cs="Traditional Arabic"/>
          <w:color w:val="auto"/>
        </w:rPr>
        <w:t xml:space="preserve"> </w:t>
      </w:r>
      <w:r w:rsidR="008A4F5A" w:rsidRPr="00D94F7B">
        <w:rPr>
          <w:rFonts w:cs="Traditional Arabic" w:hint="cs"/>
          <w:color w:val="auto"/>
          <w:rtl/>
        </w:rPr>
        <w:t>:</w:t>
      </w:r>
      <w:r w:rsidR="00DD04D4" w:rsidRPr="00D94F7B">
        <w:rPr>
          <w:rFonts w:cs="Traditional Arabic" w:hint="cs"/>
          <w:color w:val="auto"/>
          <w:rtl/>
        </w:rPr>
        <w:t xml:space="preserve"> </w:t>
      </w:r>
      <w:r w:rsidR="008A4F5A" w:rsidRPr="00D94F7B">
        <w:rPr>
          <w:rFonts w:cs="Traditional Arabic" w:hint="cs"/>
          <w:color w:val="auto"/>
          <w:rtl/>
        </w:rPr>
        <w:t>صور</w:t>
      </w:r>
      <w:r w:rsidR="008A4F5A" w:rsidRPr="00D94F7B">
        <w:rPr>
          <w:rFonts w:cs="Traditional Arabic"/>
          <w:color w:val="auto"/>
          <w:rtl/>
        </w:rPr>
        <w:t xml:space="preserve"> الرنين المغناطيسي المرفوعة وتتبع حالة معالجتها</w:t>
      </w:r>
      <w:r w:rsidR="008A4F5A" w:rsidRPr="00D94F7B">
        <w:rPr>
          <w:rFonts w:cs="Traditional Arabic" w:hint="cs"/>
          <w:color w:val="auto"/>
          <w:rtl/>
        </w:rPr>
        <w:t>.</w:t>
      </w:r>
    </w:p>
    <w:p w14:paraId="4C426EC8" w14:textId="2750512A" w:rsidR="008A4F5A" w:rsidRPr="00D94F7B" w:rsidRDefault="002C5A4E" w:rsidP="00DD04D4">
      <w:pPr>
        <w:pStyle w:val="ListParagraph"/>
        <w:numPr>
          <w:ilvl w:val="0"/>
          <w:numId w:val="95"/>
        </w:numPr>
        <w:rPr>
          <w:rFonts w:cs="Traditional Arabic"/>
          <w:color w:val="auto"/>
          <w:sz w:val="20"/>
          <w:szCs w:val="20"/>
          <w:rtl/>
        </w:rPr>
      </w:pPr>
      <w:r w:rsidRPr="00D94F7B">
        <w:rPr>
          <w:rFonts w:cs="Traditional Arabic"/>
          <w:color w:val="auto"/>
        </w:rPr>
        <w:t>AI Analysis Results</w:t>
      </w:r>
      <w:r w:rsidR="00DD04D4" w:rsidRPr="00D94F7B">
        <w:rPr>
          <w:rFonts w:cs="Traditional Arabic" w:hint="cs"/>
          <w:color w:val="auto"/>
          <w:rtl/>
        </w:rPr>
        <w:t>: مخرجات</w:t>
      </w:r>
      <w:r w:rsidR="008A4F5A" w:rsidRPr="00D94F7B">
        <w:rPr>
          <w:rFonts w:cs="Traditional Arabic"/>
          <w:color w:val="auto"/>
          <w:rtl/>
        </w:rPr>
        <w:t xml:space="preserve"> نموذج الذكاء الاصطناعي المقترنة بالفحص</w:t>
      </w:r>
    </w:p>
    <w:p w14:paraId="647A724E" w14:textId="674953FA" w:rsidR="00926280" w:rsidRPr="00D94F7B" w:rsidRDefault="002C5A4E" w:rsidP="004042A6">
      <w:pPr>
        <w:pStyle w:val="ListParagraph"/>
        <w:numPr>
          <w:ilvl w:val="0"/>
          <w:numId w:val="95"/>
        </w:numPr>
        <w:rPr>
          <w:rFonts w:cs="Traditional Arabic"/>
          <w:color w:val="auto"/>
          <w:rtl/>
        </w:rPr>
      </w:pPr>
      <w:proofErr w:type="gramStart"/>
      <w:r w:rsidRPr="00D94F7B">
        <w:rPr>
          <w:rFonts w:cs="Traditional Arabic"/>
          <w:color w:val="auto"/>
        </w:rPr>
        <w:t xml:space="preserve">Report </w:t>
      </w:r>
      <w:r w:rsidRPr="00D94F7B">
        <w:rPr>
          <w:rFonts w:cs="Traditional Arabic" w:hint="cs"/>
          <w:b/>
          <w:bCs/>
          <w:color w:val="auto"/>
          <w:rtl/>
        </w:rPr>
        <w:t>:</w:t>
      </w:r>
      <w:proofErr w:type="gramEnd"/>
      <w:r w:rsidRPr="00D94F7B">
        <w:rPr>
          <w:rFonts w:cs="Traditional Arabic"/>
          <w:b/>
          <w:bCs/>
          <w:color w:val="auto"/>
        </w:rPr>
        <w:t xml:space="preserve"> </w:t>
      </w:r>
      <w:r w:rsidR="008A4F5A" w:rsidRPr="00D94F7B">
        <w:rPr>
          <w:rFonts w:cs="Traditional Arabic"/>
          <w:color w:val="auto"/>
          <w:rtl/>
        </w:rPr>
        <w:t xml:space="preserve">التقارير الطبية الناتجة عن الفحص وحالتها </w:t>
      </w:r>
      <w:r w:rsidR="008F7575" w:rsidRPr="00D94F7B">
        <w:rPr>
          <w:rFonts w:cs="Traditional Arabic" w:hint="cs"/>
          <w:color w:val="auto"/>
          <w:rtl/>
        </w:rPr>
        <w:t>التشغيلية</w:t>
      </w:r>
      <w:r w:rsidR="008F7575" w:rsidRPr="00D94F7B">
        <w:rPr>
          <w:rFonts w:cs="Traditional Arabic"/>
          <w:color w:val="auto"/>
        </w:rPr>
        <w:t>.</w:t>
      </w:r>
    </w:p>
    <w:p w14:paraId="462B1FBE" w14:textId="1ACBFCDC" w:rsidR="00926280" w:rsidRDefault="00EE6D5D" w:rsidP="00DD04D4">
      <w:pPr>
        <w:pStyle w:val="Heading3"/>
      </w:pPr>
      <w:bookmarkStart w:id="26" w:name="_Toc237589716"/>
      <w:r w:rsidRPr="00926280">
        <w:rPr>
          <w:rFonts w:hint="cs"/>
          <w:rtl/>
        </w:rPr>
        <w:t>البنية المعمارية</w:t>
      </w:r>
      <w:r>
        <w:rPr>
          <w:rFonts w:hint="cs"/>
          <w:rtl/>
        </w:rPr>
        <w:t xml:space="preserve"> </w:t>
      </w:r>
      <w:r>
        <w:t xml:space="preserve">(Modular Monolithic) </w:t>
      </w:r>
      <w:r>
        <w:rPr>
          <w:rFonts w:hint="cs"/>
          <w:rtl/>
        </w:rPr>
        <w:t>:</w:t>
      </w:r>
      <w:bookmarkEnd w:id="26"/>
      <w:r>
        <w:rPr>
          <w:rFonts w:hint="cs"/>
          <w:rtl/>
          <w:lang w:bidi="ar-SY"/>
        </w:rPr>
        <w:t xml:space="preserve"> </w:t>
      </w:r>
    </w:p>
    <w:p w14:paraId="0DA77508" w14:textId="5229DAAB" w:rsidR="00EE6D5D" w:rsidRPr="004042A6" w:rsidRDefault="00EE6D5D" w:rsidP="004042A6">
      <w:pPr>
        <w:rPr>
          <w:rFonts w:cs="Traditional Arabic"/>
          <w:rtl/>
        </w:rPr>
      </w:pPr>
      <w:r w:rsidRPr="004042A6">
        <w:rPr>
          <w:rFonts w:cs="Traditional Arabic"/>
          <w:rtl/>
        </w:rPr>
        <w:t xml:space="preserve">هو </w:t>
      </w:r>
      <w:r w:rsidR="00926280" w:rsidRPr="004042A6">
        <w:rPr>
          <w:rFonts w:cs="Traditional Arabic"/>
          <w:rtl/>
        </w:rPr>
        <w:t>نمط</w:t>
      </w:r>
      <w:r w:rsidRPr="004042A6">
        <w:rPr>
          <w:rFonts w:cs="Traditional Arabic"/>
          <w:rtl/>
        </w:rPr>
        <w:t xml:space="preserve"> </w:t>
      </w:r>
      <w:r w:rsidR="00926280" w:rsidRPr="004042A6">
        <w:rPr>
          <w:rFonts w:cs="Traditional Arabic"/>
          <w:rtl/>
        </w:rPr>
        <w:t>معماري يجمع بين بساطة ال</w:t>
      </w:r>
      <w:r w:rsidRPr="004042A6">
        <w:rPr>
          <w:rFonts w:cs="Traditional Arabic"/>
          <w:rtl/>
        </w:rPr>
        <w:t xml:space="preserve">نظام المتجانس </w:t>
      </w:r>
      <w:r w:rsidR="00926280" w:rsidRPr="004042A6">
        <w:rPr>
          <w:rFonts w:cs="Traditional Arabic"/>
          <w:rtl/>
        </w:rPr>
        <w:t>(</w:t>
      </w:r>
      <w:r w:rsidR="00926280" w:rsidRPr="004042A6">
        <w:rPr>
          <w:rFonts w:cs="Traditional Arabic"/>
        </w:rPr>
        <w:t>Monolithic Structure</w:t>
      </w:r>
      <w:r w:rsidR="00926280" w:rsidRPr="004042A6">
        <w:rPr>
          <w:rFonts w:cs="Traditional Arabic"/>
          <w:rtl/>
        </w:rPr>
        <w:t>) ومزايا الخدمات المصغرة (</w:t>
      </w:r>
      <w:r w:rsidR="00926280" w:rsidRPr="004042A6">
        <w:rPr>
          <w:rFonts w:cs="Traditional Arabic"/>
        </w:rPr>
        <w:t>Microservices</w:t>
      </w:r>
      <w:r w:rsidR="00926280" w:rsidRPr="004042A6">
        <w:rPr>
          <w:rFonts w:cs="Traditional Arabic"/>
          <w:rtl/>
        </w:rPr>
        <w:t>). في هذا النهج، يتم تنظيم النظام في وحدات (</w:t>
      </w:r>
      <w:r w:rsidR="00926280" w:rsidRPr="004042A6">
        <w:rPr>
          <w:rFonts w:cs="Traditional Arabic"/>
        </w:rPr>
        <w:t>Modules</w:t>
      </w:r>
      <w:r w:rsidR="00926280" w:rsidRPr="004042A6">
        <w:rPr>
          <w:rFonts w:cs="Traditional Arabic"/>
          <w:rtl/>
        </w:rPr>
        <w:t>) ضعيفة الترابط، حيث تمتلك كل وحدة حدوداً واضحة وتبعية صريحة تجاه الوحدات الأخرى.</w:t>
      </w:r>
    </w:p>
    <w:p w14:paraId="01F447EE" w14:textId="73E7CDC1" w:rsidR="00FA0A2D" w:rsidRPr="004042A6" w:rsidRDefault="00926280" w:rsidP="004042A6">
      <w:pPr>
        <w:rPr>
          <w:rFonts w:cs="Traditional Arabic"/>
        </w:rPr>
      </w:pPr>
      <w:r w:rsidRPr="004042A6">
        <w:rPr>
          <w:rFonts w:cs="Traditional Arabic"/>
          <w:rtl/>
        </w:rPr>
        <w:t xml:space="preserve"> الهدف الأساسي هو تحقيق الاستقلالية والعزل لكل وحدة وظيفية، مما يسمح بتطويرها واختبارها بشكل منفصل، مع استمرار نشرها ككيان برمي واحد (</w:t>
      </w:r>
      <w:r w:rsidRPr="004042A6">
        <w:rPr>
          <w:rFonts w:cs="Traditional Arabic"/>
        </w:rPr>
        <w:t>Single Unit</w:t>
      </w:r>
      <w:r w:rsidRPr="004042A6">
        <w:rPr>
          <w:rFonts w:cs="Traditional Arabic"/>
          <w:rtl/>
        </w:rPr>
        <w:t xml:space="preserve">). وتعتبر هذه المعمارية "منطقة وسطى" توازن بين سرعة التطوير في الأنظمة </w:t>
      </w:r>
      <w:r w:rsidR="00EE6D5D" w:rsidRPr="004042A6">
        <w:rPr>
          <w:rFonts w:cs="Traditional Arabic"/>
          <w:rtl/>
        </w:rPr>
        <w:t>المتجانسة</w:t>
      </w:r>
      <w:r w:rsidRPr="004042A6">
        <w:rPr>
          <w:rFonts w:cs="Traditional Arabic"/>
          <w:rtl/>
        </w:rPr>
        <w:t xml:space="preserve"> وقابلية التوسع والأمن في الخدمات المصغرة.</w:t>
      </w:r>
    </w:p>
    <w:p w14:paraId="1E0F894E" w14:textId="7F278B8F" w:rsidR="00E41AD2" w:rsidRPr="00E41AD2" w:rsidRDefault="00E41AD2" w:rsidP="00DD04D4">
      <w:pPr>
        <w:pStyle w:val="Heading3"/>
      </w:pPr>
      <w:bookmarkStart w:id="27" w:name="_Toc237589717"/>
      <w:r w:rsidRPr="00E41AD2">
        <w:rPr>
          <w:rFonts w:hint="cs"/>
          <w:rtl/>
        </w:rPr>
        <w:t>خواص</w:t>
      </w:r>
      <w:r w:rsidRPr="00E41AD2">
        <w:rPr>
          <w:rtl/>
        </w:rPr>
        <w:t xml:space="preserve"> </w:t>
      </w:r>
      <w:r w:rsidRPr="00E41AD2">
        <w:rPr>
          <w:rFonts w:hint="cs"/>
          <w:rtl/>
        </w:rPr>
        <w:t>النظام</w:t>
      </w:r>
      <w:r w:rsidRPr="00E41AD2">
        <w:rPr>
          <w:rtl/>
        </w:rPr>
        <w:t xml:space="preserve"> </w:t>
      </w:r>
      <w:r w:rsidRPr="00E41AD2">
        <w:rPr>
          <w:rFonts w:hint="cs"/>
          <w:rtl/>
        </w:rPr>
        <w:t>المبني</w:t>
      </w:r>
      <w:r w:rsidRPr="00E41AD2">
        <w:rPr>
          <w:rtl/>
        </w:rPr>
        <w:t xml:space="preserve"> </w:t>
      </w:r>
      <w:r w:rsidRPr="00E41AD2">
        <w:rPr>
          <w:rFonts w:hint="cs"/>
          <w:rtl/>
        </w:rPr>
        <w:t>وفق</w:t>
      </w:r>
      <w:r w:rsidRPr="00E41AD2">
        <w:rPr>
          <w:rtl/>
        </w:rPr>
        <w:t xml:space="preserve"> </w:t>
      </w:r>
      <w:r w:rsidR="002F4E52">
        <w:rPr>
          <w:rFonts w:hint="cs"/>
          <w:rtl/>
        </w:rPr>
        <w:t>ب</w:t>
      </w:r>
      <w:r w:rsidRPr="00E41AD2">
        <w:rPr>
          <w:rFonts w:hint="cs"/>
          <w:rtl/>
        </w:rPr>
        <w:t>نية</w:t>
      </w:r>
      <w:r w:rsidRPr="00E41AD2">
        <w:rPr>
          <w:rtl/>
        </w:rPr>
        <w:t xml:space="preserve"> </w:t>
      </w:r>
      <w:r w:rsidR="002F4E52" w:rsidRPr="002F4E52">
        <w:t>Modular Monolithic</w:t>
      </w:r>
      <w:r w:rsidRPr="00E41AD2">
        <w:rPr>
          <w:rFonts w:hint="cs"/>
          <w:rtl/>
        </w:rPr>
        <w:t>:</w:t>
      </w:r>
      <w:bookmarkEnd w:id="27"/>
    </w:p>
    <w:p w14:paraId="4DAFB194" w14:textId="77777777" w:rsidR="002F4E52" w:rsidRPr="004042A6" w:rsidRDefault="002F4E52" w:rsidP="002F4E52">
      <w:pPr>
        <w:rPr>
          <w:rFonts w:cs="Traditional Arabic"/>
        </w:rPr>
      </w:pPr>
      <w:r w:rsidRPr="004042A6">
        <w:rPr>
          <w:rFonts w:cs="Traditional Arabic"/>
          <w:rtl/>
        </w:rPr>
        <w:t>تتمتع هذه المعمارية بخصائص تقنية تميزها عن الأنماط التقليدية، وأهمها</w:t>
      </w:r>
      <w:r w:rsidRPr="004042A6">
        <w:rPr>
          <w:rFonts w:cs="Traditional Arabic"/>
        </w:rPr>
        <w:t>:</w:t>
      </w:r>
    </w:p>
    <w:p w14:paraId="683C5474" w14:textId="135AADD8" w:rsidR="002F4E52" w:rsidRPr="004042A6" w:rsidRDefault="002F4E52" w:rsidP="004042A6">
      <w:pPr>
        <w:pStyle w:val="ListParagraph"/>
        <w:numPr>
          <w:ilvl w:val="0"/>
          <w:numId w:val="96"/>
        </w:numPr>
        <w:rPr>
          <w:rFonts w:cs="Traditional Arabic"/>
        </w:rPr>
      </w:pPr>
      <w:r w:rsidRPr="004042A6">
        <w:rPr>
          <w:rFonts w:cs="Traditional Arabic"/>
          <w:b/>
          <w:bCs/>
          <w:rtl/>
        </w:rPr>
        <w:t>عزل</w:t>
      </w:r>
      <w:r w:rsidRPr="004042A6">
        <w:rPr>
          <w:rFonts w:cs="Traditional Arabic"/>
          <w:rtl/>
        </w:rPr>
        <w:t xml:space="preserve"> </w:t>
      </w:r>
      <w:r w:rsidRPr="004042A6">
        <w:rPr>
          <w:rFonts w:cs="Traditional Arabic"/>
          <w:b/>
          <w:bCs/>
          <w:rtl/>
        </w:rPr>
        <w:t>الوحدات</w:t>
      </w:r>
      <w:r w:rsidRPr="004042A6">
        <w:rPr>
          <w:rFonts w:cs="Traditional Arabic"/>
          <w:b/>
          <w:bCs/>
        </w:rPr>
        <w:t xml:space="preserve"> (Segregation)</w:t>
      </w:r>
      <w:r w:rsidR="004042A6" w:rsidRPr="004042A6">
        <w:rPr>
          <w:rFonts w:cs="Traditional Arabic" w:hint="cs"/>
          <w:b/>
          <w:bCs/>
          <w:rtl/>
        </w:rPr>
        <w:t>:</w:t>
      </w:r>
      <w:r w:rsidRPr="004042A6">
        <w:rPr>
          <w:rFonts w:cs="Traditional Arabic"/>
        </w:rPr>
        <w:t xml:space="preserve"> </w:t>
      </w:r>
      <w:r w:rsidRPr="004042A6">
        <w:rPr>
          <w:rFonts w:cs="Traditional Arabic"/>
          <w:rtl/>
        </w:rPr>
        <w:t xml:space="preserve">تمتلك كل وحدة طبقاتها </w:t>
      </w:r>
      <w:r w:rsidRPr="004042A6">
        <w:rPr>
          <w:rFonts w:cs="Traditional Arabic"/>
        </w:rPr>
        <w:t xml:space="preserve">Domain) </w:t>
      </w:r>
      <w:r w:rsidRPr="004042A6">
        <w:rPr>
          <w:rFonts w:cs="Traditional Arabic"/>
          <w:rtl/>
        </w:rPr>
        <w:t>و</w:t>
      </w:r>
      <w:r w:rsidRPr="004042A6">
        <w:rPr>
          <w:rFonts w:cs="Traditional Arabic"/>
        </w:rPr>
        <w:t>(API</w:t>
      </w:r>
      <w:r w:rsidRPr="004042A6">
        <w:rPr>
          <w:rFonts w:cs="Traditional Arabic"/>
          <w:rtl/>
        </w:rPr>
        <w:t>، وتعمل بشكل مستقل برمجياً</w:t>
      </w:r>
      <w:r w:rsidRPr="004042A6">
        <w:rPr>
          <w:rFonts w:cs="Traditional Arabic"/>
        </w:rPr>
        <w:t>.</w:t>
      </w:r>
    </w:p>
    <w:p w14:paraId="6D80D03D" w14:textId="77777777" w:rsidR="002F4E52" w:rsidRPr="004042A6" w:rsidRDefault="002F4E52" w:rsidP="002F4E52">
      <w:pPr>
        <w:numPr>
          <w:ilvl w:val="0"/>
          <w:numId w:val="96"/>
        </w:numPr>
        <w:rPr>
          <w:rFonts w:cs="Traditional Arabic"/>
          <w:lang w:bidi="ar-SY"/>
        </w:rPr>
      </w:pPr>
      <w:r w:rsidRPr="004042A6">
        <w:rPr>
          <w:rFonts w:cs="Traditional Arabic"/>
          <w:b/>
          <w:bCs/>
          <w:rtl/>
        </w:rPr>
        <w:t>التماسك العالي والترابط الضعيف</w:t>
      </w:r>
      <w:r w:rsidRPr="004042A6">
        <w:rPr>
          <w:rFonts w:cs="Traditional Arabic"/>
          <w:b/>
          <w:bCs/>
          <w:lang w:bidi="ar-SY"/>
        </w:rPr>
        <w:t>:</w:t>
      </w:r>
      <w:r w:rsidRPr="004042A6">
        <w:rPr>
          <w:rFonts w:cs="Traditional Arabic"/>
          <w:lang w:bidi="ar-SY"/>
        </w:rPr>
        <w:t xml:space="preserve"> </w:t>
      </w:r>
      <w:r w:rsidRPr="004042A6">
        <w:rPr>
          <w:rFonts w:cs="Traditional Arabic"/>
          <w:rtl/>
        </w:rPr>
        <w:t>تتواصل الوحدات عبر واجهات برمجة التطبيقات</w:t>
      </w:r>
      <w:r w:rsidRPr="004042A6">
        <w:rPr>
          <w:rFonts w:cs="Traditional Arabic"/>
          <w:lang w:bidi="ar-SY"/>
        </w:rPr>
        <w:t xml:space="preserve"> (APIs) </w:t>
      </w:r>
      <w:r w:rsidRPr="004042A6">
        <w:rPr>
          <w:rFonts w:cs="Traditional Arabic"/>
          <w:rtl/>
        </w:rPr>
        <w:t>محددة، مع تقليل الاعتماد المباشر بين الوحدات إلى أدنى مستوياته</w:t>
      </w:r>
      <w:r w:rsidRPr="004042A6">
        <w:rPr>
          <w:rFonts w:cs="Traditional Arabic"/>
          <w:lang w:bidi="ar-SY"/>
        </w:rPr>
        <w:t>.</w:t>
      </w:r>
    </w:p>
    <w:p w14:paraId="01C195CC" w14:textId="5C66D99B" w:rsidR="002F4E52" w:rsidRPr="004042A6" w:rsidRDefault="002F4E52" w:rsidP="002F4E52">
      <w:pPr>
        <w:numPr>
          <w:ilvl w:val="0"/>
          <w:numId w:val="96"/>
        </w:numPr>
        <w:rPr>
          <w:rFonts w:cs="Traditional Arabic"/>
          <w:lang w:bidi="ar-SY"/>
        </w:rPr>
      </w:pPr>
      <w:r w:rsidRPr="004042A6">
        <w:rPr>
          <w:rFonts w:cs="Traditional Arabic"/>
          <w:b/>
          <w:bCs/>
          <w:rtl/>
        </w:rPr>
        <w:t>قاعدة بيانات موحدة</w:t>
      </w:r>
      <w:r w:rsidRPr="004042A6">
        <w:rPr>
          <w:rFonts w:cs="Traditional Arabic"/>
          <w:b/>
          <w:bCs/>
          <w:lang w:bidi="ar-SY"/>
        </w:rPr>
        <w:t>:</w:t>
      </w:r>
      <w:r w:rsidRPr="004042A6">
        <w:rPr>
          <w:rFonts w:cs="Traditional Arabic"/>
          <w:lang w:bidi="ar-SY"/>
        </w:rPr>
        <w:t xml:space="preserve"> </w:t>
      </w:r>
      <w:r w:rsidRPr="004042A6">
        <w:rPr>
          <w:rFonts w:cs="Traditional Arabic"/>
          <w:rtl/>
        </w:rPr>
        <w:t>على عكس الخدمات المصغرة، يلتزم بمخطط قاعدة بيانات واحد</w:t>
      </w:r>
      <w:r w:rsidRPr="004042A6">
        <w:rPr>
          <w:rFonts w:cs="Traditional Arabic"/>
          <w:lang w:bidi="ar-SY"/>
        </w:rPr>
        <w:t xml:space="preserve"> (Unified Database Schema)</w:t>
      </w:r>
      <w:r w:rsidRPr="004042A6">
        <w:rPr>
          <w:rFonts w:cs="Traditional Arabic"/>
          <w:rtl/>
        </w:rPr>
        <w:t>، مما يبسط إدارة البيانات</w:t>
      </w:r>
      <w:r w:rsidRPr="004042A6">
        <w:rPr>
          <w:rFonts w:cs="Traditional Arabic"/>
          <w:lang w:bidi="ar-SY"/>
        </w:rPr>
        <w:t>.</w:t>
      </w:r>
    </w:p>
    <w:p w14:paraId="7A9C5A4B" w14:textId="77777777" w:rsidR="002F4E52" w:rsidRPr="004042A6" w:rsidRDefault="002F4E52" w:rsidP="002F4E52">
      <w:pPr>
        <w:numPr>
          <w:ilvl w:val="0"/>
          <w:numId w:val="96"/>
        </w:numPr>
        <w:rPr>
          <w:rFonts w:cs="Traditional Arabic"/>
          <w:lang w:bidi="ar-SY"/>
        </w:rPr>
      </w:pPr>
      <w:r w:rsidRPr="004042A6">
        <w:rPr>
          <w:rFonts w:cs="Traditional Arabic"/>
          <w:b/>
          <w:bCs/>
          <w:rtl/>
        </w:rPr>
        <w:t>هيكل نشر موحد</w:t>
      </w:r>
      <w:r w:rsidRPr="004042A6">
        <w:rPr>
          <w:rFonts w:cs="Traditional Arabic"/>
          <w:b/>
          <w:bCs/>
          <w:lang w:bidi="ar-SY"/>
        </w:rPr>
        <w:t>:</w:t>
      </w:r>
      <w:r w:rsidRPr="004042A6">
        <w:rPr>
          <w:rFonts w:cs="Traditional Arabic"/>
          <w:lang w:bidi="ar-SY"/>
        </w:rPr>
        <w:t xml:space="preserve"> </w:t>
      </w:r>
      <w:r w:rsidRPr="004042A6">
        <w:rPr>
          <w:rFonts w:cs="Traditional Arabic"/>
          <w:rtl/>
        </w:rPr>
        <w:t>تعمل جميع الوحدات ضمن عملية تطبيق واحدة</w:t>
      </w:r>
      <w:r w:rsidRPr="004042A6">
        <w:rPr>
          <w:rFonts w:cs="Traditional Arabic"/>
          <w:lang w:bidi="ar-SY"/>
        </w:rPr>
        <w:t xml:space="preserve"> (Single Process) </w:t>
      </w:r>
      <w:r w:rsidRPr="004042A6">
        <w:rPr>
          <w:rFonts w:cs="Traditional Arabic"/>
          <w:rtl/>
        </w:rPr>
        <w:t>وفي بيئة تشغيل واحدة، مما يقلل من تعقيدات النشر والتكاليف التشغيلية</w:t>
      </w:r>
      <w:r w:rsidRPr="004042A6">
        <w:rPr>
          <w:rFonts w:cs="Traditional Arabic"/>
          <w:lang w:bidi="ar-SY"/>
        </w:rPr>
        <w:t>.</w:t>
      </w:r>
    </w:p>
    <w:p w14:paraId="5B40EF60" w14:textId="63CD38B6" w:rsidR="002F4E52" w:rsidRPr="004042A6" w:rsidRDefault="002F4E52" w:rsidP="002F4E52">
      <w:pPr>
        <w:numPr>
          <w:ilvl w:val="0"/>
          <w:numId w:val="96"/>
        </w:numPr>
        <w:rPr>
          <w:rFonts w:cs="Traditional Arabic"/>
          <w:lang w:bidi="ar-SY"/>
        </w:rPr>
      </w:pPr>
      <w:r w:rsidRPr="004042A6">
        <w:rPr>
          <w:rFonts w:cs="Traditional Arabic"/>
          <w:b/>
          <w:bCs/>
          <w:rtl/>
        </w:rPr>
        <w:t>قابلية الصيانة والنمو</w:t>
      </w:r>
      <w:r w:rsidRPr="004042A6">
        <w:rPr>
          <w:rFonts w:cs="Traditional Arabic"/>
          <w:b/>
          <w:bCs/>
          <w:lang w:bidi="ar-SY"/>
        </w:rPr>
        <w:t>:</w:t>
      </w:r>
      <w:r w:rsidRPr="004042A6">
        <w:rPr>
          <w:rFonts w:cs="Traditional Arabic"/>
          <w:lang w:bidi="ar-SY"/>
        </w:rPr>
        <w:t xml:space="preserve"> </w:t>
      </w:r>
      <w:r w:rsidRPr="004042A6">
        <w:rPr>
          <w:rFonts w:cs="Traditional Arabic"/>
          <w:rtl/>
        </w:rPr>
        <w:t xml:space="preserve">توفر تنظيماً أفضل للتبعيات البرمجية، مما يجعلها أكثر مرونة وقابلية للصيانة مقارنة </w:t>
      </w:r>
      <w:r w:rsidRPr="004042A6">
        <w:rPr>
          <w:rFonts w:cs="Traditional Arabic"/>
          <w:rtl/>
          <w:lang w:bidi="ar-SY"/>
        </w:rPr>
        <w:t>بالنظام المتجانس</w:t>
      </w:r>
      <w:r w:rsidRPr="004042A6">
        <w:rPr>
          <w:rFonts w:cs="Traditional Arabic"/>
          <w:rtl/>
        </w:rPr>
        <w:t xml:space="preserve"> التقليدي، وأقل تعقيداً من الخدمات المصغرة.</w:t>
      </w:r>
      <w:r w:rsidR="003D1E12" w:rsidRPr="004042A6">
        <w:rPr>
          <w:rFonts w:cs="Traditional Arabic"/>
          <w:rtl/>
        </w:rPr>
        <w:t xml:space="preserve"> </w:t>
      </w:r>
      <w:sdt>
        <w:sdtPr>
          <w:rPr>
            <w:rFonts w:cs="Traditional Arabic"/>
            <w:rtl/>
          </w:rPr>
          <w:id w:val="-1423261524"/>
          <w:citation/>
        </w:sdtPr>
        <w:sdtContent>
          <w:r w:rsidR="003D1E12" w:rsidRPr="004042A6">
            <w:rPr>
              <w:rFonts w:cs="Traditional Arabic"/>
              <w:rtl/>
            </w:rPr>
            <w:fldChar w:fldCharType="begin"/>
          </w:r>
          <w:r w:rsidR="003D1E12" w:rsidRPr="004042A6">
            <w:rPr>
              <w:rFonts w:cs="Traditional Arabic"/>
              <w:rtl/>
              <w:lang w:bidi="ar-SY"/>
            </w:rPr>
            <w:instrText xml:space="preserve"> </w:instrText>
          </w:r>
          <w:r w:rsidR="003D1E12" w:rsidRPr="004042A6">
            <w:rPr>
              <w:rFonts w:cs="Traditional Arabic"/>
              <w:lang w:bidi="ar-SY"/>
            </w:rPr>
            <w:instrText>CITATION</w:instrText>
          </w:r>
          <w:r w:rsidR="003D1E12" w:rsidRPr="004042A6">
            <w:rPr>
              <w:rFonts w:cs="Traditional Arabic"/>
              <w:rtl/>
              <w:lang w:bidi="ar-SY"/>
            </w:rPr>
            <w:instrText xml:space="preserve"> </w:instrText>
          </w:r>
          <w:r w:rsidR="003D1E12" w:rsidRPr="004042A6">
            <w:rPr>
              <w:rFonts w:cs="Traditional Arabic"/>
              <w:lang w:bidi="ar-SY"/>
            </w:rPr>
            <w:instrText>LiR24 \l 10241</w:instrText>
          </w:r>
          <w:r w:rsidR="003D1E12" w:rsidRPr="004042A6">
            <w:rPr>
              <w:rFonts w:cs="Traditional Arabic"/>
              <w:rtl/>
              <w:lang w:bidi="ar-SY"/>
            </w:rPr>
            <w:instrText xml:space="preserve"> </w:instrText>
          </w:r>
          <w:r w:rsidR="003D1E12" w:rsidRPr="004042A6">
            <w:rPr>
              <w:rFonts w:cs="Traditional Arabic"/>
              <w:rtl/>
            </w:rPr>
            <w:fldChar w:fldCharType="separate"/>
          </w:r>
          <w:r w:rsidR="002F23EF" w:rsidRPr="002F23EF">
            <w:rPr>
              <w:rFonts w:cs="Traditional Arabic"/>
              <w:noProof/>
              <w:lang w:bidi="ar-SY"/>
            </w:rPr>
            <w:t>[7]</w:t>
          </w:r>
          <w:r w:rsidR="003D1E12" w:rsidRPr="004042A6">
            <w:rPr>
              <w:rFonts w:cs="Traditional Arabic"/>
              <w:rtl/>
            </w:rPr>
            <w:fldChar w:fldCharType="end"/>
          </w:r>
        </w:sdtContent>
      </w:sdt>
    </w:p>
    <w:p w14:paraId="7FF466BE" w14:textId="77777777" w:rsidR="000A74AB" w:rsidRDefault="000A74AB" w:rsidP="000A74AB">
      <w:pPr>
        <w:keepNext/>
      </w:pPr>
      <w:r>
        <w:rPr>
          <w:noProof/>
        </w:rPr>
        <w:lastRenderedPageBreak/>
        <w:drawing>
          <wp:inline distT="0" distB="0" distL="0" distR="0" wp14:anchorId="1D616961" wp14:editId="3D14726C">
            <wp:extent cx="5333333" cy="2714286"/>
            <wp:effectExtent l="0" t="0" r="1270" b="0"/>
            <wp:docPr id="5426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1900" name=""/>
                    <pic:cNvPicPr/>
                  </pic:nvPicPr>
                  <pic:blipFill>
                    <a:blip r:embed="rId25"/>
                    <a:stretch>
                      <a:fillRect/>
                    </a:stretch>
                  </pic:blipFill>
                  <pic:spPr>
                    <a:xfrm>
                      <a:off x="0" y="0"/>
                      <a:ext cx="5333333" cy="2714286"/>
                    </a:xfrm>
                    <a:prstGeom prst="rect">
                      <a:avLst/>
                    </a:prstGeom>
                  </pic:spPr>
                </pic:pic>
              </a:graphicData>
            </a:graphic>
          </wp:inline>
        </w:drawing>
      </w:r>
    </w:p>
    <w:p w14:paraId="1ED8CDFF" w14:textId="21057BE7" w:rsidR="00926280" w:rsidRDefault="000A74AB" w:rsidP="000A74AB">
      <w:pPr>
        <w:pStyle w:val="Caption"/>
        <w:jc w:val="center"/>
        <w:rPr>
          <w:rtl/>
          <w:lang w:bidi="ar-SY"/>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16</w:t>
      </w:r>
      <w:r>
        <w:rPr>
          <w:rtl/>
        </w:rPr>
        <w:fldChar w:fldCharType="end"/>
      </w:r>
      <w:r>
        <w:rPr>
          <w:rFonts w:hint="cs"/>
          <w:rtl/>
          <w:lang w:bidi="ar-SY"/>
        </w:rPr>
        <w:t xml:space="preserve"> </w:t>
      </w:r>
      <w:r>
        <w:rPr>
          <w:rFonts w:cs="Times New Roman" w:hint="cs"/>
          <w:rtl/>
          <w:lang w:bidi="ar-SY"/>
        </w:rPr>
        <w:t xml:space="preserve"> ب</w:t>
      </w:r>
      <w:r w:rsidRPr="0083260B">
        <w:rPr>
          <w:rFonts w:cs="Times New Roman"/>
          <w:rtl/>
          <w:lang w:bidi="ar-SY"/>
        </w:rPr>
        <w:t>نية</w:t>
      </w:r>
      <w:r>
        <w:rPr>
          <w:rFonts w:cs="Times New Roman" w:hint="cs"/>
          <w:rtl/>
          <w:lang w:bidi="ar-SY"/>
        </w:rPr>
        <w:t xml:space="preserve"> ومكونات معمارية ا</w:t>
      </w:r>
      <w:r w:rsidRPr="0083260B">
        <w:rPr>
          <w:rFonts w:cs="Times New Roman"/>
          <w:rtl/>
          <w:lang w:bidi="ar-SY"/>
        </w:rPr>
        <w:t xml:space="preserve">ل </w:t>
      </w:r>
      <w:r w:rsidRPr="0083260B">
        <w:rPr>
          <w:lang w:bidi="ar-SY"/>
        </w:rPr>
        <w:t>Modular Monolithic</w:t>
      </w:r>
      <w:r>
        <w:rPr>
          <w:rtl/>
          <w:lang w:bidi="ar-SY"/>
        </w:rPr>
        <w:br/>
      </w:r>
    </w:p>
    <w:p w14:paraId="11A0AF34" w14:textId="5FAE8190" w:rsidR="000A74AB" w:rsidRDefault="000A74AB" w:rsidP="00DD04D4">
      <w:pPr>
        <w:pStyle w:val="Heading3"/>
      </w:pPr>
      <w:bookmarkStart w:id="28" w:name="_Toc237589718"/>
      <w:r w:rsidRPr="000A74AB">
        <w:rPr>
          <w:rFonts w:hint="cs"/>
          <w:rtl/>
        </w:rPr>
        <w:t>البنية المقترحة</w:t>
      </w:r>
      <w:r w:rsidR="009D6B7F">
        <w:rPr>
          <w:rFonts w:hint="cs"/>
          <w:rtl/>
          <w:lang w:bidi="ar-SY"/>
        </w:rPr>
        <w:t xml:space="preserve"> وتنجيزها:</w:t>
      </w:r>
      <w:bookmarkEnd w:id="28"/>
    </w:p>
    <w:p w14:paraId="609D1B4D" w14:textId="23D3C7EF" w:rsidR="000A74AB" w:rsidRPr="00D94F7B" w:rsidRDefault="000A74AB" w:rsidP="000A74AB">
      <w:pPr>
        <w:pStyle w:val="NormalWeb"/>
        <w:bidi/>
        <w:rPr>
          <w:rFonts w:ascii="Traditional Arabic" w:eastAsiaTheme="minorHAnsi" w:hAnsi="Traditional Arabic" w:cs="Traditional Arabic"/>
          <w:rtl/>
          <w:lang w:bidi="ar-SY"/>
        </w:rPr>
      </w:pPr>
      <w:r w:rsidRPr="00D94F7B">
        <w:rPr>
          <w:rFonts w:ascii="Traditional Arabic" w:eastAsiaTheme="minorHAnsi" w:hAnsi="Traditional Arabic" w:cs="Traditional Arabic"/>
          <w:rtl/>
        </w:rPr>
        <w:t xml:space="preserve">بعد الدراسات التحليلية والتصميمية، يمكن الوصول إلى بنية النظام النهائي المُصمم وفق معمارية </w:t>
      </w:r>
      <w:r w:rsidRPr="00D94F7B">
        <w:rPr>
          <w:rFonts w:ascii="Traditional Arabic" w:eastAsiaTheme="minorHAnsi" w:hAnsi="Traditional Arabic" w:cs="Traditional Arabic"/>
        </w:rPr>
        <w:t xml:space="preserve">Modular </w:t>
      </w:r>
      <w:r w:rsidR="00B632EE" w:rsidRPr="00D94F7B">
        <w:rPr>
          <w:rFonts w:ascii="Traditional Arabic" w:eastAsiaTheme="minorHAnsi" w:hAnsi="Traditional Arabic" w:cs="Traditional Arabic"/>
        </w:rPr>
        <w:t>Monolith</w:t>
      </w:r>
      <w:r w:rsidR="00B632EE" w:rsidRPr="00D94F7B">
        <w:rPr>
          <w:rFonts w:ascii="Traditional Arabic" w:eastAsiaTheme="minorHAnsi" w:hAnsi="Traditional Arabic" w:cs="Traditional Arabic" w:hint="cs"/>
          <w:rtl/>
        </w:rPr>
        <w:t>،</w:t>
      </w:r>
      <w:r w:rsidRPr="00D94F7B">
        <w:rPr>
          <w:rFonts w:ascii="Traditional Arabic" w:eastAsiaTheme="minorHAnsi" w:hAnsi="Traditional Arabic" w:cs="Traditional Arabic"/>
          <w:rtl/>
        </w:rPr>
        <w:t xml:space="preserve"> وهو مكون من جزئين رئيسيين: واجهة مستخدم (</w:t>
      </w:r>
      <w:r w:rsidRPr="00D94F7B">
        <w:rPr>
          <w:rFonts w:ascii="Traditional Arabic" w:eastAsiaTheme="minorHAnsi" w:hAnsi="Traditional Arabic" w:cs="Traditional Arabic"/>
        </w:rPr>
        <w:t>Front-end</w:t>
      </w:r>
      <w:r w:rsidRPr="00D94F7B">
        <w:rPr>
          <w:rFonts w:ascii="Traditional Arabic" w:eastAsiaTheme="minorHAnsi" w:hAnsi="Traditional Arabic" w:cs="Traditional Arabic"/>
          <w:rtl/>
        </w:rPr>
        <w:t>) مصممة كتطبيق صفحة واحدة (</w:t>
      </w:r>
      <w:r w:rsidR="000470C7" w:rsidRPr="00D94F7B">
        <w:rPr>
          <w:rFonts w:ascii="Traditional Arabic" w:eastAsiaTheme="minorHAnsi" w:hAnsi="Traditional Arabic" w:cs="Traditional Arabic"/>
        </w:rPr>
        <w:t>SPA</w:t>
      </w:r>
      <w:r w:rsidR="000470C7" w:rsidRPr="00D94F7B">
        <w:rPr>
          <w:rFonts w:ascii="Traditional Arabic" w:eastAsiaTheme="minorHAnsi" w:hAnsi="Traditional Arabic" w:cs="Traditional Arabic" w:hint="cs"/>
          <w:rtl/>
        </w:rPr>
        <w:t>)</w:t>
      </w:r>
      <w:r w:rsidR="000470C7" w:rsidRPr="00D94F7B">
        <w:rPr>
          <w:rFonts w:ascii="Traditional Arabic" w:eastAsiaTheme="minorHAnsi" w:hAnsi="Traditional Arabic" w:cs="Traditional Arabic"/>
        </w:rPr>
        <w:t xml:space="preserve"> </w:t>
      </w:r>
      <w:r w:rsidR="000470C7" w:rsidRPr="00D94F7B">
        <w:rPr>
          <w:rFonts w:ascii="Traditional Arabic" w:eastAsiaTheme="minorHAnsi" w:hAnsi="Traditional Arabic" w:cs="Traditional Arabic" w:hint="cs"/>
          <w:rtl/>
          <w:lang w:bidi="ar-SY"/>
        </w:rPr>
        <w:t xml:space="preserve">باستخدام </w:t>
      </w:r>
      <w:r w:rsidR="000470C7" w:rsidRPr="00D94F7B">
        <w:rPr>
          <w:rFonts w:ascii="Traditional Arabic" w:eastAsiaTheme="minorHAnsi" w:hAnsi="Traditional Arabic" w:cs="Traditional Arabic"/>
          <w:lang w:val="de-DE" w:bidi="ar-SY"/>
        </w:rPr>
        <w:t>React</w:t>
      </w:r>
      <w:r w:rsidRPr="00D94F7B">
        <w:rPr>
          <w:rFonts w:ascii="Traditional Arabic" w:eastAsiaTheme="minorHAnsi" w:hAnsi="Traditional Arabic" w:cs="Traditional Arabic"/>
          <w:rtl/>
        </w:rPr>
        <w:t xml:space="preserve"> وخادم (</w:t>
      </w:r>
      <w:r w:rsidRPr="00D94F7B">
        <w:rPr>
          <w:rFonts w:ascii="Traditional Arabic" w:eastAsiaTheme="minorHAnsi" w:hAnsi="Traditional Arabic" w:cs="Traditional Arabic"/>
        </w:rPr>
        <w:t>Back-end</w:t>
      </w:r>
      <w:r w:rsidRPr="00D94F7B">
        <w:rPr>
          <w:rFonts w:ascii="Traditional Arabic" w:eastAsiaTheme="minorHAnsi" w:hAnsi="Traditional Arabic" w:cs="Traditional Arabic"/>
          <w:rtl/>
        </w:rPr>
        <w:t>) متكامل</w:t>
      </w:r>
      <w:r w:rsidR="000470C7" w:rsidRPr="00D94F7B">
        <w:rPr>
          <w:rFonts w:ascii="Traditional Arabic" w:eastAsiaTheme="minorHAnsi" w:hAnsi="Traditional Arabic" w:cs="Traditional Arabic" w:hint="cs"/>
          <w:rtl/>
        </w:rPr>
        <w:t xml:space="preserve"> باستخدام </w:t>
      </w:r>
      <w:r w:rsidR="000470C7" w:rsidRPr="00D94F7B">
        <w:rPr>
          <w:rFonts w:ascii="Traditional Arabic" w:eastAsiaTheme="minorHAnsi" w:hAnsi="Traditional Arabic" w:cs="Traditional Arabic"/>
          <w:lang w:val="de-DE"/>
        </w:rPr>
        <w:t>Django</w:t>
      </w:r>
      <w:r w:rsidR="000470C7" w:rsidRPr="00D94F7B">
        <w:rPr>
          <w:rFonts w:ascii="Traditional Arabic" w:eastAsiaTheme="minorHAnsi" w:hAnsi="Traditional Arabic" w:cs="Traditional Arabic"/>
        </w:rPr>
        <w:t xml:space="preserve"> </w:t>
      </w:r>
    </w:p>
    <w:p w14:paraId="062D39A2" w14:textId="500B9D69" w:rsidR="000A74AB" w:rsidRPr="00D94F7B" w:rsidRDefault="000A74AB" w:rsidP="000A74AB">
      <w:pPr>
        <w:pStyle w:val="NormalWeb"/>
        <w:bidi/>
        <w:rPr>
          <w:rFonts w:ascii="Traditional Arabic" w:eastAsiaTheme="minorHAnsi" w:hAnsi="Traditional Arabic" w:cs="Traditional Arabic"/>
          <w:rtl/>
        </w:rPr>
      </w:pPr>
      <w:r w:rsidRPr="00D94F7B">
        <w:rPr>
          <w:rFonts w:ascii="Traditional Arabic" w:eastAsiaTheme="minorHAnsi" w:hAnsi="Traditional Arabic" w:cs="Traditional Arabic"/>
          <w:rtl/>
        </w:rPr>
        <w:t xml:space="preserve">يتفاعل المستخدم مع واجهة المستخدم التي ترسل طلبات </w:t>
      </w:r>
      <w:r w:rsidRPr="00D94F7B">
        <w:rPr>
          <w:rFonts w:ascii="Traditional Arabic" w:eastAsiaTheme="minorHAnsi" w:hAnsi="Traditional Arabic" w:cs="Traditional Arabic"/>
        </w:rPr>
        <w:t>HTTP</w:t>
      </w:r>
      <w:r w:rsidRPr="00D94F7B">
        <w:rPr>
          <w:rFonts w:ascii="Traditional Arabic" w:eastAsiaTheme="minorHAnsi" w:hAnsi="Traditional Arabic" w:cs="Traditional Arabic"/>
          <w:rtl/>
        </w:rPr>
        <w:t xml:space="preserve"> إلى طبقة </w:t>
      </w:r>
      <w:r w:rsidR="00B632EE" w:rsidRPr="00D94F7B">
        <w:rPr>
          <w:rFonts w:ascii="Traditional Arabic" w:eastAsiaTheme="minorHAnsi" w:hAnsi="Traditional Arabic" w:cs="Traditional Arabic" w:hint="cs"/>
          <w:rtl/>
        </w:rPr>
        <w:t>واجهة التخاطب</w:t>
      </w:r>
      <w:r w:rsidRPr="00D94F7B">
        <w:rPr>
          <w:rFonts w:ascii="Traditional Arabic" w:eastAsiaTheme="minorHAnsi" w:hAnsi="Traditional Arabic" w:cs="Traditional Arabic"/>
          <w:rtl/>
        </w:rPr>
        <w:t xml:space="preserve"> </w:t>
      </w:r>
      <w:r w:rsidR="009B3217" w:rsidRPr="00D94F7B">
        <w:rPr>
          <w:rFonts w:ascii="Traditional Arabic" w:eastAsiaTheme="minorHAnsi" w:hAnsi="Traditional Arabic" w:cs="Traditional Arabic" w:hint="cs"/>
          <w:rtl/>
        </w:rPr>
        <w:t>(</w:t>
      </w:r>
      <w:r w:rsidR="009B3217" w:rsidRPr="00D94F7B">
        <w:rPr>
          <w:rFonts w:ascii="Traditional Arabic" w:eastAsiaTheme="minorHAnsi" w:hAnsi="Traditional Arabic" w:cs="Traditional Arabic"/>
        </w:rPr>
        <w:t>REST</w:t>
      </w:r>
      <w:r w:rsidR="000470C7" w:rsidRPr="00D94F7B">
        <w:rPr>
          <w:rFonts w:ascii="Traditional Arabic" w:eastAsiaTheme="minorHAnsi" w:hAnsi="Traditional Arabic" w:cs="Traditional Arabic"/>
        </w:rPr>
        <w:t xml:space="preserve"> </w:t>
      </w:r>
      <w:r w:rsidRPr="00D94F7B">
        <w:rPr>
          <w:rFonts w:ascii="Traditional Arabic" w:eastAsiaTheme="minorHAnsi" w:hAnsi="Traditional Arabic" w:cs="Traditional Arabic"/>
        </w:rPr>
        <w:t>API Layer</w:t>
      </w:r>
      <w:r w:rsidRPr="00D94F7B">
        <w:rPr>
          <w:rFonts w:ascii="Traditional Arabic" w:eastAsiaTheme="minorHAnsi" w:hAnsi="Traditional Arabic" w:cs="Traditional Arabic"/>
          <w:rtl/>
        </w:rPr>
        <w:t>) في الخادم، والتي تتولى مسؤولية المصادقة وتوجيه الطلبات وتنسيق الاستجابات. تمرر هذه الطبقة المعالجة إلى طبقة الخدمة (</w:t>
      </w:r>
      <w:r w:rsidRPr="00D94F7B">
        <w:rPr>
          <w:rFonts w:ascii="Traditional Arabic" w:eastAsiaTheme="minorHAnsi" w:hAnsi="Traditional Arabic" w:cs="Traditional Arabic"/>
        </w:rPr>
        <w:t>Service Layer</w:t>
      </w:r>
      <w:r w:rsidRPr="00D94F7B">
        <w:rPr>
          <w:rFonts w:ascii="Traditional Arabic" w:eastAsiaTheme="minorHAnsi" w:hAnsi="Traditional Arabic" w:cs="Traditional Arabic"/>
          <w:rtl/>
        </w:rPr>
        <w:t xml:space="preserve">) التي تحتضن كافة </w:t>
      </w:r>
      <w:r w:rsidR="00B632EE" w:rsidRPr="00D94F7B">
        <w:rPr>
          <w:rFonts w:ascii="Traditional Arabic" w:eastAsiaTheme="minorHAnsi" w:hAnsi="Traditional Arabic" w:cs="Traditional Arabic" w:hint="cs"/>
          <w:rtl/>
        </w:rPr>
        <w:t>قواعد ومنطق</w:t>
      </w:r>
      <w:r w:rsidRPr="00D94F7B">
        <w:rPr>
          <w:rFonts w:ascii="Traditional Arabic" w:eastAsiaTheme="minorHAnsi" w:hAnsi="Traditional Arabic" w:cs="Traditional Arabic"/>
          <w:rtl/>
        </w:rPr>
        <w:t xml:space="preserve"> </w:t>
      </w:r>
      <w:r w:rsidR="00B632EE" w:rsidRPr="00D94F7B">
        <w:rPr>
          <w:rFonts w:ascii="Traditional Arabic" w:eastAsiaTheme="minorHAnsi" w:hAnsi="Traditional Arabic" w:cs="Traditional Arabic" w:hint="cs"/>
          <w:rtl/>
        </w:rPr>
        <w:t>الأعمال،</w:t>
      </w:r>
      <w:r w:rsidRPr="00D94F7B">
        <w:rPr>
          <w:rFonts w:ascii="Traditional Arabic" w:eastAsiaTheme="minorHAnsi" w:hAnsi="Traditional Arabic" w:cs="Traditional Arabic"/>
          <w:rtl/>
        </w:rPr>
        <w:t xml:space="preserve"> وتعمل كحلقة وصل مستقلة تتكامل مع البنية التحتية المسؤولة عن إدارة البيانات وتشغيل نماذج الذكاء الاصطناعي (مثل نماذج استخلاص الميزات والتصنيف الآلي) ضمن خط معالجة صور الرنين المغناطيسي.</w:t>
      </w:r>
    </w:p>
    <w:p w14:paraId="1008BB78" w14:textId="09A7FF7C" w:rsidR="000A74AB" w:rsidRDefault="00873B28" w:rsidP="000A74AB">
      <w:pPr>
        <w:pStyle w:val="NormalWeb"/>
        <w:bidi/>
        <w:rPr>
          <w:rFonts w:ascii="Traditional Arabic" w:eastAsiaTheme="minorHAnsi" w:hAnsi="Traditional Arabic" w:cs="Traditional Arabic"/>
          <w:color w:val="595959" w:themeColor="text1" w:themeTint="A6"/>
        </w:rPr>
      </w:pPr>
      <w:r w:rsidRPr="00D94F7B">
        <w:rPr>
          <w:rFonts w:ascii="Traditional Arabic" w:hAnsi="Traditional Arabic" w:cs="Traditional Arabic"/>
          <w:noProof/>
        </w:rPr>
        <w:lastRenderedPageBreak/>
        <w:drawing>
          <wp:anchor distT="0" distB="0" distL="114300" distR="114300" simplePos="0" relativeHeight="251731968" behindDoc="0" locked="0" layoutInCell="1" allowOverlap="1" wp14:anchorId="0816A777" wp14:editId="05CD9B33">
            <wp:simplePos x="0" y="0"/>
            <wp:positionH relativeFrom="column">
              <wp:posOffset>-132798</wp:posOffset>
            </wp:positionH>
            <wp:positionV relativeFrom="paragraph">
              <wp:posOffset>607695</wp:posOffset>
            </wp:positionV>
            <wp:extent cx="5867400" cy="2457450"/>
            <wp:effectExtent l="0" t="0" r="0" b="0"/>
            <wp:wrapSquare wrapText="bothSides"/>
            <wp:docPr id="1559114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67400" cy="2457450"/>
                    </a:xfrm>
                    <a:prstGeom prst="rect">
                      <a:avLst/>
                    </a:prstGeom>
                    <a:noFill/>
                    <a:ln>
                      <a:noFill/>
                    </a:ln>
                  </pic:spPr>
                </pic:pic>
              </a:graphicData>
            </a:graphic>
            <wp14:sizeRelV relativeFrom="margin">
              <wp14:pctHeight>0</wp14:pctHeight>
            </wp14:sizeRelV>
          </wp:anchor>
        </w:drawing>
      </w:r>
      <w:r w:rsidR="004042A6" w:rsidRPr="00D94F7B">
        <w:rPr>
          <w:noProof/>
        </w:rPr>
        <mc:AlternateContent>
          <mc:Choice Requires="wps">
            <w:drawing>
              <wp:anchor distT="0" distB="0" distL="114300" distR="114300" simplePos="0" relativeHeight="251744256" behindDoc="0" locked="0" layoutInCell="1" allowOverlap="1" wp14:anchorId="654886D2" wp14:editId="7D779F89">
                <wp:simplePos x="0" y="0"/>
                <wp:positionH relativeFrom="column">
                  <wp:posOffset>-407035</wp:posOffset>
                </wp:positionH>
                <wp:positionV relativeFrom="paragraph">
                  <wp:posOffset>3195955</wp:posOffset>
                </wp:positionV>
                <wp:extent cx="5867400" cy="635"/>
                <wp:effectExtent l="0" t="0" r="0" b="6985"/>
                <wp:wrapSquare wrapText="bothSides"/>
                <wp:docPr id="1336150248" name="Text Box 1"/>
                <wp:cNvGraphicFramePr/>
                <a:graphic xmlns:a="http://schemas.openxmlformats.org/drawingml/2006/main">
                  <a:graphicData uri="http://schemas.microsoft.com/office/word/2010/wordprocessingShape">
                    <wps:wsp>
                      <wps:cNvSpPr txBox="1"/>
                      <wps:spPr>
                        <a:xfrm>
                          <a:off x="0" y="0"/>
                          <a:ext cx="5867400" cy="635"/>
                        </a:xfrm>
                        <a:prstGeom prst="rect">
                          <a:avLst/>
                        </a:prstGeom>
                        <a:noFill/>
                        <a:ln>
                          <a:noFill/>
                        </a:ln>
                      </wps:spPr>
                      <wps:txbx>
                        <w:txbxContent>
                          <w:p w14:paraId="4B26566E" w14:textId="6F2470F2" w:rsidR="004042A6" w:rsidRPr="00AE59D0" w:rsidRDefault="004042A6" w:rsidP="004042A6">
                            <w:pPr>
                              <w:pStyle w:val="Caption"/>
                              <w:jc w:val="center"/>
                              <w:rPr>
                                <w:rFonts w:eastAsia="Times New Roman" w:cs="Traditional Arabic"/>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17</w:t>
                            </w:r>
                            <w:r>
                              <w:rPr>
                                <w:rtl/>
                              </w:rPr>
                              <w:fldChar w:fldCharType="end"/>
                            </w:r>
                            <w:r>
                              <w:rPr>
                                <w:rFonts w:hint="cs"/>
                                <w:rtl/>
                              </w:rPr>
                              <w:t xml:space="preserve"> </w:t>
                            </w:r>
                            <w:r>
                              <w:rPr>
                                <w:rFonts w:hint="cs"/>
                                <w:rtl/>
                                <w:lang w:bidi="ar-SY"/>
                              </w:rPr>
                              <w:t>المخطط العام للنظام</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4886D2" id="_x0000_s1037" type="#_x0000_t202" style="position:absolute;left:0;text-align:left;margin-left:-32.05pt;margin-top:251.65pt;width:462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" filled="f" stroked="f">
                <v:textbox style="mso-fit-shape-to-text:t" inset="0,0,0,0">
                  <w:txbxContent>
                    <w:p w14:paraId="4B26566E" w14:textId="6F2470F2" w:rsidR="004042A6" w:rsidRPr="00AE59D0" w:rsidRDefault="004042A6" w:rsidP="004042A6">
                      <w:pPr>
                        <w:pStyle w:val="Caption"/>
                        <w:jc w:val="center"/>
                        <w:rPr>
                          <w:rFonts w:eastAsia="Times New Roman" w:cs="Traditional Arabic"/>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17</w:t>
                      </w:r>
                      <w:r>
                        <w:rPr>
                          <w:rtl/>
                        </w:rPr>
                        <w:fldChar w:fldCharType="end"/>
                      </w:r>
                      <w:r>
                        <w:rPr>
                          <w:rFonts w:hint="cs"/>
                          <w:rtl/>
                        </w:rPr>
                        <w:t xml:space="preserve"> </w:t>
                      </w:r>
                      <w:r>
                        <w:rPr>
                          <w:rFonts w:hint="cs"/>
                          <w:rtl/>
                          <w:lang w:bidi="ar-SY"/>
                        </w:rPr>
                        <w:t>المخطط العام للنظام</w:t>
                      </w:r>
                    </w:p>
                  </w:txbxContent>
                </v:textbox>
                <w10:wrap type="square"/>
              </v:shape>
            </w:pict>
          </mc:Fallback>
        </mc:AlternateContent>
      </w:r>
      <w:r w:rsidR="000A74AB" w:rsidRPr="00D94F7B">
        <w:rPr>
          <w:rFonts w:ascii="Traditional Arabic" w:eastAsiaTheme="minorHAnsi" w:hAnsi="Traditional Arabic" w:cs="Traditional Arabic"/>
          <w:rtl/>
        </w:rPr>
        <w:t>يتم تخزين البيانات واستعادتها من خلال قاعدة بيانات مركزية (</w:t>
      </w:r>
      <w:r w:rsidR="000A74AB" w:rsidRPr="00D94F7B">
        <w:rPr>
          <w:rFonts w:ascii="Traditional Arabic" w:eastAsiaTheme="minorHAnsi" w:hAnsi="Traditional Arabic" w:cs="Traditional Arabic"/>
        </w:rPr>
        <w:t>PostgreSQL</w:t>
      </w:r>
      <w:r w:rsidR="000A74AB" w:rsidRPr="00D94F7B">
        <w:rPr>
          <w:rFonts w:ascii="Traditional Arabic" w:eastAsiaTheme="minorHAnsi" w:hAnsi="Traditional Arabic" w:cs="Traditional Arabic"/>
          <w:rtl/>
        </w:rPr>
        <w:t xml:space="preserve">) منظمة وفق </w:t>
      </w:r>
      <w:r w:rsidR="000A74AB" w:rsidRPr="00D94F7B">
        <w:rPr>
          <w:rFonts w:ascii="Traditional Arabic" w:eastAsiaTheme="minorHAnsi" w:hAnsi="Traditional Arabic" w:cs="Traditional Arabic" w:hint="cs"/>
          <w:rtl/>
        </w:rPr>
        <w:t xml:space="preserve">علاقات ارتباط </w:t>
      </w:r>
      <w:r w:rsidR="000A74AB" w:rsidRPr="00D94F7B">
        <w:rPr>
          <w:rFonts w:ascii="Traditional Arabic" w:eastAsiaTheme="minorHAnsi" w:hAnsi="Traditional Arabic" w:cs="Traditional Arabic"/>
          <w:rtl/>
        </w:rPr>
        <w:t>تضمن حماية السجلات السريرية وتكاملها المرجعي</w:t>
      </w:r>
      <w:r w:rsidR="000A74AB" w:rsidRPr="00D94F7B">
        <w:rPr>
          <w:rFonts w:ascii="Traditional Arabic" w:eastAsiaTheme="minorHAnsi" w:hAnsi="Traditional Arabic" w:cs="Traditional Arabic" w:hint="cs"/>
          <w:rtl/>
        </w:rPr>
        <w:t>.</w:t>
      </w:r>
      <w:r w:rsidR="000A74AB" w:rsidRPr="00D94F7B">
        <w:rPr>
          <w:rFonts w:ascii="Traditional Arabic" w:eastAsiaTheme="minorHAnsi" w:hAnsi="Traditional Arabic" w:cs="Traditional Arabic"/>
          <w:rtl/>
        </w:rPr>
        <w:t xml:space="preserve"> تعزز هذه البنية فصل المسؤوليات، وقابلية الصيانة، وقابلية التطو</w:t>
      </w:r>
      <w:r w:rsidR="000A74AB" w:rsidRPr="00D94F7B">
        <w:rPr>
          <w:rFonts w:ascii="Traditional Arabic" w:eastAsiaTheme="minorHAnsi" w:hAnsi="Traditional Arabic" w:cs="Traditional Arabic" w:hint="cs"/>
          <w:rtl/>
        </w:rPr>
        <w:t>ي</w:t>
      </w:r>
      <w:r w:rsidR="000A74AB" w:rsidRPr="00D94F7B">
        <w:rPr>
          <w:rFonts w:ascii="Traditional Arabic" w:eastAsiaTheme="minorHAnsi" w:hAnsi="Traditional Arabic" w:cs="Traditional Arabic"/>
          <w:rtl/>
        </w:rPr>
        <w:t>ر</w:t>
      </w:r>
      <w:r w:rsidR="000A74AB" w:rsidRPr="000A74AB">
        <w:rPr>
          <w:rFonts w:ascii="Traditional Arabic" w:eastAsiaTheme="minorHAnsi" w:hAnsi="Traditional Arabic" w:cs="Traditional Arabic"/>
          <w:color w:val="595959" w:themeColor="text1" w:themeTint="A6"/>
        </w:rPr>
        <w:t>.</w:t>
      </w:r>
    </w:p>
    <w:p w14:paraId="1EC313AE" w14:textId="4CB887E4" w:rsidR="00DD04D4" w:rsidRPr="00D94F7B" w:rsidRDefault="008F3551" w:rsidP="006E6D8A">
      <w:pPr>
        <w:pStyle w:val="NormalWeb"/>
        <w:bidi/>
        <w:rPr>
          <w:rFonts w:ascii="Traditional Arabic" w:eastAsiaTheme="minorHAnsi" w:hAnsi="Traditional Arabic" w:cs="Traditional Arabic"/>
          <w:rtl/>
        </w:rPr>
      </w:pPr>
      <w:r w:rsidRPr="00D94F7B">
        <w:rPr>
          <w:noProof/>
        </w:rPr>
        <mc:AlternateContent>
          <mc:Choice Requires="wps">
            <w:drawing>
              <wp:anchor distT="0" distB="0" distL="114300" distR="114300" simplePos="0" relativeHeight="251760640" behindDoc="0" locked="0" layoutInCell="1" allowOverlap="1" wp14:anchorId="5E4202B4" wp14:editId="770CD186">
                <wp:simplePos x="0" y="0"/>
                <wp:positionH relativeFrom="column">
                  <wp:posOffset>-136525</wp:posOffset>
                </wp:positionH>
                <wp:positionV relativeFrom="paragraph">
                  <wp:posOffset>6534150</wp:posOffset>
                </wp:positionV>
                <wp:extent cx="2040890" cy="635"/>
                <wp:effectExtent l="0" t="0" r="16510" b="6985"/>
                <wp:wrapSquare wrapText="bothSides"/>
                <wp:docPr id="453601840" name="Text Box 1"/>
                <wp:cNvGraphicFramePr/>
                <a:graphic xmlns:a="http://schemas.openxmlformats.org/drawingml/2006/main">
                  <a:graphicData uri="http://schemas.microsoft.com/office/word/2010/wordprocessingShape">
                    <wps:wsp>
                      <wps:cNvSpPr txBox="1"/>
                      <wps:spPr>
                        <a:xfrm>
                          <a:off x="0" y="0"/>
                          <a:ext cx="2040890" cy="635"/>
                        </a:xfrm>
                        <a:prstGeom prst="rect">
                          <a:avLst/>
                        </a:prstGeom>
                        <a:noFill/>
                        <a:ln>
                          <a:noFill/>
                        </a:ln>
                      </wps:spPr>
                      <wps:txbx>
                        <w:txbxContent>
                          <w:p w14:paraId="7A3D80B5" w14:textId="277B6518" w:rsidR="008F3551" w:rsidRPr="008F3551" w:rsidRDefault="008F3551" w:rsidP="008F3551">
                            <w:pPr>
                              <w:pStyle w:val="Caption"/>
                              <w:jc w:val="center"/>
                              <w:rPr>
                                <w:rFonts w:eastAsia="Times New Roman" w:cs="Traditional Arabic"/>
                                <w:lang w:bidi="ar-SY"/>
                              </w:rPr>
                            </w:pPr>
                            <w:r w:rsidRPr="008F3551">
                              <w:rPr>
                                <w:rFonts w:cs="Traditional Arabic"/>
                                <w:rtl/>
                              </w:rPr>
                              <w:t xml:space="preserve">رسم توضيحي </w:t>
                            </w:r>
                            <w:r w:rsidRPr="008F3551">
                              <w:rPr>
                                <w:rFonts w:cs="Traditional Arabic"/>
                                <w:rtl/>
                              </w:rPr>
                              <w:fldChar w:fldCharType="begin"/>
                            </w:r>
                            <w:r w:rsidRPr="008F3551">
                              <w:rPr>
                                <w:rFonts w:cs="Traditional Arabic"/>
                                <w:rtl/>
                              </w:rPr>
                              <w:instrText xml:space="preserve"> </w:instrText>
                            </w:r>
                            <w:r w:rsidRPr="008F3551">
                              <w:rPr>
                                <w:rFonts w:cs="Traditional Arabic"/>
                              </w:rPr>
                              <w:instrText>SEQ</w:instrText>
                            </w:r>
                            <w:r w:rsidRPr="008F3551">
                              <w:rPr>
                                <w:rFonts w:cs="Traditional Arabic"/>
                                <w:rtl/>
                              </w:rPr>
                              <w:instrText xml:space="preserve"> رسم_توضيحي \* </w:instrText>
                            </w:r>
                            <w:r w:rsidRPr="008F3551">
                              <w:rPr>
                                <w:rFonts w:cs="Traditional Arabic"/>
                              </w:rPr>
                              <w:instrText>ARABIC</w:instrText>
                            </w:r>
                            <w:r w:rsidRPr="008F3551">
                              <w:rPr>
                                <w:rFonts w:cs="Traditional Arabic"/>
                                <w:rtl/>
                              </w:rPr>
                              <w:instrText xml:space="preserve"> </w:instrText>
                            </w:r>
                            <w:r w:rsidRPr="008F3551">
                              <w:rPr>
                                <w:rFonts w:cs="Traditional Arabic"/>
                                <w:rtl/>
                              </w:rPr>
                              <w:fldChar w:fldCharType="separate"/>
                            </w:r>
                            <w:r w:rsidR="0073589D">
                              <w:rPr>
                                <w:rFonts w:cs="Traditional Arabic"/>
                                <w:noProof/>
                                <w:rtl/>
                              </w:rPr>
                              <w:t>18</w:t>
                            </w:r>
                            <w:r w:rsidRPr="008F3551">
                              <w:rPr>
                                <w:rFonts w:cs="Traditional Arabic"/>
                                <w:rtl/>
                              </w:rPr>
                              <w:fldChar w:fldCharType="end"/>
                            </w:r>
                            <w:r w:rsidRPr="008F3551">
                              <w:rPr>
                                <w:rFonts w:cs="Traditional Arabic"/>
                                <w:noProof/>
                                <w:rtl/>
                                <w:lang w:bidi="ar-SY"/>
                              </w:rPr>
                              <w:t xml:space="preserve"> بنية الوحدة الوظيفية المنجزة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4202B4" id="_x0000_s1038" type="#_x0000_t202" style="position:absolute;left:0;text-align:left;margin-left:-10.75pt;margin-top:514.5pt;width:160.7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" filled="f" stroked="f">
                <v:textbox style="mso-fit-shape-to-text:t" inset="0,0,0,0">
                  <w:txbxContent>
                    <w:p w14:paraId="7A3D80B5" w14:textId="277B6518" w:rsidR="008F3551" w:rsidRPr="008F3551" w:rsidRDefault="008F3551" w:rsidP="008F3551">
                      <w:pPr>
                        <w:pStyle w:val="Caption"/>
                        <w:jc w:val="center"/>
                        <w:rPr>
                          <w:rFonts w:eastAsia="Times New Roman" w:cs="Traditional Arabic"/>
                          <w:lang w:bidi="ar-SY"/>
                        </w:rPr>
                      </w:pPr>
                      <w:r w:rsidRPr="008F3551">
                        <w:rPr>
                          <w:rFonts w:cs="Traditional Arabic"/>
                          <w:rtl/>
                        </w:rPr>
                        <w:t xml:space="preserve">رسم توضيحي </w:t>
                      </w:r>
                      <w:r w:rsidRPr="008F3551">
                        <w:rPr>
                          <w:rFonts w:cs="Traditional Arabic"/>
                          <w:rtl/>
                        </w:rPr>
                        <w:fldChar w:fldCharType="begin"/>
                      </w:r>
                      <w:r w:rsidRPr="008F3551">
                        <w:rPr>
                          <w:rFonts w:cs="Traditional Arabic"/>
                          <w:rtl/>
                        </w:rPr>
                        <w:instrText xml:space="preserve"> </w:instrText>
                      </w:r>
                      <w:r w:rsidRPr="008F3551">
                        <w:rPr>
                          <w:rFonts w:cs="Traditional Arabic"/>
                        </w:rPr>
                        <w:instrText>SEQ</w:instrText>
                      </w:r>
                      <w:r w:rsidRPr="008F3551">
                        <w:rPr>
                          <w:rFonts w:cs="Traditional Arabic"/>
                          <w:rtl/>
                        </w:rPr>
                        <w:instrText xml:space="preserve"> رسم_توضيحي \* </w:instrText>
                      </w:r>
                      <w:r w:rsidRPr="008F3551">
                        <w:rPr>
                          <w:rFonts w:cs="Traditional Arabic"/>
                        </w:rPr>
                        <w:instrText>ARABIC</w:instrText>
                      </w:r>
                      <w:r w:rsidRPr="008F3551">
                        <w:rPr>
                          <w:rFonts w:cs="Traditional Arabic"/>
                          <w:rtl/>
                        </w:rPr>
                        <w:instrText xml:space="preserve"> </w:instrText>
                      </w:r>
                      <w:r w:rsidRPr="008F3551">
                        <w:rPr>
                          <w:rFonts w:cs="Traditional Arabic"/>
                          <w:rtl/>
                        </w:rPr>
                        <w:fldChar w:fldCharType="separate"/>
                      </w:r>
                      <w:r w:rsidR="0073589D">
                        <w:rPr>
                          <w:rFonts w:cs="Traditional Arabic"/>
                          <w:noProof/>
                          <w:rtl/>
                        </w:rPr>
                        <w:t>18</w:t>
                      </w:r>
                      <w:r w:rsidRPr="008F3551">
                        <w:rPr>
                          <w:rFonts w:cs="Traditional Arabic"/>
                          <w:rtl/>
                        </w:rPr>
                        <w:fldChar w:fldCharType="end"/>
                      </w:r>
                      <w:r w:rsidRPr="008F3551">
                        <w:rPr>
                          <w:rFonts w:cs="Traditional Arabic"/>
                          <w:noProof/>
                          <w:rtl/>
                          <w:lang w:bidi="ar-SY"/>
                        </w:rPr>
                        <w:t xml:space="preserve"> بنية الوحدة الوظيفية المنجزة</w:t>
                      </w:r>
                    </w:p>
                  </w:txbxContent>
                </v:textbox>
                <w10:wrap type="square"/>
              </v:shape>
            </w:pict>
          </mc:Fallback>
        </mc:AlternateContent>
      </w:r>
      <w:r w:rsidRPr="00D94F7B">
        <w:rPr>
          <w:noProof/>
          <w:rtl/>
          <w:lang w:bidi="ar-SY"/>
        </w:rPr>
        <w:drawing>
          <wp:anchor distT="0" distB="0" distL="114300" distR="114300" simplePos="0" relativeHeight="251754496" behindDoc="0" locked="0" layoutInCell="1" allowOverlap="1" wp14:anchorId="21A7458B" wp14:editId="78080E30">
            <wp:simplePos x="0" y="0"/>
            <wp:positionH relativeFrom="column">
              <wp:posOffset>-136555</wp:posOffset>
            </wp:positionH>
            <wp:positionV relativeFrom="paragraph">
              <wp:posOffset>4081145</wp:posOffset>
            </wp:positionV>
            <wp:extent cx="2040890" cy="2442845"/>
            <wp:effectExtent l="0" t="0" r="0" b="0"/>
            <wp:wrapSquare wrapText="bothSides"/>
            <wp:docPr id="203237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76311" name=""/>
                    <pic:cNvPicPr/>
                  </pic:nvPicPr>
                  <pic:blipFill>
                    <a:blip r:embed="rId27"/>
                    <a:stretch>
                      <a:fillRect/>
                    </a:stretch>
                  </pic:blipFill>
                  <pic:spPr>
                    <a:xfrm>
                      <a:off x="0" y="0"/>
                      <a:ext cx="2040890" cy="2442845"/>
                    </a:xfrm>
                    <a:prstGeom prst="rect">
                      <a:avLst/>
                    </a:prstGeom>
                  </pic:spPr>
                </pic:pic>
              </a:graphicData>
            </a:graphic>
            <wp14:sizeRelH relativeFrom="margin">
              <wp14:pctWidth>0</wp14:pctWidth>
            </wp14:sizeRelH>
            <wp14:sizeRelV relativeFrom="margin">
              <wp14:pctHeight>0</wp14:pctHeight>
            </wp14:sizeRelV>
          </wp:anchor>
        </w:drawing>
      </w:r>
      <w:r w:rsidR="00E85167" w:rsidRPr="00D94F7B">
        <w:rPr>
          <w:rFonts w:ascii="Traditional Arabic" w:eastAsiaTheme="minorHAnsi" w:hAnsi="Traditional Arabic" w:cs="Traditional Arabic"/>
          <w:rtl/>
        </w:rPr>
        <w:t>تُجسّ</w:t>
      </w:r>
      <w:r w:rsidR="000D481D" w:rsidRPr="00D94F7B">
        <w:rPr>
          <w:rFonts w:ascii="Traditional Arabic" w:eastAsiaTheme="minorHAnsi" w:hAnsi="Traditional Arabic" w:cs="Traditional Arabic" w:hint="cs"/>
          <w:rtl/>
        </w:rPr>
        <w:t>َ</w:t>
      </w:r>
      <w:r w:rsidR="00E85167" w:rsidRPr="00D94F7B">
        <w:rPr>
          <w:rFonts w:ascii="Traditional Arabic" w:eastAsiaTheme="minorHAnsi" w:hAnsi="Traditional Arabic" w:cs="Traditional Arabic"/>
          <w:rtl/>
        </w:rPr>
        <w:t xml:space="preserve">د البنية الوظيفية المركزية للنظام عبر أربع وحدات </w:t>
      </w:r>
      <w:r w:rsidR="00E85167" w:rsidRPr="00D94F7B">
        <w:rPr>
          <w:rFonts w:ascii="Traditional Arabic" w:eastAsiaTheme="minorHAnsi" w:hAnsi="Traditional Arabic" w:cs="Traditional Arabic" w:hint="cs"/>
          <w:rtl/>
        </w:rPr>
        <w:t xml:space="preserve">وظيفية </w:t>
      </w:r>
      <w:r w:rsidR="00E85167" w:rsidRPr="00D94F7B">
        <w:rPr>
          <w:rFonts w:ascii="Traditional Arabic" w:eastAsiaTheme="minorHAnsi" w:hAnsi="Traditional Arabic" w:cs="Traditional Arabic"/>
          <w:rtl/>
        </w:rPr>
        <w:t>مستقلة مترابطة</w:t>
      </w:r>
      <w:r w:rsidR="00E85167" w:rsidRPr="00D94F7B">
        <w:rPr>
          <w:rFonts w:ascii="Traditional Arabic" w:eastAsiaTheme="minorHAnsi" w:hAnsi="Traditional Arabic" w:cs="Traditional Arabic"/>
          <w:lang w:bidi="ar-SY"/>
        </w:rPr>
        <w:t>.</w:t>
      </w:r>
      <w:r w:rsidR="00E85167" w:rsidRPr="00D94F7B">
        <w:rPr>
          <w:rFonts w:ascii="Traditional Arabic" w:eastAsiaTheme="minorHAnsi" w:hAnsi="Traditional Arabic" w:cs="Traditional Arabic" w:hint="cs"/>
          <w:rtl/>
          <w:lang w:bidi="ar-SY"/>
        </w:rPr>
        <w:t xml:space="preserve"> </w:t>
      </w:r>
      <w:r w:rsidR="00E85167" w:rsidRPr="00D94F7B">
        <w:rPr>
          <w:rFonts w:ascii="Traditional Arabic" w:eastAsiaTheme="minorHAnsi" w:hAnsi="Traditional Arabic" w:cs="Traditional Arabic"/>
          <w:lang w:bidi="ar-SY"/>
        </w:rPr>
        <w:t xml:space="preserve"> </w:t>
      </w:r>
      <w:r w:rsidR="000D481D" w:rsidRPr="00D94F7B">
        <w:rPr>
          <w:rFonts w:ascii="Traditional Arabic" w:eastAsiaTheme="minorHAnsi" w:hAnsi="Traditional Arabic" w:cs="Traditional Arabic" w:hint="cs"/>
          <w:rtl/>
        </w:rPr>
        <w:t>وحدة</w:t>
      </w:r>
      <w:r w:rsidR="000D481D" w:rsidRPr="00D94F7B">
        <w:rPr>
          <w:rFonts w:ascii="Traditional Arabic" w:eastAsiaTheme="minorHAnsi" w:hAnsi="Traditional Arabic" w:cs="Traditional Arabic" w:hint="cs"/>
          <w:rtl/>
          <w:lang w:bidi="ar-SY"/>
        </w:rPr>
        <w:t xml:space="preserve"> </w:t>
      </w:r>
      <w:r w:rsidR="000D481D" w:rsidRPr="00D94F7B">
        <w:rPr>
          <w:rFonts w:ascii="Traditional Arabic" w:eastAsiaTheme="minorHAnsi" w:hAnsi="Traditional Arabic" w:cs="Traditional Arabic"/>
          <w:b/>
          <w:bCs/>
          <w:lang w:bidi="ar-SY"/>
        </w:rPr>
        <w:t xml:space="preserve">accounts </w:t>
      </w:r>
      <w:r w:rsidR="000D481D" w:rsidRPr="00D94F7B">
        <w:rPr>
          <w:rFonts w:ascii="Traditional Arabic" w:eastAsiaTheme="minorHAnsi" w:hAnsi="Traditional Arabic" w:cs="Traditional Arabic" w:hint="cs"/>
          <w:rtl/>
          <w:lang w:bidi="ar-SY"/>
        </w:rPr>
        <w:t>تتلخص</w:t>
      </w:r>
      <w:r w:rsidR="00E85167" w:rsidRPr="00D94F7B">
        <w:rPr>
          <w:rFonts w:ascii="Traditional Arabic" w:eastAsiaTheme="minorHAnsi" w:hAnsi="Traditional Arabic" w:cs="Traditional Arabic" w:hint="cs"/>
          <w:rtl/>
          <w:lang w:bidi="ar-SY"/>
        </w:rPr>
        <w:t xml:space="preserve"> مهمتها</w:t>
      </w:r>
      <w:r w:rsidR="00E85167" w:rsidRPr="00D94F7B">
        <w:rPr>
          <w:rFonts w:ascii="Traditional Arabic" w:eastAsiaTheme="minorHAnsi" w:hAnsi="Traditional Arabic" w:cs="Traditional Arabic"/>
          <w:lang w:bidi="ar-SY"/>
        </w:rPr>
        <w:t xml:space="preserve"> </w:t>
      </w:r>
      <w:r w:rsidR="00E85167" w:rsidRPr="00D94F7B">
        <w:rPr>
          <w:rFonts w:ascii="Traditional Arabic" w:eastAsiaTheme="minorHAnsi" w:hAnsi="Traditional Arabic" w:cs="Traditional Arabic" w:hint="cs"/>
          <w:rtl/>
        </w:rPr>
        <w:t>ب</w:t>
      </w:r>
      <w:r w:rsidR="00E85167" w:rsidRPr="00D94F7B">
        <w:rPr>
          <w:rFonts w:ascii="Traditional Arabic" w:eastAsiaTheme="minorHAnsi" w:hAnsi="Traditional Arabic" w:cs="Traditional Arabic"/>
          <w:rtl/>
        </w:rPr>
        <w:t xml:space="preserve">ضبط الهوية </w:t>
      </w:r>
      <w:r w:rsidR="000D481D" w:rsidRPr="00D94F7B">
        <w:rPr>
          <w:rFonts w:ascii="Traditional Arabic" w:eastAsiaTheme="minorHAnsi" w:hAnsi="Traditional Arabic" w:cs="Traditional Arabic" w:hint="cs"/>
          <w:rtl/>
        </w:rPr>
        <w:t>وتحديد</w:t>
      </w:r>
      <w:r w:rsidR="00E85167" w:rsidRPr="00D94F7B">
        <w:rPr>
          <w:rFonts w:ascii="Traditional Arabic" w:eastAsiaTheme="minorHAnsi" w:hAnsi="Traditional Arabic" w:cs="Traditional Arabic" w:hint="cs"/>
          <w:rtl/>
        </w:rPr>
        <w:t xml:space="preserve"> </w:t>
      </w:r>
      <w:r w:rsidR="00E85167" w:rsidRPr="00D94F7B">
        <w:rPr>
          <w:rFonts w:ascii="Traditional Arabic" w:eastAsiaTheme="minorHAnsi" w:hAnsi="Traditional Arabic" w:cs="Traditional Arabic"/>
          <w:rtl/>
        </w:rPr>
        <w:t xml:space="preserve">الصلاحيات </w:t>
      </w:r>
      <w:r w:rsidR="00E85167" w:rsidRPr="00D94F7B">
        <w:rPr>
          <w:rFonts w:ascii="Traditional Arabic" w:eastAsiaTheme="minorHAnsi" w:hAnsi="Traditional Arabic" w:cs="Traditional Arabic" w:hint="cs"/>
          <w:rtl/>
        </w:rPr>
        <w:t>بناء على الأدوار</w:t>
      </w:r>
      <w:r w:rsidR="002739AF" w:rsidRPr="00D94F7B">
        <w:rPr>
          <w:rFonts w:ascii="Traditional Arabic" w:eastAsiaTheme="minorHAnsi" w:hAnsi="Traditional Arabic" w:cs="Traditional Arabic" w:hint="cs"/>
          <w:rtl/>
        </w:rPr>
        <w:t>، و</w:t>
      </w:r>
      <w:r w:rsidR="002739AF" w:rsidRPr="00D94F7B">
        <w:rPr>
          <w:rFonts w:ascii="Traditional Arabic" w:eastAsiaTheme="minorHAnsi" w:hAnsi="Traditional Arabic" w:cs="Traditional Arabic" w:hint="cs"/>
          <w:rtl/>
          <w:lang w:bidi="ar-SY"/>
        </w:rPr>
        <w:t>تركّز</w:t>
      </w:r>
      <w:r w:rsidR="002739AF" w:rsidRPr="00D94F7B">
        <w:rPr>
          <w:rFonts w:ascii="Traditional Arabic" w:eastAsiaTheme="minorHAnsi" w:hAnsi="Traditional Arabic" w:cs="Traditional Arabic"/>
          <w:rtl/>
        </w:rPr>
        <w:t xml:space="preserve"> </w:t>
      </w:r>
      <w:r w:rsidR="002739AF" w:rsidRPr="00D94F7B">
        <w:rPr>
          <w:rFonts w:ascii="Traditional Arabic" w:eastAsiaTheme="minorHAnsi" w:hAnsi="Traditional Arabic" w:cs="Traditional Arabic"/>
          <w:b/>
          <w:bCs/>
        </w:rPr>
        <w:t>patients</w:t>
      </w:r>
      <w:r w:rsidR="002739AF" w:rsidRPr="00D94F7B">
        <w:rPr>
          <w:rFonts w:ascii="Traditional Arabic" w:eastAsiaTheme="minorHAnsi" w:hAnsi="Traditional Arabic" w:cs="Traditional Arabic"/>
          <w:b/>
          <w:bCs/>
          <w:lang w:bidi="ar-SY"/>
        </w:rPr>
        <w:t xml:space="preserve"> </w:t>
      </w:r>
      <w:r w:rsidR="002739AF" w:rsidRPr="00D94F7B">
        <w:rPr>
          <w:rFonts w:ascii="Traditional Arabic" w:eastAsiaTheme="minorHAnsi" w:hAnsi="Traditional Arabic" w:cs="Traditional Arabic" w:hint="cs"/>
          <w:rtl/>
          <w:lang w:bidi="ar-SY"/>
        </w:rPr>
        <w:t>على</w:t>
      </w:r>
      <w:r w:rsidR="00E85167" w:rsidRPr="00D94F7B">
        <w:rPr>
          <w:rFonts w:ascii="Traditional Arabic" w:eastAsiaTheme="minorHAnsi" w:hAnsi="Traditional Arabic" w:cs="Traditional Arabic"/>
          <w:rtl/>
        </w:rPr>
        <w:t xml:space="preserve"> إدارة بيانات المرضى </w:t>
      </w:r>
      <w:r w:rsidR="002739AF" w:rsidRPr="00D94F7B">
        <w:rPr>
          <w:rFonts w:ascii="Traditional Arabic" w:eastAsiaTheme="minorHAnsi" w:hAnsi="Traditional Arabic" w:cs="Traditional Arabic" w:hint="cs"/>
          <w:rtl/>
        </w:rPr>
        <w:t>من قبل أطبائهم دوناً عن غيرهم.</w:t>
      </w:r>
      <w:r w:rsidR="002739AF" w:rsidRPr="00D94F7B">
        <w:rPr>
          <w:rFonts w:ascii="Traditional Arabic" w:eastAsiaTheme="minorHAnsi" w:hAnsi="Traditional Arabic" w:cs="Traditional Arabic"/>
          <w:rtl/>
        </w:rPr>
        <w:t xml:space="preserve"> </w:t>
      </w:r>
      <w:r w:rsidR="002739AF" w:rsidRPr="00D94F7B">
        <w:rPr>
          <w:rFonts w:ascii="Traditional Arabic" w:eastAsiaTheme="minorHAnsi" w:hAnsi="Traditional Arabic" w:cs="Traditional Arabic" w:hint="cs"/>
          <w:rtl/>
        </w:rPr>
        <w:t xml:space="preserve">تنظّم </w:t>
      </w:r>
      <w:r w:rsidR="002739AF" w:rsidRPr="00D94F7B">
        <w:rPr>
          <w:rFonts w:ascii="Traditional Arabic" w:eastAsiaTheme="minorHAnsi" w:hAnsi="Traditional Arabic" w:cs="Traditional Arabic"/>
          <w:rtl/>
          <w:lang w:bidi="ar-SY"/>
        </w:rPr>
        <w:t>وحدة</w:t>
      </w:r>
      <w:r w:rsidR="00E85167" w:rsidRPr="00D94F7B">
        <w:rPr>
          <w:rFonts w:ascii="Traditional Arabic" w:eastAsiaTheme="minorHAnsi" w:hAnsi="Traditional Arabic" w:cs="Traditional Arabic"/>
          <w:rtl/>
        </w:rPr>
        <w:t xml:space="preserve"> </w:t>
      </w:r>
      <w:r w:rsidR="00E85167" w:rsidRPr="00D94F7B">
        <w:rPr>
          <w:rFonts w:ascii="Traditional Arabic" w:eastAsiaTheme="minorHAnsi" w:hAnsi="Traditional Arabic" w:cs="Traditional Arabic"/>
          <w:b/>
          <w:bCs/>
          <w:lang w:bidi="ar-SY"/>
        </w:rPr>
        <w:t xml:space="preserve">reports </w:t>
      </w:r>
      <w:r w:rsidR="00E85167" w:rsidRPr="00D94F7B">
        <w:rPr>
          <w:rFonts w:ascii="Traditional Arabic" w:eastAsiaTheme="minorHAnsi" w:hAnsi="Traditional Arabic" w:cs="Traditional Arabic"/>
          <w:rtl/>
        </w:rPr>
        <w:t xml:space="preserve">إنتاج التقارير الطبية </w:t>
      </w:r>
      <w:r w:rsidR="002739AF" w:rsidRPr="00D94F7B">
        <w:rPr>
          <w:rFonts w:ascii="Traditional Arabic" w:eastAsiaTheme="minorHAnsi" w:hAnsi="Traditional Arabic" w:cs="Traditional Arabic" w:hint="cs"/>
          <w:rtl/>
        </w:rPr>
        <w:t>للمرضى بناء على نتائج تحليلهم.</w:t>
      </w:r>
      <w:r w:rsidR="00E85167" w:rsidRPr="00D94F7B">
        <w:rPr>
          <w:rFonts w:ascii="Traditional Arabic" w:eastAsiaTheme="minorHAnsi" w:hAnsi="Traditional Arabic" w:cs="Traditional Arabic"/>
          <w:lang w:bidi="ar-SY"/>
        </w:rPr>
        <w:t xml:space="preserve"> </w:t>
      </w:r>
      <w:r w:rsidR="00E85167" w:rsidRPr="00D94F7B">
        <w:rPr>
          <w:rFonts w:ascii="Traditional Arabic" w:eastAsiaTheme="minorHAnsi" w:hAnsi="Traditional Arabic" w:cs="Traditional Arabic"/>
          <w:rtl/>
        </w:rPr>
        <w:t xml:space="preserve">وأخيرًا، </w:t>
      </w:r>
      <w:r w:rsidR="00E85167" w:rsidRPr="00D94F7B">
        <w:rPr>
          <w:rFonts w:ascii="Traditional Arabic" w:eastAsiaTheme="minorHAnsi" w:hAnsi="Traditional Arabic" w:cs="Traditional Arabic"/>
          <w:b/>
          <w:bCs/>
          <w:lang w:bidi="ar-SY"/>
        </w:rPr>
        <w:t xml:space="preserve">mri_analysis </w:t>
      </w:r>
      <w:r w:rsidR="000D481D" w:rsidRPr="00D94F7B">
        <w:rPr>
          <w:rFonts w:ascii="Traditional Arabic" w:eastAsiaTheme="minorHAnsi" w:hAnsi="Traditional Arabic" w:cs="Traditional Arabic" w:hint="cs"/>
          <w:rtl/>
          <w:lang w:bidi="ar-SY"/>
        </w:rPr>
        <w:t>تمثّل</w:t>
      </w:r>
      <w:r w:rsidR="00E85167" w:rsidRPr="00D94F7B">
        <w:rPr>
          <w:rFonts w:ascii="Traditional Arabic" w:eastAsiaTheme="minorHAnsi" w:hAnsi="Traditional Arabic" w:cs="Traditional Arabic"/>
          <w:rtl/>
        </w:rPr>
        <w:t xml:space="preserve"> الواجهة المنهجية لمعالجة صور الرنين، </w:t>
      </w:r>
      <w:r w:rsidR="002739AF" w:rsidRPr="00D94F7B">
        <w:rPr>
          <w:rFonts w:ascii="Traditional Arabic" w:eastAsiaTheme="minorHAnsi" w:hAnsi="Traditional Arabic" w:cs="Traditional Arabic" w:hint="cs"/>
          <w:rtl/>
        </w:rPr>
        <w:t>والتعامل مع نموذج الذكاء الصنعي</w:t>
      </w:r>
      <w:r w:rsidR="006E6D8A" w:rsidRPr="00D94F7B">
        <w:rPr>
          <w:rFonts w:ascii="Traditional Arabic" w:eastAsiaTheme="minorHAnsi" w:hAnsi="Traditional Arabic" w:cs="Traditional Arabic" w:hint="cs"/>
          <w:rtl/>
        </w:rPr>
        <w:t xml:space="preserve">. </w:t>
      </w:r>
      <w:r w:rsidR="00B57285" w:rsidRPr="00D94F7B">
        <w:rPr>
          <w:rFonts w:ascii="Traditional Arabic" w:eastAsiaTheme="minorHAnsi" w:hAnsi="Traditional Arabic" w:cs="Traditional Arabic" w:hint="cs"/>
          <w:rtl/>
        </w:rPr>
        <w:t>تتشابه هذه الوحدات من حيث البنية العامة</w:t>
      </w:r>
      <w:r w:rsidR="006E6D8A" w:rsidRPr="00D94F7B">
        <w:rPr>
          <w:rFonts w:ascii="Traditional Arabic" w:eastAsiaTheme="minorHAnsi" w:hAnsi="Traditional Arabic" w:cs="Traditional Arabic" w:hint="cs"/>
          <w:rtl/>
          <w:lang w:bidi="ar-SY"/>
        </w:rPr>
        <w:t xml:space="preserve"> مع تخصيص لوحدة </w:t>
      </w:r>
      <w:r w:rsidR="006E6D8A" w:rsidRPr="00D94F7B">
        <w:rPr>
          <w:rFonts w:ascii="Traditional Arabic" w:eastAsiaTheme="minorHAnsi" w:hAnsi="Traditional Arabic" w:cs="Traditional Arabic"/>
          <w:b/>
          <w:bCs/>
          <w:lang w:bidi="ar-SY"/>
        </w:rPr>
        <w:t>mri_analysis</w:t>
      </w:r>
      <w:r w:rsidR="006E6D8A" w:rsidRPr="00D94F7B">
        <w:rPr>
          <w:rFonts w:ascii="Traditional Arabic" w:eastAsiaTheme="minorHAnsi" w:hAnsi="Traditional Arabic" w:cs="Traditional Arabic" w:hint="cs"/>
          <w:b/>
          <w:bCs/>
          <w:rtl/>
          <w:lang w:bidi="ar-SY"/>
        </w:rPr>
        <w:t xml:space="preserve"> </w:t>
      </w:r>
      <w:r w:rsidR="006E6D8A" w:rsidRPr="00D94F7B">
        <w:rPr>
          <w:rFonts w:ascii="Traditional Arabic" w:eastAsiaTheme="minorHAnsi" w:hAnsi="Traditional Arabic" w:cs="Traditional Arabic" w:hint="cs"/>
          <w:rtl/>
          <w:lang w:bidi="ar-SY"/>
        </w:rPr>
        <w:t xml:space="preserve">نظراً لامتلاكها خط معالجة لصور الرنين قبل أرسالها للتصنيف. </w:t>
      </w:r>
    </w:p>
    <w:p w14:paraId="76AA264A" w14:textId="028EFAAC" w:rsidR="001662DD" w:rsidRPr="00D94F7B" w:rsidRDefault="00766088" w:rsidP="001662DD">
      <w:pPr>
        <w:pStyle w:val="Heading4"/>
        <w:rPr>
          <w:rFonts w:cs="Traditional Arabic"/>
          <w:color w:val="auto"/>
          <w:rtl/>
          <w:lang w:bidi="ar-SY"/>
        </w:rPr>
      </w:pPr>
      <w:r w:rsidRPr="00D94F7B">
        <w:rPr>
          <w:rFonts w:cs="Traditional Arabic"/>
          <w:color w:val="auto"/>
          <w:rtl/>
          <w:lang w:bidi="ar-SY"/>
        </w:rPr>
        <w:t xml:space="preserve">مكونات الوحدة الوظيفة </w:t>
      </w:r>
      <w:r w:rsidR="008F3551" w:rsidRPr="00D94F7B">
        <w:rPr>
          <w:rFonts w:cs="Traditional Arabic" w:hint="cs"/>
          <w:color w:val="auto"/>
          <w:rtl/>
          <w:lang w:bidi="ar-SY"/>
        </w:rPr>
        <w:t>وتنجيزها</w:t>
      </w:r>
      <w:r w:rsidRPr="00D94F7B">
        <w:rPr>
          <w:rFonts w:cs="Traditional Arabic"/>
          <w:color w:val="auto"/>
          <w:rtl/>
          <w:lang w:bidi="ar-SY"/>
        </w:rPr>
        <w:t>:</w:t>
      </w:r>
    </w:p>
    <w:p w14:paraId="5AC59CD9" w14:textId="01AAEAAF" w:rsidR="00F16FCE" w:rsidRPr="00D94F7B" w:rsidRDefault="001D4760" w:rsidP="008F3551">
      <w:pPr>
        <w:spacing w:before="0" w:after="0" w:line="240" w:lineRule="auto"/>
        <w:rPr>
          <w:rFonts w:cs="Traditional Arabic"/>
          <w:color w:val="auto"/>
          <w:rtl/>
          <w:lang w:bidi="ar-SY"/>
        </w:rPr>
      </w:pPr>
      <w:r w:rsidRPr="00D94F7B">
        <w:rPr>
          <w:rFonts w:cs="Traditional Arabic"/>
          <w:color w:val="auto"/>
          <w:rtl/>
          <w:lang w:bidi="ar-SY"/>
        </w:rPr>
        <w:t xml:space="preserve">تتبع الوحدة الوظيفة </w:t>
      </w:r>
      <w:r w:rsidRPr="00D94F7B">
        <w:rPr>
          <w:rFonts w:cs="Traditional Arabic" w:hint="cs"/>
          <w:color w:val="auto"/>
          <w:rtl/>
          <w:lang w:bidi="ar-SY"/>
        </w:rPr>
        <w:t xml:space="preserve">في النظام </w:t>
      </w:r>
      <w:r w:rsidRPr="00D94F7B">
        <w:rPr>
          <w:rFonts w:cs="Traditional Arabic"/>
          <w:color w:val="auto"/>
          <w:rtl/>
          <w:lang w:bidi="ar-SY"/>
        </w:rPr>
        <w:t xml:space="preserve">بنية متعددة الطبقات </w:t>
      </w:r>
      <w:r w:rsidRPr="00D94F7B">
        <w:rPr>
          <w:rFonts w:cs="Traditional Arabic" w:hint="cs"/>
          <w:color w:val="auto"/>
          <w:rtl/>
          <w:lang w:bidi="ar-SY"/>
        </w:rPr>
        <w:t>(</w:t>
      </w:r>
      <w:r w:rsidRPr="00D94F7B">
        <w:rPr>
          <w:rFonts w:cs="Traditional Arabic"/>
          <w:color w:val="auto"/>
          <w:lang w:val="de-DE" w:bidi="ar-SY"/>
        </w:rPr>
        <w:t>layered architecture</w:t>
      </w:r>
      <w:r w:rsidRPr="00D94F7B">
        <w:rPr>
          <w:rFonts w:cs="Traditional Arabic" w:hint="cs"/>
          <w:color w:val="auto"/>
          <w:rtl/>
          <w:lang w:bidi="ar-SY"/>
        </w:rPr>
        <w:t>)</w:t>
      </w:r>
      <w:r w:rsidRPr="00D94F7B">
        <w:rPr>
          <w:rFonts w:cs="Traditional Arabic"/>
          <w:color w:val="auto"/>
          <w:rtl/>
          <w:lang w:bidi="ar-SY"/>
        </w:rPr>
        <w:t xml:space="preserve"> </w:t>
      </w:r>
      <w:r w:rsidR="00843393" w:rsidRPr="00D94F7B">
        <w:rPr>
          <w:rFonts w:cs="Traditional Arabic" w:hint="cs"/>
          <w:color w:val="auto"/>
          <w:rtl/>
          <w:lang w:bidi="ar-SY"/>
        </w:rPr>
        <w:t>مع</w:t>
      </w:r>
      <w:r w:rsidR="00843393" w:rsidRPr="00D94F7B">
        <w:rPr>
          <w:rFonts w:cs="Traditional Arabic"/>
          <w:color w:val="auto"/>
          <w:lang w:bidi="ar-SY"/>
        </w:rPr>
        <w:t xml:space="preserve"> </w:t>
      </w:r>
      <w:r w:rsidR="00B5339A" w:rsidRPr="00D94F7B">
        <w:rPr>
          <w:rFonts w:cs="Traditional Arabic" w:hint="cs"/>
          <w:color w:val="auto"/>
          <w:rtl/>
          <w:lang w:bidi="ar-SY"/>
        </w:rPr>
        <w:t>تطبيق</w:t>
      </w:r>
      <w:r w:rsidRPr="00D94F7B">
        <w:rPr>
          <w:rFonts w:cs="Traditional Arabic"/>
          <w:color w:val="auto"/>
          <w:rtl/>
          <w:lang w:bidi="ar-SY"/>
        </w:rPr>
        <w:t xml:space="preserve"> </w:t>
      </w:r>
      <w:r w:rsidRPr="00D94F7B">
        <w:rPr>
          <w:rFonts w:cs="Traditional Arabic" w:hint="cs"/>
          <w:color w:val="auto"/>
          <w:rtl/>
          <w:lang w:bidi="ar-SY"/>
        </w:rPr>
        <w:t>ل</w:t>
      </w:r>
      <w:r w:rsidRPr="00D94F7B">
        <w:rPr>
          <w:rFonts w:cs="Traditional Arabic"/>
          <w:color w:val="auto"/>
          <w:rtl/>
          <w:lang w:bidi="ar-SY"/>
        </w:rPr>
        <w:t xml:space="preserve">نمط </w:t>
      </w:r>
      <w:r w:rsidRPr="00D94F7B">
        <w:rPr>
          <w:rFonts w:cs="Traditional Arabic"/>
          <w:color w:val="auto"/>
          <w:lang w:bidi="ar-SY"/>
        </w:rPr>
        <w:t>Domain-Driven Design (DDD) Lite</w:t>
      </w:r>
      <w:r w:rsidRPr="00D94F7B">
        <w:rPr>
          <w:rFonts w:cs="Traditional Arabic" w:hint="cs"/>
          <w:color w:val="auto"/>
          <w:rtl/>
          <w:lang w:bidi="ar-SY"/>
        </w:rPr>
        <w:t xml:space="preserve"> </w:t>
      </w:r>
      <w:r w:rsidR="00F16FCE" w:rsidRPr="00D94F7B">
        <w:rPr>
          <w:rFonts w:cs="Traditional Arabic" w:hint="cs"/>
          <w:color w:val="auto"/>
          <w:rtl/>
          <w:lang w:bidi="ar-SY"/>
        </w:rPr>
        <w:t xml:space="preserve">بما يضمن </w:t>
      </w:r>
      <w:r w:rsidR="00F16FCE" w:rsidRPr="00D94F7B">
        <w:rPr>
          <w:rFonts w:cs="Traditional Arabic"/>
          <w:color w:val="auto"/>
          <w:rtl/>
        </w:rPr>
        <w:t xml:space="preserve">عزل منطق العمل عن </w:t>
      </w:r>
      <w:r w:rsidR="00F16FCE" w:rsidRPr="00D94F7B">
        <w:rPr>
          <w:rFonts w:cs="Traditional Arabic" w:hint="cs"/>
          <w:color w:val="auto"/>
          <w:rtl/>
        </w:rPr>
        <w:t>التفاصيل والتعقيدات التقنية.</w:t>
      </w:r>
    </w:p>
    <w:p w14:paraId="4E227844" w14:textId="6197C682" w:rsidR="001D4760" w:rsidRPr="00D94F7B" w:rsidRDefault="00F16FCE" w:rsidP="00843393">
      <w:pPr>
        <w:spacing w:before="0" w:after="0" w:line="240" w:lineRule="auto"/>
        <w:rPr>
          <w:rFonts w:cs="Traditional Arabic"/>
          <w:color w:val="auto"/>
          <w:rtl/>
          <w:lang w:bidi="ar-SY"/>
        </w:rPr>
      </w:pPr>
      <w:r w:rsidRPr="00D94F7B">
        <w:rPr>
          <w:rFonts w:cs="Traditional Arabic" w:hint="cs"/>
          <w:color w:val="auto"/>
          <w:rtl/>
        </w:rPr>
        <w:t>تم تنظيم هذه الطبقات كما يلي:</w:t>
      </w:r>
    </w:p>
    <w:p w14:paraId="6B555064" w14:textId="6A56DA54" w:rsidR="000B5ECD" w:rsidRPr="000B5ECD" w:rsidRDefault="000B5ECD" w:rsidP="000B5ECD">
      <w:pPr>
        <w:pStyle w:val="ListParagraph"/>
        <w:numPr>
          <w:ilvl w:val="0"/>
          <w:numId w:val="97"/>
        </w:numPr>
        <w:rPr>
          <w:rFonts w:cs="Traditional Arabic"/>
          <w:color w:val="auto"/>
        </w:rPr>
      </w:pPr>
      <w:r w:rsidRPr="000B5ECD">
        <w:rPr>
          <w:rFonts w:cs="Traditional Arabic"/>
          <w:color w:val="auto"/>
          <w:rtl/>
        </w:rPr>
        <w:t>طبقة العرض وواجهات البرمجة</w:t>
      </w:r>
      <w:r w:rsidRPr="000B5ECD">
        <w:rPr>
          <w:rFonts w:cs="Traditional Arabic"/>
          <w:color w:val="auto"/>
        </w:rPr>
        <w:t xml:space="preserve"> (Presentation</w:t>
      </w:r>
      <w:r w:rsidR="005B5C71" w:rsidRPr="00D94F7B">
        <w:rPr>
          <w:rFonts w:cs="Traditional Arabic"/>
          <w:color w:val="auto"/>
        </w:rPr>
        <w:t xml:space="preserve"> and</w:t>
      </w:r>
      <w:r w:rsidRPr="000B5ECD">
        <w:rPr>
          <w:rFonts w:cs="Traditional Arabic"/>
          <w:color w:val="auto"/>
        </w:rPr>
        <w:t xml:space="preserve"> API Layer)</w:t>
      </w:r>
    </w:p>
    <w:p w14:paraId="0C0AA2D0" w14:textId="164AA96F" w:rsidR="000B5ECD" w:rsidRPr="000B5ECD" w:rsidRDefault="000B5ECD" w:rsidP="000B5ECD">
      <w:pPr>
        <w:pStyle w:val="ListParagraph"/>
        <w:rPr>
          <w:rFonts w:cs="Traditional Arabic"/>
          <w:color w:val="auto"/>
        </w:rPr>
      </w:pPr>
      <w:r w:rsidRPr="000B5ECD">
        <w:rPr>
          <w:rFonts w:cs="Traditional Arabic"/>
          <w:color w:val="auto"/>
          <w:rtl/>
        </w:rPr>
        <w:t>تُمثل هذه الطبقة نقطة التفاعل الخارجية (</w:t>
      </w:r>
      <w:r w:rsidRPr="000B5ECD">
        <w:rPr>
          <w:rFonts w:cs="Traditional Arabic"/>
          <w:color w:val="auto"/>
        </w:rPr>
        <w:t>External Interface</w:t>
      </w:r>
      <w:r w:rsidRPr="000B5ECD">
        <w:rPr>
          <w:rFonts w:cs="Traditional Arabic"/>
          <w:color w:val="auto"/>
          <w:rtl/>
        </w:rPr>
        <w:t>) ونواة معالجة الطلبات البرمجية (</w:t>
      </w:r>
      <w:r w:rsidRPr="000B5ECD">
        <w:rPr>
          <w:rFonts w:cs="Traditional Arabic"/>
          <w:color w:val="auto"/>
        </w:rPr>
        <w:t>HTTP Request Lifecycle</w:t>
      </w:r>
      <w:r w:rsidRPr="000B5ECD">
        <w:rPr>
          <w:rFonts w:cs="Traditional Arabic"/>
          <w:color w:val="auto"/>
          <w:rtl/>
        </w:rPr>
        <w:t>). تتولى استقبال الطلبات الوافدة عبر المسارات المحددة (</w:t>
      </w:r>
      <w:r w:rsidRPr="000B5ECD">
        <w:rPr>
          <w:rFonts w:cs="Traditional Arabic"/>
          <w:color w:val="auto"/>
        </w:rPr>
        <w:t>urls.py</w:t>
      </w:r>
      <w:r w:rsidRPr="000B5ECD">
        <w:rPr>
          <w:rFonts w:cs="Traditional Arabic"/>
          <w:color w:val="auto"/>
          <w:rtl/>
        </w:rPr>
        <w:t>)، والتحقق من التوثيق وصلاحيات الوصول (</w:t>
      </w:r>
      <w:r w:rsidRPr="000B5ECD">
        <w:rPr>
          <w:rFonts w:cs="Traditional Arabic"/>
          <w:color w:val="auto"/>
        </w:rPr>
        <w:t>views.py</w:t>
      </w:r>
      <w:r w:rsidRPr="000B5ECD">
        <w:rPr>
          <w:rFonts w:cs="Traditional Arabic"/>
          <w:color w:val="auto"/>
          <w:rtl/>
        </w:rPr>
        <w:t>)،</w:t>
      </w:r>
      <w:r w:rsidR="008F3551" w:rsidRPr="00D94F7B">
        <w:rPr>
          <w:rFonts w:cs="Traditional Arabic" w:hint="cs"/>
          <w:color w:val="auto"/>
          <w:rtl/>
        </w:rPr>
        <w:t xml:space="preserve"> </w:t>
      </w:r>
      <w:r w:rsidRPr="000B5ECD">
        <w:rPr>
          <w:rFonts w:cs="Traditional Arabic"/>
          <w:color w:val="auto"/>
          <w:rtl/>
        </w:rPr>
        <w:t xml:space="preserve">بالإضافة إلى فحص وترجمة البيانات المدخلة والمخرجة من وإلى صيغ رقمية معيارية مثل </w:t>
      </w:r>
      <w:r w:rsidRPr="000B5ECD">
        <w:rPr>
          <w:rFonts w:cs="Traditional Arabic"/>
          <w:color w:val="auto"/>
        </w:rPr>
        <w:t>JSON</w:t>
      </w:r>
      <w:r w:rsidRPr="000B5ECD">
        <w:rPr>
          <w:rFonts w:cs="Traditional Arabic"/>
          <w:color w:val="auto"/>
          <w:rtl/>
        </w:rPr>
        <w:t xml:space="preserve"> (</w:t>
      </w:r>
      <w:r w:rsidRPr="000B5ECD">
        <w:rPr>
          <w:rFonts w:cs="Traditional Arabic"/>
          <w:color w:val="auto"/>
        </w:rPr>
        <w:t>serializers.py</w:t>
      </w:r>
      <w:r w:rsidRPr="000B5ECD">
        <w:rPr>
          <w:rFonts w:cs="Traditional Arabic"/>
          <w:color w:val="auto"/>
          <w:rtl/>
        </w:rPr>
        <w:t>) تقتصر مسؤوليتها على تنظيم الطلب وتوجيهه إلى طبقة الخدمات (</w:t>
      </w:r>
      <w:r w:rsidRPr="000B5ECD">
        <w:rPr>
          <w:rFonts w:cs="Traditional Arabic"/>
          <w:color w:val="auto"/>
        </w:rPr>
        <w:t>Services Layer</w:t>
      </w:r>
      <w:r w:rsidRPr="000B5ECD">
        <w:rPr>
          <w:rFonts w:cs="Traditional Arabic"/>
          <w:color w:val="auto"/>
          <w:rtl/>
        </w:rPr>
        <w:t>) ثم صياغة الاستجابة النهائية للمستخدم.</w:t>
      </w:r>
    </w:p>
    <w:p w14:paraId="7F44AA51" w14:textId="741A26C7" w:rsidR="000B5ECD" w:rsidRPr="000B5ECD" w:rsidRDefault="000B5ECD" w:rsidP="000B5ECD">
      <w:pPr>
        <w:pStyle w:val="ListParagraph"/>
        <w:numPr>
          <w:ilvl w:val="0"/>
          <w:numId w:val="97"/>
        </w:numPr>
        <w:rPr>
          <w:rFonts w:cs="Traditional Arabic"/>
          <w:color w:val="auto"/>
        </w:rPr>
      </w:pPr>
      <w:r w:rsidRPr="000B5ECD">
        <w:rPr>
          <w:rFonts w:cs="Traditional Arabic"/>
          <w:color w:val="auto"/>
          <w:rtl/>
        </w:rPr>
        <w:t>طبقة منطق العمل والخدمات</w:t>
      </w:r>
      <w:r w:rsidRPr="000B5ECD">
        <w:rPr>
          <w:rFonts w:cs="Traditional Arabic"/>
          <w:color w:val="auto"/>
        </w:rPr>
        <w:t xml:space="preserve"> (Business Logic / Service Layer)</w:t>
      </w:r>
      <w:r w:rsidRPr="00D94F7B">
        <w:rPr>
          <w:rFonts w:cs="Traditional Arabic" w:hint="cs"/>
          <w:color w:val="auto"/>
          <w:rtl/>
        </w:rPr>
        <w:t>:</w:t>
      </w:r>
      <w:r w:rsidR="00B5339A" w:rsidRPr="00D94F7B">
        <w:rPr>
          <w:rFonts w:cs="Times New Roman"/>
          <w:color w:val="auto"/>
          <w:rtl/>
          <w:lang w:bidi="ar-SY"/>
        </w:rPr>
        <w:t xml:space="preserve"> </w:t>
      </w:r>
    </w:p>
    <w:p w14:paraId="20C1FBCF" w14:textId="3EFC062B" w:rsidR="000B5ECD" w:rsidRPr="00D94F7B" w:rsidRDefault="000B5ECD" w:rsidP="00843393">
      <w:pPr>
        <w:pStyle w:val="ListParagraph"/>
        <w:numPr>
          <w:ilvl w:val="0"/>
          <w:numId w:val="97"/>
        </w:numPr>
        <w:rPr>
          <w:rFonts w:cs="Traditional Arabic"/>
          <w:color w:val="auto"/>
          <w:rtl/>
        </w:rPr>
      </w:pPr>
      <w:r w:rsidRPr="00D94F7B">
        <w:rPr>
          <w:rFonts w:cs="Traditional Arabic"/>
          <w:color w:val="auto"/>
          <w:rtl/>
        </w:rPr>
        <w:lastRenderedPageBreak/>
        <w:t xml:space="preserve"> نواة الوحدة المعمارية</w:t>
      </w:r>
      <w:r w:rsidRPr="00D94F7B">
        <w:rPr>
          <w:rFonts w:cs="Traditional Arabic" w:hint="cs"/>
          <w:color w:val="auto"/>
          <w:rtl/>
        </w:rPr>
        <w:t xml:space="preserve"> (</w:t>
      </w:r>
      <w:r w:rsidRPr="00D94F7B">
        <w:rPr>
          <w:rFonts w:cs="Traditional Arabic"/>
          <w:color w:val="auto"/>
        </w:rPr>
        <w:t>services.py</w:t>
      </w:r>
      <w:r w:rsidRPr="00D94F7B">
        <w:rPr>
          <w:rFonts w:cs="Traditional Arabic" w:hint="cs"/>
          <w:color w:val="auto"/>
          <w:rtl/>
        </w:rPr>
        <w:t>)،</w:t>
      </w:r>
      <w:r w:rsidRPr="00D94F7B">
        <w:rPr>
          <w:rFonts w:cs="Traditional Arabic"/>
          <w:color w:val="auto"/>
          <w:rtl/>
        </w:rPr>
        <w:t xml:space="preserve"> تحتوي على كل قواعد ومنطق العمل. </w:t>
      </w:r>
      <w:r w:rsidRPr="00D94F7B">
        <w:rPr>
          <w:rFonts w:cs="Traditional Arabic" w:hint="cs"/>
          <w:color w:val="auto"/>
          <w:rtl/>
        </w:rPr>
        <w:t>تقوم</w:t>
      </w:r>
      <w:r w:rsidRPr="00D94F7B">
        <w:rPr>
          <w:rFonts w:cs="Traditional Arabic"/>
          <w:color w:val="auto"/>
          <w:rtl/>
        </w:rPr>
        <w:t xml:space="preserve"> بتنفيذ العمليات داخل </w:t>
      </w:r>
      <w:r w:rsidRPr="00D94F7B">
        <w:rPr>
          <w:rFonts w:cs="Traditional Arabic" w:hint="cs"/>
          <w:color w:val="auto"/>
          <w:rtl/>
        </w:rPr>
        <w:t>مناقلات</w:t>
      </w:r>
      <w:r w:rsidRPr="00D94F7B">
        <w:rPr>
          <w:rFonts w:cs="Traditional Arabic"/>
          <w:color w:val="auto"/>
          <w:rtl/>
        </w:rPr>
        <w:t xml:space="preserve"> ذرية (</w:t>
      </w:r>
      <w:r w:rsidRPr="00D94F7B">
        <w:rPr>
          <w:rFonts w:cs="Traditional Arabic"/>
          <w:color w:val="auto"/>
        </w:rPr>
        <w:t>Atomic Transactions</w:t>
      </w:r>
      <w:r w:rsidRPr="00D94F7B">
        <w:rPr>
          <w:rFonts w:cs="Traditional Arabic"/>
          <w:color w:val="auto"/>
          <w:rtl/>
        </w:rPr>
        <w:t>) لضمان اتساق البيانات، كما تعزل البيانات والتطبيقات عن التفاصيل التقنية الخاصة بالواجهات.</w:t>
      </w:r>
    </w:p>
    <w:p w14:paraId="469E56E0" w14:textId="4BF239D2" w:rsidR="00636F95" w:rsidRPr="00636F95" w:rsidRDefault="00636F95" w:rsidP="00636F95">
      <w:pPr>
        <w:pStyle w:val="ListParagraph"/>
        <w:numPr>
          <w:ilvl w:val="0"/>
          <w:numId w:val="97"/>
        </w:numPr>
        <w:rPr>
          <w:rFonts w:cs="Traditional Arabic"/>
          <w:color w:val="auto"/>
        </w:rPr>
      </w:pPr>
      <w:r w:rsidRPr="00636F95">
        <w:rPr>
          <w:rFonts w:cs="Traditional Arabic"/>
          <w:color w:val="auto"/>
          <w:rtl/>
        </w:rPr>
        <w:t>طبقة الحفظ وإدارة البيانات</w:t>
      </w:r>
      <w:r w:rsidRPr="00636F95">
        <w:rPr>
          <w:rFonts w:cs="Traditional Arabic"/>
          <w:color w:val="auto"/>
        </w:rPr>
        <w:t xml:space="preserve"> (Persistence &amp; Data Domain Layer)</w:t>
      </w:r>
    </w:p>
    <w:p w14:paraId="260C56F0" w14:textId="6D20F807" w:rsidR="009C657F" w:rsidRPr="00D94F7B" w:rsidRDefault="00873B28" w:rsidP="00CE188C">
      <w:pPr>
        <w:pStyle w:val="ListParagraph"/>
        <w:numPr>
          <w:ilvl w:val="0"/>
          <w:numId w:val="97"/>
        </w:numPr>
        <w:rPr>
          <w:rFonts w:cs="Traditional Arabic"/>
          <w:color w:val="auto"/>
          <w:rtl/>
        </w:rPr>
      </w:pPr>
      <w:r w:rsidRPr="00D94F7B">
        <w:rPr>
          <w:rFonts w:cs="Traditional Arabic" w:hint="cs"/>
          <w:color w:val="auto"/>
          <w:rtl/>
        </w:rPr>
        <w:t xml:space="preserve">للتعامل مع قواعد البيانات </w:t>
      </w:r>
      <w:r w:rsidR="00882802" w:rsidRPr="00D94F7B">
        <w:rPr>
          <w:rFonts w:cs="Traditional Arabic"/>
          <w:color w:val="auto"/>
        </w:rPr>
        <w:t>(models.py)</w:t>
      </w:r>
      <w:r w:rsidR="00882802" w:rsidRPr="00D94F7B">
        <w:rPr>
          <w:rFonts w:cs="Traditional Arabic" w:hint="cs"/>
          <w:color w:val="auto"/>
          <w:rtl/>
        </w:rPr>
        <w:t xml:space="preserve"> وتمثيل</w:t>
      </w:r>
      <w:r w:rsidR="00636F95" w:rsidRPr="00636F95">
        <w:rPr>
          <w:rFonts w:cs="Traditional Arabic"/>
          <w:color w:val="auto"/>
          <w:rtl/>
        </w:rPr>
        <w:t xml:space="preserve"> الهياكل البرمجية للكيانات (</w:t>
      </w:r>
      <w:r w:rsidR="00636F95" w:rsidRPr="00636F95">
        <w:rPr>
          <w:rFonts w:cs="Traditional Arabic"/>
          <w:color w:val="auto"/>
        </w:rPr>
        <w:t>Domain Entities</w:t>
      </w:r>
      <w:r w:rsidR="005B5C71" w:rsidRPr="00D94F7B">
        <w:rPr>
          <w:rFonts w:cs="Traditional Arabic" w:hint="cs"/>
          <w:color w:val="auto"/>
          <w:rtl/>
        </w:rPr>
        <w:t>).</w:t>
      </w:r>
    </w:p>
    <w:p w14:paraId="0007F68C" w14:textId="25209970" w:rsidR="00B5339A" w:rsidRPr="00D94F7B" w:rsidRDefault="00FE777C">
      <w:pPr>
        <w:rPr>
          <w:rFonts w:cs="Traditional Arabic"/>
          <w:color w:val="auto"/>
          <w:rtl/>
        </w:rPr>
      </w:pPr>
      <w:r w:rsidRPr="00D94F7B">
        <w:rPr>
          <w:rFonts w:cs="Traditional Arabic" w:hint="cs"/>
          <w:color w:val="auto"/>
          <w:rtl/>
        </w:rPr>
        <w:t>يوضح مخطط التدفقات الجانبي (الرسم التوضيحي 22) المنهجية التي يتم من خلالها معالجة الطلب، وهي كالآتي:</w:t>
      </w:r>
    </w:p>
    <w:p w14:paraId="2D6534B1" w14:textId="091C6BFB" w:rsidR="00FE777C" w:rsidRPr="00D94F7B" w:rsidRDefault="00FE777C" w:rsidP="00FE777C">
      <w:pPr>
        <w:pStyle w:val="ListParagraph"/>
        <w:numPr>
          <w:ilvl w:val="0"/>
          <w:numId w:val="101"/>
        </w:numPr>
        <w:rPr>
          <w:rFonts w:cs="Traditional Arabic"/>
          <w:color w:val="auto"/>
        </w:rPr>
      </w:pPr>
      <w:r w:rsidRPr="00D94F7B">
        <w:rPr>
          <w:rFonts w:cs="Traditional Arabic"/>
          <w:b/>
          <w:bCs/>
          <w:color w:val="auto"/>
          <w:rtl/>
        </w:rPr>
        <w:t xml:space="preserve">استقبال الطلب والتحقق </w:t>
      </w:r>
      <w:r w:rsidR="008F3551" w:rsidRPr="00D94F7B">
        <w:rPr>
          <w:rFonts w:cs="Traditional Arabic" w:hint="cs"/>
          <w:b/>
          <w:bCs/>
          <w:color w:val="auto"/>
          <w:rtl/>
        </w:rPr>
        <w:t>الأمني</w:t>
      </w:r>
      <w:r w:rsidR="008F3551" w:rsidRPr="00D94F7B">
        <w:rPr>
          <w:rFonts w:cs="Traditional Arabic"/>
          <w:b/>
          <w:bCs/>
          <w:color w:val="auto"/>
        </w:rPr>
        <w:t>:</w:t>
      </w:r>
      <w:r w:rsidRPr="00D94F7B">
        <w:rPr>
          <w:rFonts w:cs="Traditional Arabic"/>
          <w:color w:val="auto"/>
        </w:rPr>
        <w:t xml:space="preserve"> </w:t>
      </w:r>
      <w:r w:rsidRPr="00D94F7B">
        <w:rPr>
          <w:rFonts w:cs="Traditional Arabic"/>
          <w:color w:val="auto"/>
          <w:rtl/>
        </w:rPr>
        <w:t>توجيه الطلب عبر المسار</w:t>
      </w:r>
      <w:r w:rsidRPr="00D94F7B">
        <w:rPr>
          <w:rFonts w:cs="Traditional Arabic"/>
          <w:color w:val="auto"/>
        </w:rPr>
        <w:t xml:space="preserve"> (URI) </w:t>
      </w:r>
      <w:r w:rsidRPr="00D94F7B">
        <w:rPr>
          <w:rFonts w:cs="Traditional Arabic"/>
          <w:color w:val="auto"/>
          <w:rtl/>
        </w:rPr>
        <w:t>للمتحكم المناسب وفحص الصلاحيات؛ حيث يُرفض الطلب فوراً (401/403) في حال عدم التخويل قبل بدء أي معالجة</w:t>
      </w:r>
      <w:r w:rsidRPr="00D94F7B">
        <w:rPr>
          <w:rFonts w:cs="Traditional Arabic" w:hint="cs"/>
          <w:color w:val="auto"/>
          <w:rtl/>
        </w:rPr>
        <w:t>.</w:t>
      </w:r>
    </w:p>
    <w:p w14:paraId="55932DD7" w14:textId="53135F4E" w:rsidR="00FE777C" w:rsidRPr="00D94F7B" w:rsidRDefault="00FE777C" w:rsidP="00FE777C">
      <w:pPr>
        <w:pStyle w:val="ListParagraph"/>
        <w:numPr>
          <w:ilvl w:val="0"/>
          <w:numId w:val="101"/>
        </w:numPr>
        <w:rPr>
          <w:rFonts w:cs="Traditional Arabic"/>
          <w:color w:val="auto"/>
        </w:rPr>
      </w:pPr>
      <w:r w:rsidRPr="00FE777C">
        <w:rPr>
          <w:rFonts w:cs="Traditional Arabic"/>
          <w:b/>
          <w:bCs/>
          <w:color w:val="auto"/>
          <w:rtl/>
        </w:rPr>
        <w:t xml:space="preserve">التحقق من سلامة </w:t>
      </w:r>
      <w:r w:rsidR="008F3551" w:rsidRPr="00D94F7B">
        <w:rPr>
          <w:rFonts w:cs="Traditional Arabic" w:hint="cs"/>
          <w:b/>
          <w:bCs/>
          <w:color w:val="auto"/>
          <w:rtl/>
        </w:rPr>
        <w:t>البيانات</w:t>
      </w:r>
      <w:r w:rsidR="008F3551" w:rsidRPr="00D94F7B">
        <w:rPr>
          <w:rFonts w:cs="Traditional Arabic"/>
          <w:b/>
          <w:bCs/>
          <w:color w:val="auto"/>
        </w:rPr>
        <w:t xml:space="preserve">: </w:t>
      </w:r>
      <w:r w:rsidR="008F3551" w:rsidRPr="00D94F7B">
        <w:rPr>
          <w:rFonts w:cs="Traditional Arabic"/>
          <w:color w:val="auto"/>
          <w:rtl/>
        </w:rPr>
        <w:t>مطابقة</w:t>
      </w:r>
      <w:r w:rsidRPr="00FE777C">
        <w:rPr>
          <w:rFonts w:cs="Traditional Arabic"/>
          <w:color w:val="auto"/>
          <w:rtl/>
        </w:rPr>
        <w:t xml:space="preserve"> المدخلات للمعايير المطلوبة عبر المحولات</w:t>
      </w:r>
      <w:r w:rsidRPr="00FE777C">
        <w:rPr>
          <w:rFonts w:cs="Traditional Arabic"/>
          <w:color w:val="auto"/>
        </w:rPr>
        <w:t xml:space="preserve"> (Serializers)</w:t>
      </w:r>
      <w:r w:rsidRPr="00FE777C">
        <w:rPr>
          <w:rFonts w:cs="Traditional Arabic"/>
          <w:color w:val="auto"/>
          <w:rtl/>
        </w:rPr>
        <w:t>؛ فإما إنهاء المعالجة بخطأ</w:t>
      </w:r>
      <w:r w:rsidRPr="00FE777C">
        <w:rPr>
          <w:rFonts w:cs="Traditional Arabic"/>
          <w:color w:val="auto"/>
        </w:rPr>
        <w:t xml:space="preserve"> </w:t>
      </w:r>
      <w:r w:rsidR="008F3551" w:rsidRPr="00D94F7B">
        <w:rPr>
          <w:rFonts w:cs="Traditional Arabic" w:hint="cs"/>
          <w:color w:val="auto"/>
          <w:rtl/>
        </w:rPr>
        <w:t xml:space="preserve"> </w:t>
      </w:r>
      <w:r w:rsidRPr="00FE777C">
        <w:rPr>
          <w:rFonts w:cs="Traditional Arabic"/>
          <w:color w:val="auto"/>
        </w:rPr>
        <w:t xml:space="preserve">(400) </w:t>
      </w:r>
      <w:r w:rsidRPr="00FE777C">
        <w:rPr>
          <w:rFonts w:cs="Traditional Arabic"/>
          <w:color w:val="auto"/>
          <w:rtl/>
        </w:rPr>
        <w:t>في حال عدم الصلاحية، أو تمرير "البيانات النظيفة" إلى طبقة الخدمات</w:t>
      </w:r>
      <w:r w:rsidRPr="00D94F7B">
        <w:rPr>
          <w:rFonts w:cs="Traditional Arabic" w:hint="cs"/>
          <w:color w:val="auto"/>
          <w:rtl/>
        </w:rPr>
        <w:t>.</w:t>
      </w:r>
    </w:p>
    <w:p w14:paraId="7754B7F0" w14:textId="1D16BAB0" w:rsidR="00FE777C" w:rsidRPr="00D94F7B" w:rsidRDefault="00FE777C" w:rsidP="00FE777C">
      <w:pPr>
        <w:pStyle w:val="ListParagraph"/>
        <w:numPr>
          <w:ilvl w:val="0"/>
          <w:numId w:val="101"/>
        </w:numPr>
        <w:rPr>
          <w:rFonts w:cs="Traditional Arabic"/>
          <w:color w:val="auto"/>
        </w:rPr>
      </w:pPr>
      <w:r w:rsidRPr="00FE777C">
        <w:rPr>
          <w:rFonts w:cs="Traditional Arabic"/>
          <w:b/>
          <w:bCs/>
          <w:color w:val="auto"/>
          <w:rtl/>
        </w:rPr>
        <w:t>تنفيذ منطق العمل</w:t>
      </w:r>
      <w:r w:rsidR="008F3551" w:rsidRPr="00D94F7B">
        <w:rPr>
          <w:rFonts w:cs="Traditional Arabic" w:hint="cs"/>
          <w:b/>
          <w:bCs/>
          <w:color w:val="auto"/>
          <w:rtl/>
        </w:rPr>
        <w:t>:</w:t>
      </w:r>
      <w:r w:rsidRPr="00FE777C">
        <w:rPr>
          <w:rFonts w:cs="Traditional Arabic"/>
          <w:color w:val="auto"/>
        </w:rPr>
        <w:t xml:space="preserve"> </w:t>
      </w:r>
      <w:r w:rsidRPr="00FE777C">
        <w:rPr>
          <w:rFonts w:cs="Traditional Arabic"/>
          <w:color w:val="auto"/>
          <w:rtl/>
        </w:rPr>
        <w:t xml:space="preserve">معالجة قواعد </w:t>
      </w:r>
      <w:r w:rsidR="004F2EDB" w:rsidRPr="00FE777C">
        <w:rPr>
          <w:rFonts w:cs="Traditional Arabic" w:hint="cs"/>
          <w:color w:val="auto"/>
          <w:rtl/>
        </w:rPr>
        <w:t>العمل</w:t>
      </w:r>
      <w:r w:rsidR="004F2EDB" w:rsidRPr="00FE777C">
        <w:rPr>
          <w:rFonts w:cs="Traditional Arabic"/>
          <w:color w:val="auto"/>
        </w:rPr>
        <w:t xml:space="preserve"> (</w:t>
      </w:r>
      <w:r w:rsidRPr="00FE777C">
        <w:rPr>
          <w:rFonts w:cs="Traditional Arabic"/>
          <w:color w:val="auto"/>
        </w:rPr>
        <w:t>Business Rules</w:t>
      </w:r>
      <w:proofErr w:type="gramStart"/>
      <w:r w:rsidRPr="00FE777C">
        <w:rPr>
          <w:rFonts w:cs="Traditional Arabic"/>
          <w:color w:val="auto"/>
        </w:rPr>
        <w:t xml:space="preserve">) </w:t>
      </w:r>
      <w:r w:rsidR="008F3551" w:rsidRPr="00D94F7B">
        <w:rPr>
          <w:rFonts w:cs="Traditional Arabic" w:hint="cs"/>
          <w:color w:val="auto"/>
          <w:rtl/>
        </w:rPr>
        <w:t>.</w:t>
      </w:r>
      <w:proofErr w:type="gramEnd"/>
    </w:p>
    <w:p w14:paraId="318873DD" w14:textId="26BFC389" w:rsidR="00FE777C" w:rsidRDefault="00FE777C" w:rsidP="00FE777C">
      <w:pPr>
        <w:pStyle w:val="ListParagraph"/>
        <w:numPr>
          <w:ilvl w:val="0"/>
          <w:numId w:val="101"/>
        </w:numPr>
        <w:rPr>
          <w:rFonts w:cs="Traditional Arabic"/>
          <w:color w:val="595959" w:themeColor="text1" w:themeTint="A6"/>
        </w:rPr>
      </w:pPr>
      <w:r w:rsidRPr="00FE777C">
        <w:rPr>
          <w:rFonts w:cs="Traditional Arabic"/>
          <w:b/>
          <w:bCs/>
          <w:color w:val="202020"/>
          <w:rtl/>
        </w:rPr>
        <w:t xml:space="preserve">صياغة وإرجاع </w:t>
      </w:r>
      <w:r w:rsidR="004F2EDB" w:rsidRPr="00FE777C">
        <w:rPr>
          <w:rFonts w:cs="Traditional Arabic" w:hint="cs"/>
          <w:b/>
          <w:bCs/>
          <w:color w:val="202020"/>
          <w:rtl/>
        </w:rPr>
        <w:t>الاستجابة</w:t>
      </w:r>
      <w:r w:rsidR="004F2EDB" w:rsidRPr="005D6B96">
        <w:rPr>
          <w:rFonts w:cs="Traditional Arabic"/>
          <w:b/>
          <w:bCs/>
          <w:color w:val="202020"/>
        </w:rPr>
        <w:t xml:space="preserve">: </w:t>
      </w:r>
      <w:r w:rsidR="004F2EDB" w:rsidRPr="005D6B96">
        <w:rPr>
          <w:rFonts w:cs="Traditional Arabic"/>
          <w:b/>
          <w:bCs/>
          <w:color w:val="202020"/>
          <w:rtl/>
        </w:rPr>
        <w:t>تحويل</w:t>
      </w:r>
      <w:r w:rsidRPr="00FE777C">
        <w:rPr>
          <w:rFonts w:cs="Traditional Arabic"/>
          <w:color w:val="202020"/>
          <w:rtl/>
        </w:rPr>
        <w:t xml:space="preserve"> نتائج العمليات إلى صيغة </w:t>
      </w:r>
      <w:r w:rsidR="005D6B96" w:rsidRPr="00FE777C">
        <w:rPr>
          <w:rFonts w:cs="Traditional Arabic"/>
          <w:color w:val="202020"/>
        </w:rPr>
        <w:t>JSON</w:t>
      </w:r>
      <w:r w:rsidRPr="00FE777C">
        <w:rPr>
          <w:rFonts w:cs="Traditional Arabic"/>
          <w:color w:val="202020"/>
          <w:rtl/>
        </w:rPr>
        <w:t>وتوليد الاستجابة النهائية برموز النجاح (200/201) لإرسالها إلى العميل</w:t>
      </w:r>
      <w:r w:rsidR="008F3551">
        <w:rPr>
          <w:rFonts w:cs="Traditional Arabic" w:hint="cs"/>
          <w:color w:val="595959" w:themeColor="text1" w:themeTint="A6"/>
          <w:rtl/>
        </w:rPr>
        <w:t>.</w:t>
      </w:r>
    </w:p>
    <w:p w14:paraId="397324DB" w14:textId="77777777" w:rsidR="000C2AD6" w:rsidRDefault="000C2AD6" w:rsidP="000C2AD6">
      <w:pPr>
        <w:pStyle w:val="ListParagraph"/>
        <w:rPr>
          <w:rFonts w:cs="Traditional Arabic"/>
          <w:color w:val="595959" w:themeColor="text1" w:themeTint="A6"/>
        </w:rPr>
      </w:pPr>
    </w:p>
    <w:p w14:paraId="46B09A20" w14:textId="54878792" w:rsidR="008F3551" w:rsidRDefault="00CE188C" w:rsidP="008F3551">
      <w:pPr>
        <w:pStyle w:val="Heading4"/>
        <w:rPr>
          <w:rFonts w:cs="Traditional Arabic"/>
          <w:rtl/>
        </w:rPr>
      </w:pPr>
      <w:r w:rsidRPr="00CE188C">
        <w:rPr>
          <w:rFonts w:cs="Traditional Arabic"/>
          <w:rtl/>
        </w:rPr>
        <w:t>تنجيز خط المعالجة السبقية وتحميل النموذج:</w:t>
      </w:r>
    </w:p>
    <w:p w14:paraId="1A54F797" w14:textId="3683AD0C" w:rsidR="001C5F77" w:rsidRPr="00634396" w:rsidRDefault="001C5F77" w:rsidP="001C5F77">
      <w:pPr>
        <w:rPr>
          <w:rFonts w:cs="Traditional Arabic"/>
          <w:color w:val="202020"/>
          <w:rtl/>
        </w:rPr>
      </w:pPr>
      <w:r w:rsidRPr="00634396">
        <w:rPr>
          <w:rFonts w:cs="Traditional Arabic"/>
          <w:color w:val="202020"/>
          <w:rtl/>
        </w:rPr>
        <w:t>تم</w:t>
      </w:r>
      <w:r>
        <w:rPr>
          <w:rFonts w:cs="Traditional Arabic" w:hint="cs"/>
          <w:color w:val="202020"/>
          <w:rtl/>
        </w:rPr>
        <w:t xml:space="preserve">ثل هذه المرحلة اللبنة الأساسية </w:t>
      </w:r>
      <w:r w:rsidR="00D94F7B">
        <w:rPr>
          <w:rFonts w:cs="Traditional Arabic" w:hint="cs"/>
          <w:color w:val="202020"/>
          <w:rtl/>
        </w:rPr>
        <w:t>ل</w:t>
      </w:r>
      <w:r w:rsidR="00D94F7B" w:rsidRPr="00634396">
        <w:rPr>
          <w:rFonts w:cs="Traditional Arabic" w:hint="cs"/>
          <w:color w:val="202020"/>
          <w:rtl/>
        </w:rPr>
        <w:t>لنظام</w:t>
      </w:r>
      <w:r w:rsidR="00D94F7B">
        <w:rPr>
          <w:rFonts w:cs="Traditional Arabic" w:hint="cs"/>
          <w:color w:val="202020"/>
          <w:rtl/>
        </w:rPr>
        <w:t>. حيث</w:t>
      </w:r>
      <w:r w:rsidRPr="00634396">
        <w:rPr>
          <w:rFonts w:cs="Traditional Arabic"/>
          <w:color w:val="202020"/>
          <w:rtl/>
        </w:rPr>
        <w:t xml:space="preserve"> </w:t>
      </w:r>
      <w:r>
        <w:rPr>
          <w:rFonts w:cs="Traditional Arabic" w:hint="cs"/>
          <w:color w:val="202020"/>
          <w:rtl/>
        </w:rPr>
        <w:t>ي</w:t>
      </w:r>
      <w:r w:rsidRPr="00634396">
        <w:rPr>
          <w:rFonts w:cs="Traditional Arabic" w:hint="cs"/>
          <w:color w:val="202020"/>
          <w:rtl/>
        </w:rPr>
        <w:t>جري معالج</w:t>
      </w:r>
      <w:r>
        <w:rPr>
          <w:rFonts w:cs="Traditional Arabic" w:hint="cs"/>
          <w:color w:val="202020"/>
          <w:rtl/>
        </w:rPr>
        <w:t xml:space="preserve">ة </w:t>
      </w:r>
      <w:r w:rsidRPr="00634396">
        <w:rPr>
          <w:rFonts w:cs="Traditional Arabic"/>
          <w:color w:val="202020"/>
          <w:rtl/>
        </w:rPr>
        <w:t>صورة الرنين المغناطيسي الخام</w:t>
      </w:r>
      <w:r w:rsidRPr="00634396">
        <w:rPr>
          <w:rFonts w:cs="Traditional Arabic" w:hint="cs"/>
          <w:color w:val="202020"/>
          <w:rtl/>
        </w:rPr>
        <w:t xml:space="preserve"> بحيث تُزال</w:t>
      </w:r>
      <w:r w:rsidRPr="00634396">
        <w:rPr>
          <w:rFonts w:cs="Traditional Arabic"/>
          <w:color w:val="202020"/>
          <w:rtl/>
        </w:rPr>
        <w:t xml:space="preserve"> الأنسجة العظمية والخارجية غير الضرورية</w:t>
      </w:r>
      <w:r w:rsidRPr="00634396">
        <w:rPr>
          <w:rFonts w:cs="Traditional Arabic"/>
          <w:color w:val="202020"/>
        </w:rPr>
        <w:t xml:space="preserve"> (Skull Stripping) </w:t>
      </w:r>
      <w:r w:rsidRPr="00634396">
        <w:rPr>
          <w:rFonts w:cs="Traditional Arabic"/>
          <w:color w:val="202020"/>
          <w:rtl/>
        </w:rPr>
        <w:t>لتركيز التحليل على أنسجة الدماغ والحصين</w:t>
      </w:r>
      <w:r w:rsidRPr="00634396">
        <w:rPr>
          <w:rFonts w:cs="Traditional Arabic"/>
          <w:color w:val="202020"/>
        </w:rPr>
        <w:t xml:space="preserve"> (Hippocampus)</w:t>
      </w:r>
      <w:r w:rsidRPr="00634396">
        <w:rPr>
          <w:rFonts w:cs="Traditional Arabic"/>
          <w:color w:val="202020"/>
          <w:rtl/>
        </w:rPr>
        <w:t>، ومن ثم إعادة تحجيم الصورة لتصبح بأبعاد قياسية مناسبة لشبكة التعلم العميق المقترحة. تلي ذلك مرحلة تطبيع قيم البكسلات</w:t>
      </w:r>
      <w:r w:rsidRPr="00634396">
        <w:rPr>
          <w:rFonts w:cs="Traditional Arabic"/>
          <w:color w:val="202020"/>
        </w:rPr>
        <w:t xml:space="preserve"> (Normalization) </w:t>
      </w:r>
      <w:r w:rsidRPr="00634396">
        <w:rPr>
          <w:rFonts w:cs="Traditional Arabic"/>
          <w:color w:val="202020"/>
          <w:rtl/>
        </w:rPr>
        <w:t>لتتناسب مع توزيع الخصائص الإحصائية والمعايير المعرفية المعتمدة في أوزان النموذج</w:t>
      </w:r>
      <w:r w:rsidRPr="00634396">
        <w:rPr>
          <w:rFonts w:cs="Traditional Arabic"/>
          <w:color w:val="202020"/>
        </w:rPr>
        <w:t>.</w:t>
      </w:r>
    </w:p>
    <w:p w14:paraId="48AB11E1" w14:textId="77777777" w:rsidR="001C5F77" w:rsidRPr="00634396" w:rsidRDefault="001C5F77" w:rsidP="001C5F77">
      <w:pPr>
        <w:rPr>
          <w:rFonts w:cs="Traditional Arabic"/>
          <w:color w:val="202020"/>
          <w:rtl/>
        </w:rPr>
      </w:pPr>
      <w:r w:rsidRPr="00634396">
        <w:rPr>
          <w:rFonts w:cs="Traditional Arabic"/>
          <w:color w:val="202020"/>
          <w:rtl/>
        </w:rPr>
        <w:t>تُمَرَّر الصورة المعالجة إلى شبكة عصبونية تلافيفية عميقة</w:t>
      </w:r>
      <w:r w:rsidRPr="00634396">
        <w:rPr>
          <w:rFonts w:cs="Traditional Arabic"/>
          <w:color w:val="202020"/>
        </w:rPr>
        <w:t xml:space="preserve"> (Deep Convolutional Neural Network) </w:t>
      </w:r>
      <w:r w:rsidRPr="00634396">
        <w:rPr>
          <w:rFonts w:cs="Traditional Arabic"/>
          <w:color w:val="202020"/>
          <w:rtl/>
        </w:rPr>
        <w:t>تم تجهيزها وتدريبها عبر تقنية التعلم المنقول</w:t>
      </w:r>
      <w:r w:rsidRPr="00634396">
        <w:rPr>
          <w:rFonts w:cs="Traditional Arabic"/>
          <w:color w:val="202020"/>
        </w:rPr>
        <w:t xml:space="preserve"> (Transfer Learning)</w:t>
      </w:r>
      <w:r w:rsidRPr="00634396">
        <w:rPr>
          <w:rFonts w:cs="Traditional Arabic" w:hint="cs"/>
          <w:color w:val="202020"/>
          <w:rtl/>
        </w:rPr>
        <w:t>.</w:t>
      </w:r>
      <w:r w:rsidRPr="00634396">
        <w:rPr>
          <w:rFonts w:cs="Traditional Arabic"/>
          <w:color w:val="202020"/>
        </w:rPr>
        <w:t xml:space="preserve"> </w:t>
      </w:r>
      <w:r w:rsidRPr="00634396">
        <w:rPr>
          <w:rFonts w:cs="Traditional Arabic"/>
          <w:color w:val="202020"/>
          <w:rtl/>
        </w:rPr>
        <w:t>تعمل الطبقات التلافيفية للنموذج على معالجة الصورة لاستخلاص تمثيل شعاعي عميق</w:t>
      </w:r>
      <w:r w:rsidRPr="00634396">
        <w:rPr>
          <w:rFonts w:cs="Traditional Arabic"/>
          <w:color w:val="202020"/>
        </w:rPr>
        <w:t xml:space="preserve"> (Image Feature Embedding) </w:t>
      </w:r>
      <w:r w:rsidRPr="00634396">
        <w:rPr>
          <w:rFonts w:cs="Traditional Arabic"/>
          <w:color w:val="202020"/>
          <w:rtl/>
        </w:rPr>
        <w:t>ذي أبعاد عالية يُعبّر عن التفاصيل الهيكلية والأنماط التشريحية للضمور العصبي</w:t>
      </w:r>
      <w:r w:rsidRPr="00634396">
        <w:rPr>
          <w:rFonts w:cs="Traditional Arabic" w:hint="cs"/>
          <w:color w:val="202020"/>
          <w:rtl/>
        </w:rPr>
        <w:t>.</w:t>
      </w:r>
    </w:p>
    <w:p w14:paraId="65D9BD27" w14:textId="76916E7E" w:rsidR="001C5F77" w:rsidRPr="00634396" w:rsidRDefault="001C5F77" w:rsidP="001C5F77">
      <w:pPr>
        <w:rPr>
          <w:rFonts w:cs="Traditional Arabic"/>
          <w:color w:val="202020"/>
        </w:rPr>
      </w:pPr>
      <w:r w:rsidRPr="00634396">
        <w:rPr>
          <w:rFonts w:cs="Traditional Arabic"/>
          <w:color w:val="202020"/>
          <w:rtl/>
        </w:rPr>
        <w:t>يُوجَّه التمثيل الشعاعي للميزات المستخرجة نحو وحدة التصنيف</w:t>
      </w:r>
      <w:r w:rsidRPr="00634396">
        <w:rPr>
          <w:rFonts w:cs="Traditional Arabic"/>
          <w:color w:val="202020"/>
        </w:rPr>
        <w:t xml:space="preserve"> (Classifier Unit) </w:t>
      </w:r>
      <w:r w:rsidRPr="00634396">
        <w:rPr>
          <w:rFonts w:cs="Traditional Arabic"/>
          <w:color w:val="202020"/>
          <w:rtl/>
        </w:rPr>
        <w:t xml:space="preserve">القائمة على </w:t>
      </w:r>
      <w:r w:rsidR="00AA794E">
        <w:rPr>
          <w:rFonts w:cs="Traditional Arabic" w:hint="cs"/>
          <w:color w:val="202020"/>
          <w:rtl/>
          <w:lang w:bidi="ar-SY"/>
        </w:rPr>
        <w:t>تطبيق النموذج الذي تم اختياره من الفصل الرابع على الصورة المعالجة</w:t>
      </w:r>
      <w:r w:rsidRPr="00634396">
        <w:rPr>
          <w:rFonts w:cs="Traditional Arabic"/>
          <w:color w:val="202020"/>
          <w:rtl/>
        </w:rPr>
        <w:t xml:space="preserve">. تقوم هذه الوحدة </w:t>
      </w:r>
      <w:r w:rsidR="00AA794E">
        <w:rPr>
          <w:rFonts w:cs="Traditional Arabic" w:hint="cs"/>
          <w:color w:val="202020"/>
          <w:rtl/>
        </w:rPr>
        <w:t>بتصنيف الصورة إلى</w:t>
      </w:r>
      <w:r w:rsidRPr="00634396">
        <w:rPr>
          <w:rFonts w:cs="Traditional Arabic"/>
          <w:color w:val="202020"/>
          <w:rtl/>
        </w:rPr>
        <w:t xml:space="preserve"> إحدى الفئات التشخيصية الأربع المقترنة بالمرض، مع حساب درجة الثقة</w:t>
      </w:r>
      <w:r w:rsidRPr="00634396">
        <w:rPr>
          <w:rFonts w:cs="Traditional Arabic"/>
          <w:color w:val="202020"/>
        </w:rPr>
        <w:t xml:space="preserve"> (Confidence Score) </w:t>
      </w:r>
      <w:r w:rsidRPr="00634396">
        <w:rPr>
          <w:rFonts w:cs="Traditional Arabic"/>
          <w:color w:val="202020"/>
          <w:rtl/>
        </w:rPr>
        <w:t>المرافقة للقرار</w:t>
      </w:r>
      <w:r w:rsidRPr="00634396">
        <w:rPr>
          <w:rFonts w:cs="Traditional Arabic"/>
          <w:color w:val="202020"/>
        </w:rPr>
        <w:t>.</w:t>
      </w:r>
    </w:p>
    <w:p w14:paraId="12C747FB" w14:textId="77777777" w:rsidR="00CE188C" w:rsidRPr="001C5F77" w:rsidRDefault="00CE188C" w:rsidP="00CE188C">
      <w:pPr>
        <w:rPr>
          <w:rtl/>
        </w:rPr>
      </w:pPr>
    </w:p>
    <w:p w14:paraId="25ACE155" w14:textId="77777777" w:rsidR="00CE188C" w:rsidRDefault="00CE188C" w:rsidP="00CE188C">
      <w:pPr>
        <w:keepNext/>
        <w:bidi w:val="0"/>
        <w:spacing w:before="0" w:after="0" w:line="240" w:lineRule="auto"/>
      </w:pPr>
      <w:r w:rsidRPr="00CE188C">
        <w:rPr>
          <w:rFonts w:ascii="Times New Roman" w:eastAsia="Times New Roman" w:hAnsi="Times New Roman" w:cs="Times New Roman"/>
          <w:noProof/>
          <w:color w:val="auto"/>
        </w:rPr>
        <w:lastRenderedPageBreak/>
        <w:drawing>
          <wp:inline distT="0" distB="0" distL="0" distR="0" wp14:anchorId="3CE2EC04" wp14:editId="757BFBEF">
            <wp:extent cx="5337175" cy="2839085"/>
            <wp:effectExtent l="0" t="0" r="0" b="0"/>
            <wp:docPr id="5542097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37175" cy="2839085"/>
                    </a:xfrm>
                    <a:prstGeom prst="rect">
                      <a:avLst/>
                    </a:prstGeom>
                    <a:noFill/>
                    <a:ln>
                      <a:noFill/>
                    </a:ln>
                  </pic:spPr>
                </pic:pic>
              </a:graphicData>
            </a:graphic>
          </wp:inline>
        </w:drawing>
      </w:r>
    </w:p>
    <w:p w14:paraId="6885210E" w14:textId="16466157" w:rsidR="00CE188C" w:rsidRPr="00CE188C" w:rsidRDefault="00CE188C" w:rsidP="00CE188C">
      <w:pPr>
        <w:pStyle w:val="Caption"/>
        <w:jc w:val="center"/>
        <w:rPr>
          <w:rFonts w:eastAsia="Times New Roman" w:cs="Traditional Arabic"/>
          <w:color w:val="auto"/>
        </w:rPr>
      </w:pPr>
      <w:r w:rsidRPr="00CE188C">
        <w:rPr>
          <w:rFonts w:cs="Traditional Arabic"/>
          <w:rtl/>
        </w:rPr>
        <w:t>رسم توضيحي</w:t>
      </w:r>
      <w:r w:rsidRPr="00CE188C">
        <w:rPr>
          <w:rFonts w:cs="Traditional Arabic"/>
        </w:rPr>
        <w:t xml:space="preserve"> </w:t>
      </w:r>
      <w:r w:rsidRPr="00CE188C">
        <w:rPr>
          <w:rFonts w:cs="Traditional Arabic"/>
        </w:rPr>
        <w:fldChar w:fldCharType="begin"/>
      </w:r>
      <w:r w:rsidRPr="00CE188C">
        <w:rPr>
          <w:rFonts w:cs="Traditional Arabic"/>
        </w:rPr>
        <w:instrText xml:space="preserve"> SEQ </w:instrText>
      </w:r>
      <w:r w:rsidRPr="00CE188C">
        <w:rPr>
          <w:rFonts w:cs="Traditional Arabic"/>
          <w:rtl/>
        </w:rPr>
        <w:instrText>رسم_توضيحي</w:instrText>
      </w:r>
      <w:r w:rsidRPr="00CE188C">
        <w:rPr>
          <w:rFonts w:cs="Traditional Arabic"/>
        </w:rPr>
        <w:instrText xml:space="preserve"> \* ARABIC </w:instrText>
      </w:r>
      <w:r w:rsidRPr="00CE188C">
        <w:rPr>
          <w:rFonts w:cs="Traditional Arabic"/>
        </w:rPr>
        <w:fldChar w:fldCharType="separate"/>
      </w:r>
      <w:r w:rsidR="0073589D">
        <w:rPr>
          <w:rFonts w:cs="Traditional Arabic"/>
          <w:noProof/>
        </w:rPr>
        <w:t>19</w:t>
      </w:r>
      <w:r w:rsidRPr="00CE188C">
        <w:rPr>
          <w:rFonts w:cs="Traditional Arabic"/>
        </w:rPr>
        <w:fldChar w:fldCharType="end"/>
      </w:r>
      <w:r w:rsidRPr="00CE188C">
        <w:rPr>
          <w:rFonts w:cs="Traditional Arabic"/>
          <w:rtl/>
          <w:lang w:bidi="ar-SY"/>
        </w:rPr>
        <w:t xml:space="preserve"> مخطط الصفوف الخاص بمرحلة تحليل ومعالجة صورة الرنين المغناطيسي</w:t>
      </w:r>
    </w:p>
    <w:p w14:paraId="48B38CFF" w14:textId="729D4986" w:rsidR="00D94F7B" w:rsidRDefault="00D94F7B" w:rsidP="00D94F7B">
      <w:pPr>
        <w:pStyle w:val="Heading3"/>
        <w:rPr>
          <w:rtl/>
          <w:lang w:bidi="ar-SY"/>
        </w:rPr>
      </w:pPr>
      <w:r>
        <w:rPr>
          <w:rFonts w:hint="cs"/>
          <w:rtl/>
          <w:lang w:bidi="ar-SY"/>
        </w:rPr>
        <w:t xml:space="preserve"> </w:t>
      </w:r>
      <w:bookmarkStart w:id="29" w:name="_Toc237589719"/>
      <w:r>
        <w:rPr>
          <w:rtl/>
          <w:lang w:bidi="ar-SY"/>
        </w:rPr>
        <w:t>اختبارات النظام</w:t>
      </w:r>
      <w:r>
        <w:rPr>
          <w:rFonts w:hint="cs"/>
          <w:rtl/>
          <w:lang w:bidi="ar-SY"/>
        </w:rPr>
        <w:t>:</w:t>
      </w:r>
      <w:bookmarkEnd w:id="29"/>
    </w:p>
    <w:p w14:paraId="012A3E33" w14:textId="4874D8BC" w:rsidR="00BC42AB" w:rsidRPr="00BC42AB" w:rsidRDefault="00853195" w:rsidP="00853195">
      <w:pPr>
        <w:pStyle w:val="Heading4"/>
        <w:rPr>
          <w:rtl/>
          <w:lang w:bidi="ar-SY"/>
        </w:rPr>
      </w:pPr>
      <w:r>
        <w:rPr>
          <w:rFonts w:hint="cs"/>
          <w:rtl/>
          <w:lang w:bidi="ar-SY"/>
        </w:rPr>
        <w:t>اختبارات الوحدة:</w:t>
      </w:r>
    </w:p>
    <w:p w14:paraId="4F2FE347" w14:textId="4704C57D" w:rsidR="00BC42AB" w:rsidRPr="00BC42AB" w:rsidRDefault="00BC42AB" w:rsidP="00BC42AB">
      <w:pPr>
        <w:rPr>
          <w:rFonts w:cs="Traditional Arabic"/>
          <w:lang w:bidi="ar-SY"/>
        </w:rPr>
      </w:pPr>
      <w:r w:rsidRPr="00BC42AB">
        <w:rPr>
          <w:rFonts w:cs="Traditional Arabic"/>
          <w:rtl/>
        </w:rPr>
        <w:t xml:space="preserve">تعتمد على </w:t>
      </w:r>
      <w:r w:rsidRPr="00BC42AB">
        <w:rPr>
          <w:rFonts w:cs="Traditional Arabic"/>
          <w:b/>
          <w:bCs/>
          <w:rtl/>
        </w:rPr>
        <w:t>التحقق</w:t>
      </w:r>
      <w:r w:rsidR="00FD1463">
        <w:rPr>
          <w:rFonts w:cs="Traditional Arabic" w:hint="cs"/>
          <w:b/>
          <w:bCs/>
          <w:rtl/>
          <w:lang w:bidi="ar-SY"/>
        </w:rPr>
        <w:t xml:space="preserve"> من</w:t>
      </w:r>
      <w:r w:rsidR="00FD1463">
        <w:rPr>
          <w:rFonts w:cs="Traditional Arabic"/>
          <w:b/>
          <w:bCs/>
        </w:rPr>
        <w:t xml:space="preserve"> </w:t>
      </w:r>
      <w:r w:rsidRPr="00BC42AB">
        <w:rPr>
          <w:rFonts w:cs="Traditional Arabic"/>
          <w:b/>
          <w:bCs/>
          <w:rtl/>
        </w:rPr>
        <w:t xml:space="preserve">العزل المباشر للوظائف البرمجية </w:t>
      </w:r>
      <w:r w:rsidR="00FD1463">
        <w:rPr>
          <w:rFonts w:cs="Traditional Arabic" w:hint="cs"/>
          <w:b/>
          <w:bCs/>
          <w:rtl/>
        </w:rPr>
        <w:t>والكيانات</w:t>
      </w:r>
      <w:r w:rsidRPr="00BC42AB">
        <w:rPr>
          <w:rFonts w:cs="Traditional Arabic"/>
          <w:b/>
          <w:bCs/>
          <w:rtl/>
        </w:rPr>
        <w:t xml:space="preserve"> (</w:t>
      </w:r>
      <w:r w:rsidRPr="00BC42AB">
        <w:rPr>
          <w:rFonts w:cs="Traditional Arabic"/>
          <w:b/>
          <w:bCs/>
          <w:lang w:bidi="ar-SY"/>
        </w:rPr>
        <w:t>Models</w:t>
      </w:r>
      <w:r w:rsidRPr="00BC42AB">
        <w:rPr>
          <w:rFonts w:cs="Traditional Arabic"/>
          <w:b/>
          <w:bCs/>
          <w:rtl/>
        </w:rPr>
        <w:t xml:space="preserve"> &amp; </w:t>
      </w:r>
      <w:r w:rsidRPr="00BC42AB">
        <w:rPr>
          <w:rFonts w:cs="Traditional Arabic"/>
          <w:b/>
          <w:bCs/>
          <w:lang w:bidi="ar-SY"/>
        </w:rPr>
        <w:t>Services</w:t>
      </w:r>
      <w:r w:rsidRPr="00BC42AB">
        <w:rPr>
          <w:rFonts w:cs="Traditional Arabic"/>
          <w:b/>
          <w:bCs/>
          <w:rtl/>
        </w:rPr>
        <w:t>)</w:t>
      </w:r>
      <w:r w:rsidRPr="00BC42AB">
        <w:rPr>
          <w:rFonts w:cs="Traditional Arabic"/>
          <w:rtl/>
        </w:rPr>
        <w:t xml:space="preserve"> لضمان سلامة المنطق البرمجي وقواعد البيانات بأسلوب شامل ومستقل. يستهدف منهج الاختبار بصفة عامة التأكد من النقاط التالية:</w:t>
      </w:r>
    </w:p>
    <w:p w14:paraId="7B2F03EA" w14:textId="2DAE1ADE" w:rsidR="00BC42AB" w:rsidRPr="00BC42AB" w:rsidRDefault="00BC42AB" w:rsidP="00BC42AB">
      <w:pPr>
        <w:numPr>
          <w:ilvl w:val="0"/>
          <w:numId w:val="103"/>
        </w:numPr>
        <w:rPr>
          <w:rFonts w:cs="Traditional Arabic"/>
          <w:rtl/>
        </w:rPr>
      </w:pPr>
      <w:r w:rsidRPr="00BC42AB">
        <w:rPr>
          <w:rFonts w:cs="Traditional Arabic"/>
          <w:b/>
          <w:bCs/>
          <w:rtl/>
        </w:rPr>
        <w:t xml:space="preserve">إنشاء البيانات </w:t>
      </w:r>
      <w:r w:rsidR="00FD1463">
        <w:rPr>
          <w:rFonts w:cs="Traditional Arabic" w:hint="cs"/>
          <w:b/>
          <w:bCs/>
          <w:rtl/>
          <w:lang w:bidi="ar-SY"/>
        </w:rPr>
        <w:t>زائفة،</w:t>
      </w:r>
      <w:r w:rsidRPr="00BC42AB">
        <w:rPr>
          <w:rFonts w:cs="Traditional Arabic"/>
          <w:rtl/>
        </w:rPr>
        <w:t xml:space="preserve"> </w:t>
      </w:r>
      <w:r w:rsidR="00FD1463">
        <w:rPr>
          <w:rFonts w:cs="Traditional Arabic" w:hint="cs"/>
          <w:rtl/>
        </w:rPr>
        <w:t>ب</w:t>
      </w:r>
      <w:r w:rsidRPr="00BC42AB">
        <w:rPr>
          <w:rFonts w:cs="Traditional Arabic"/>
          <w:rtl/>
        </w:rPr>
        <w:t xml:space="preserve">استخدام أداة </w:t>
      </w:r>
      <w:r w:rsidRPr="00BC42AB">
        <w:rPr>
          <w:rFonts w:cs="Traditional Arabic"/>
          <w:lang w:bidi="ar-SY"/>
        </w:rPr>
        <w:t>Factory Boy</w:t>
      </w:r>
      <w:r w:rsidRPr="00BC42AB">
        <w:rPr>
          <w:rFonts w:cs="Traditional Arabic"/>
          <w:rtl/>
        </w:rPr>
        <w:t xml:space="preserve"> لتوليد كائنات اختبار ذكية ومستقلة ديناميكيًا تلقائيًا، مما يضمن أداء الاختبارات بعيدًا عن الاعتماد المباشر على بيانات حقيقية أو بيئات خارجية. </w:t>
      </w:r>
    </w:p>
    <w:p w14:paraId="55B62224" w14:textId="4931EF5F" w:rsidR="00BC42AB" w:rsidRPr="00BC42AB" w:rsidRDefault="00BC42AB" w:rsidP="00BC42AB">
      <w:pPr>
        <w:numPr>
          <w:ilvl w:val="0"/>
          <w:numId w:val="103"/>
        </w:numPr>
        <w:rPr>
          <w:rFonts w:cs="Traditional Arabic"/>
          <w:rtl/>
        </w:rPr>
      </w:pPr>
      <w:r w:rsidRPr="00BC42AB">
        <w:rPr>
          <w:rFonts w:cs="Traditional Arabic"/>
          <w:b/>
          <w:bCs/>
          <w:rtl/>
        </w:rPr>
        <w:t xml:space="preserve">التحقق من آليات الحذف </w:t>
      </w:r>
      <w:r w:rsidR="00FD1463">
        <w:rPr>
          <w:rFonts w:cs="Traditional Arabic" w:hint="cs"/>
          <w:b/>
          <w:bCs/>
          <w:rtl/>
        </w:rPr>
        <w:t xml:space="preserve">واتساق البيانات، </w:t>
      </w:r>
      <w:r w:rsidR="00FD1463" w:rsidRPr="00FD1463">
        <w:rPr>
          <w:rFonts w:cs="Traditional Arabic" w:hint="cs"/>
          <w:rtl/>
        </w:rPr>
        <w:t>بحيث يجري</w:t>
      </w:r>
      <w:r w:rsidRPr="00BC42AB">
        <w:rPr>
          <w:rFonts w:cs="Traditional Arabic"/>
          <w:rtl/>
        </w:rPr>
        <w:t xml:space="preserve"> التأكد من أن العمليات المطبقة على قواعد البيانات تُغَيّر حالة الكائنات بدلاً من إزالتها كليًا</w:t>
      </w:r>
      <w:r w:rsidR="00FD1463">
        <w:rPr>
          <w:rFonts w:cs="Traditional Arabic" w:hint="cs"/>
          <w:rtl/>
        </w:rPr>
        <w:t xml:space="preserve"> </w:t>
      </w:r>
      <w:r w:rsidR="00FD1463">
        <w:rPr>
          <w:rFonts w:cs="Traditional Arabic"/>
        </w:rPr>
        <w:t>(soft Delete)</w:t>
      </w:r>
      <w:r w:rsidRPr="00BC42AB">
        <w:rPr>
          <w:rFonts w:cs="Traditional Arabic"/>
          <w:rtl/>
        </w:rPr>
        <w:t>، مع الحفاظ على قيود الفرادة (</w:t>
      </w:r>
      <w:r w:rsidRPr="00BC42AB">
        <w:rPr>
          <w:rFonts w:cs="Traditional Arabic"/>
          <w:lang w:bidi="ar-SY"/>
        </w:rPr>
        <w:t>Uniqueness</w:t>
      </w:r>
      <w:r w:rsidRPr="00BC42AB">
        <w:rPr>
          <w:rFonts w:cs="Traditional Arabic"/>
          <w:rtl/>
        </w:rPr>
        <w:t xml:space="preserve">) وسلامة البيانات ومنع التكرار حتى بعد الأرشفة. </w:t>
      </w:r>
    </w:p>
    <w:p w14:paraId="47489BEA" w14:textId="200BA138" w:rsidR="00BC42AB" w:rsidRPr="00BC42AB" w:rsidRDefault="00BC42AB" w:rsidP="00BC42AB">
      <w:pPr>
        <w:numPr>
          <w:ilvl w:val="0"/>
          <w:numId w:val="103"/>
        </w:numPr>
        <w:rPr>
          <w:rFonts w:cs="Traditional Arabic"/>
          <w:rtl/>
        </w:rPr>
      </w:pPr>
      <w:r w:rsidRPr="00BC42AB">
        <w:rPr>
          <w:rFonts w:cs="Traditional Arabic"/>
          <w:b/>
          <w:bCs/>
          <w:rtl/>
        </w:rPr>
        <w:t>تأمين قواعد العمل ومنع التلاعب</w:t>
      </w:r>
      <w:r w:rsidR="00FD1463">
        <w:rPr>
          <w:rFonts w:cs="Traditional Arabic" w:hint="cs"/>
          <w:b/>
          <w:bCs/>
          <w:rtl/>
        </w:rPr>
        <w:t xml:space="preserve">، </w:t>
      </w:r>
      <w:r w:rsidR="00FD1463" w:rsidRPr="00FD1463">
        <w:rPr>
          <w:rFonts w:cs="Traditional Arabic" w:hint="cs"/>
          <w:rtl/>
        </w:rPr>
        <w:t xml:space="preserve">من خلال </w:t>
      </w:r>
      <w:r w:rsidRPr="00BC42AB">
        <w:rPr>
          <w:rFonts w:cs="Traditional Arabic"/>
          <w:rtl/>
        </w:rPr>
        <w:t>اختبار طبقة الخدمات (</w:t>
      </w:r>
      <w:r w:rsidRPr="00BC42AB">
        <w:rPr>
          <w:rFonts w:cs="Traditional Arabic"/>
          <w:lang w:bidi="ar-SY"/>
        </w:rPr>
        <w:t>Services Layer</w:t>
      </w:r>
      <w:r w:rsidRPr="00BC42AB">
        <w:rPr>
          <w:rFonts w:cs="Traditional Arabic"/>
          <w:rtl/>
        </w:rPr>
        <w:t>) لضمان التجاهل الصارم لأي محاولات لتمرير بيانات غير مصرح بها أو تعديل الحقول غير القابلة للتغيير (</w:t>
      </w:r>
      <w:r w:rsidRPr="00BC42AB">
        <w:rPr>
          <w:rFonts w:cs="Traditional Arabic"/>
          <w:lang w:bidi="ar-SY"/>
        </w:rPr>
        <w:t>Immutable Fields</w:t>
      </w:r>
      <w:r w:rsidRPr="00BC42AB">
        <w:rPr>
          <w:rFonts w:cs="Traditional Arabic"/>
          <w:rtl/>
        </w:rPr>
        <w:t>)، وتأكيد إسناد الملكية للجهة الصحيحة بحسب صلاحيات المنظومة.</w:t>
      </w:r>
    </w:p>
    <w:p w14:paraId="12A8ECBF" w14:textId="77777777" w:rsidR="00766088" w:rsidRDefault="00766088" w:rsidP="00D94F7B">
      <w:pPr>
        <w:rPr>
          <w:rtl/>
        </w:rPr>
      </w:pPr>
    </w:p>
    <w:p w14:paraId="4DB6663D" w14:textId="12AC40E8" w:rsidR="00766088" w:rsidRDefault="00FD1463" w:rsidP="00FD1463">
      <w:pPr>
        <w:pStyle w:val="Heading4"/>
        <w:rPr>
          <w:rFonts w:cs="Traditional Arabic"/>
          <w:rtl/>
          <w:lang w:bidi="ar-SY"/>
        </w:rPr>
      </w:pPr>
      <w:r w:rsidRPr="00FD1463">
        <w:rPr>
          <w:rFonts w:cs="Traditional Arabic"/>
          <w:rtl/>
          <w:lang w:bidi="ar-SY"/>
        </w:rPr>
        <w:t>اختبارات التكامل:</w:t>
      </w:r>
    </w:p>
    <w:p w14:paraId="23BC9666" w14:textId="108EC367" w:rsidR="00294F3D" w:rsidRPr="00294F3D" w:rsidRDefault="00294F3D" w:rsidP="00294F3D">
      <w:pPr>
        <w:rPr>
          <w:rFonts w:cs="Traditional Arabic"/>
          <w:lang w:bidi="ar-SY"/>
        </w:rPr>
      </w:pPr>
      <w:r w:rsidRPr="00294F3D">
        <w:rPr>
          <w:rFonts w:cs="Traditional Arabic"/>
          <w:rtl/>
        </w:rPr>
        <w:t xml:space="preserve">تعتمد المنهجية العامة في هذا الاختبار على </w:t>
      </w:r>
      <w:r w:rsidRPr="00294F3D">
        <w:rPr>
          <w:rFonts w:cs="Traditional Arabic"/>
          <w:b/>
          <w:bCs/>
          <w:rtl/>
        </w:rPr>
        <w:t>محاكاة طلبات</w:t>
      </w:r>
      <w:r w:rsidRPr="00294F3D">
        <w:rPr>
          <w:rFonts w:cs="Traditional Arabic"/>
          <w:b/>
          <w:bCs/>
          <w:lang w:bidi="ar-SY"/>
        </w:rPr>
        <w:t xml:space="preserve"> HTTP </w:t>
      </w:r>
      <w:r w:rsidRPr="00294F3D">
        <w:rPr>
          <w:rFonts w:cs="Traditional Arabic"/>
          <w:b/>
          <w:bCs/>
          <w:rtl/>
        </w:rPr>
        <w:t>واختبار واجهات البرمجة</w:t>
      </w:r>
      <w:r w:rsidRPr="00294F3D">
        <w:rPr>
          <w:rFonts w:cs="Traditional Arabic"/>
          <w:b/>
          <w:bCs/>
          <w:lang w:bidi="ar-SY"/>
        </w:rPr>
        <w:t xml:space="preserve"> (API Integration Testing)</w:t>
      </w:r>
      <w:r w:rsidRPr="00294F3D">
        <w:rPr>
          <w:rFonts w:cs="Traditional Arabic"/>
          <w:lang w:bidi="ar-SY"/>
        </w:rPr>
        <w:t xml:space="preserve"> </w:t>
      </w:r>
      <w:r w:rsidRPr="00294F3D">
        <w:rPr>
          <w:rFonts w:cs="Traditional Arabic"/>
          <w:rtl/>
        </w:rPr>
        <w:t>بأسلوب الصندوق الأسود عبر بيئة اختبار متكاملة</w:t>
      </w:r>
      <w:r w:rsidRPr="00294F3D">
        <w:rPr>
          <w:rFonts w:cs="Traditional Arabic"/>
          <w:lang w:bidi="ar-SY"/>
        </w:rPr>
        <w:t xml:space="preserve">. </w:t>
      </w:r>
      <w:r w:rsidRPr="00294F3D">
        <w:rPr>
          <w:rFonts w:cs="Traditional Arabic"/>
          <w:rtl/>
        </w:rPr>
        <w:t>حيث يتم إنشاء بيانات وهمية متقابلة باستخدام مصانع البيانات</w:t>
      </w:r>
      <w:r w:rsidRPr="00294F3D">
        <w:rPr>
          <w:rFonts w:cs="Traditional Arabic"/>
          <w:lang w:bidi="ar-SY"/>
        </w:rPr>
        <w:t xml:space="preserve"> </w:t>
      </w:r>
      <w:r w:rsidRPr="00294F3D">
        <w:rPr>
          <w:rFonts w:cs="Traditional Arabic"/>
          <w:lang w:bidi="ar-SY"/>
        </w:rPr>
        <w:lastRenderedPageBreak/>
        <w:t>(Factories)</w:t>
      </w:r>
      <w:r w:rsidRPr="00294F3D">
        <w:rPr>
          <w:rFonts w:cs="Traditional Arabic"/>
          <w:rtl/>
        </w:rPr>
        <w:t>، ثم توثيق هويات المستخدمين بأدوار مختلفة (طبيب/مسؤول) وتأكيد استجابة النظام بمطابقة حالات الرمز</w:t>
      </w:r>
      <w:r w:rsidRPr="00294F3D">
        <w:rPr>
          <w:rFonts w:cs="Traditional Arabic"/>
          <w:lang w:bidi="ar-SY"/>
        </w:rPr>
        <w:t xml:space="preserve"> (HTTP Status Codes) </w:t>
      </w:r>
      <w:r w:rsidRPr="00294F3D">
        <w:rPr>
          <w:rFonts w:cs="Traditional Arabic"/>
          <w:rtl/>
        </w:rPr>
        <w:t>وقواعد الصلاحيات والبيانات المرجعة</w:t>
      </w:r>
      <w:r w:rsidRPr="00294F3D">
        <w:rPr>
          <w:rFonts w:cs="Traditional Arabic"/>
          <w:lang w:bidi="ar-SY"/>
        </w:rPr>
        <w:t>.</w:t>
      </w:r>
    </w:p>
    <w:p w14:paraId="4F516916" w14:textId="77777777" w:rsidR="00E36BF5" w:rsidRPr="00294F3D" w:rsidRDefault="00E36BF5" w:rsidP="009D6B7F">
      <w:pPr>
        <w:rPr>
          <w:rFonts w:cs="Traditional Arabic"/>
          <w:color w:val="000000"/>
          <w:lang w:val="de-DE"/>
          <w14:textFill>
            <w14:solidFill>
              <w14:srgbClr w14:val="000000">
                <w14:alpha w14:val="30000"/>
              </w14:srgbClr>
            </w14:solidFill>
          </w14:textFill>
        </w:rPr>
      </w:pPr>
    </w:p>
    <w:p w14:paraId="08727157" w14:textId="578C1D0E" w:rsidR="0010381D" w:rsidRDefault="0010381D" w:rsidP="0010381D">
      <w:pPr>
        <w:pStyle w:val="Heading3"/>
        <w:rPr>
          <w:rtl/>
          <w:lang w:val="de-DE"/>
        </w:rPr>
      </w:pPr>
      <w:bookmarkStart w:id="30" w:name="_Toc237589720"/>
      <w:r>
        <w:rPr>
          <w:rFonts w:hint="cs"/>
          <w:rtl/>
          <w:lang w:val="de-DE" w:bidi="ar-SY"/>
        </w:rPr>
        <w:t>المصادقة والتفويض:</w:t>
      </w:r>
      <w:bookmarkEnd w:id="30"/>
    </w:p>
    <w:p w14:paraId="75E879FA" w14:textId="006473F9" w:rsidR="0010381D" w:rsidRPr="00294F3D" w:rsidRDefault="0010381D" w:rsidP="0010381D">
      <w:pPr>
        <w:rPr>
          <w:rFonts w:cs="Traditional Arabic"/>
          <w:sz w:val="28"/>
          <w:szCs w:val="28"/>
        </w:rPr>
      </w:pPr>
      <w:r w:rsidRPr="00294F3D">
        <w:rPr>
          <w:rFonts w:cs="Traditional Arabic"/>
          <w:sz w:val="28"/>
          <w:szCs w:val="28"/>
          <w:rtl/>
        </w:rPr>
        <w:t xml:space="preserve">تم تنجيز المصادقة من خلال </w:t>
      </w:r>
      <w:r w:rsidR="00BE3ADD" w:rsidRPr="00294F3D">
        <w:rPr>
          <w:rFonts w:cs="Traditional Arabic" w:hint="cs"/>
          <w:sz w:val="28"/>
          <w:szCs w:val="28"/>
          <w:rtl/>
        </w:rPr>
        <w:t>رموز (</w:t>
      </w:r>
      <w:r w:rsidR="00294F3D" w:rsidRPr="00294F3D">
        <w:rPr>
          <w:rFonts w:cs="Traditional Arabic"/>
          <w:sz w:val="28"/>
          <w:szCs w:val="28"/>
        </w:rPr>
        <w:t>JWT</w:t>
      </w:r>
      <w:r w:rsidRPr="00294F3D">
        <w:rPr>
          <w:rFonts w:cs="Traditional Arabic"/>
          <w:sz w:val="28"/>
          <w:szCs w:val="28"/>
          <w:rtl/>
        </w:rPr>
        <w:t>) حيث أن لكل مستخدم دور أو عدة أدوار ولكل دور سماحية (</w:t>
      </w:r>
      <w:r w:rsidRPr="00294F3D">
        <w:rPr>
          <w:rFonts w:cs="Traditional Arabic"/>
          <w:sz w:val="28"/>
          <w:szCs w:val="28"/>
        </w:rPr>
        <w:t>permission</w:t>
      </w:r>
      <w:r w:rsidRPr="00294F3D">
        <w:rPr>
          <w:rFonts w:cs="Traditional Arabic"/>
          <w:sz w:val="28"/>
          <w:szCs w:val="28"/>
          <w:rtl/>
        </w:rPr>
        <w:t xml:space="preserve">) واحدة أو أكثر، وهي آلية تضمن الأمان والمرونة في إدارة الجلسات والتحقق من المستخدمين. عند تسجيل دخول المستخدم، يقوم النظام بتوليد رمز </w:t>
      </w:r>
      <w:r w:rsidRPr="00294F3D">
        <w:rPr>
          <w:rFonts w:cs="Traditional Arabic"/>
          <w:sz w:val="28"/>
          <w:szCs w:val="28"/>
        </w:rPr>
        <w:t>JWT</w:t>
      </w:r>
      <w:r w:rsidRPr="00294F3D">
        <w:rPr>
          <w:rFonts w:cs="Traditional Arabic"/>
          <w:sz w:val="28"/>
          <w:szCs w:val="28"/>
          <w:rtl/>
        </w:rPr>
        <w:t xml:space="preserve"> يحتوي على بيانات أساسية مثل مُعرّف المستخدم والأدوار التي يملكها، ويتم تشفير هذا الرمز وإرساله إلى الواجهة الأمامية، كما يتم تخزينه محلياً واستخدامه في الطلبات اللاحقة.</w:t>
      </w:r>
    </w:p>
    <w:p w14:paraId="729C55C4" w14:textId="77777777" w:rsidR="0010381D" w:rsidRPr="00294F3D" w:rsidRDefault="0010381D" w:rsidP="0010381D">
      <w:pPr>
        <w:rPr>
          <w:rFonts w:cs="Traditional Arabic"/>
          <w:sz w:val="28"/>
          <w:szCs w:val="28"/>
        </w:rPr>
      </w:pPr>
      <w:r w:rsidRPr="00294F3D">
        <w:rPr>
          <w:rFonts w:cs="Traditional Arabic"/>
          <w:sz w:val="28"/>
          <w:szCs w:val="28"/>
          <w:rtl/>
        </w:rPr>
        <w:t xml:space="preserve">عند استقبال طلب جديد إلى الخادم، يتم التحقق من رمز </w:t>
      </w:r>
      <w:r w:rsidRPr="00294F3D">
        <w:rPr>
          <w:rFonts w:cs="Traditional Arabic"/>
          <w:sz w:val="28"/>
          <w:szCs w:val="28"/>
        </w:rPr>
        <w:t>JWT</w:t>
      </w:r>
      <w:r w:rsidRPr="00294F3D">
        <w:rPr>
          <w:rFonts w:cs="Traditional Arabic"/>
          <w:sz w:val="28"/>
          <w:szCs w:val="28"/>
          <w:rtl/>
        </w:rPr>
        <w:t xml:space="preserve"> المُرسل، والتأكد من صحته وعدم انتهاء صلاحيته، ومن ثم يتم استخراج الأدوار التي يملكها المستخدم للتحقق من أن لديه السماحية اللازمة لتنفيذ العملية المطلوبة. يتيح هذا الأسلوب تحقيق مستويات متعددة من التفويض، مع إمكانية تعديل وإضافة أو إزالة صلاحيات المستخدمين بشكل مرن وآمن دون الحاجة لتغيير أجزاء واسعة من النظام.</w:t>
      </w:r>
    </w:p>
    <w:p w14:paraId="264666F5" w14:textId="77777777" w:rsidR="0010381D" w:rsidRPr="0010381D" w:rsidRDefault="0010381D" w:rsidP="0010381D">
      <w:pPr>
        <w:rPr>
          <w:rtl/>
        </w:rPr>
      </w:pPr>
    </w:p>
    <w:p w14:paraId="688975FD" w14:textId="77777777" w:rsidR="00E36BF5" w:rsidRDefault="00E36BF5">
      <w:pPr>
        <w:rPr>
          <w:rFonts w:cs="Times New Roman"/>
          <w:b/>
          <w:bCs/>
          <w:sz w:val="28"/>
          <w:szCs w:val="28"/>
          <w:rtl/>
        </w:rPr>
      </w:pPr>
    </w:p>
    <w:p w14:paraId="6191E311" w14:textId="77777777" w:rsidR="003E4A78" w:rsidRDefault="003E4A78">
      <w:pPr>
        <w:rPr>
          <w:rFonts w:cs="Times New Roman"/>
          <w:b/>
          <w:bCs/>
          <w:sz w:val="28"/>
          <w:szCs w:val="28"/>
          <w:rtl/>
        </w:rPr>
      </w:pPr>
    </w:p>
    <w:p w14:paraId="6064D51E" w14:textId="77777777" w:rsidR="00CA3358" w:rsidRPr="00F3027A" w:rsidRDefault="00CA3358" w:rsidP="00F3027A">
      <w:pPr>
        <w:rPr>
          <w:rFonts w:cs="Times New Roman"/>
          <w:b/>
          <w:bCs/>
          <w:sz w:val="28"/>
          <w:szCs w:val="28"/>
          <w:rtl/>
        </w:rPr>
      </w:pPr>
    </w:p>
    <w:sdt>
      <w:sdtPr>
        <w:rPr>
          <w:rtl/>
        </w:rPr>
        <w:id w:val="-1323660008"/>
        <w:docPartObj>
          <w:docPartGallery w:val="Bibliographies"/>
          <w:docPartUnique/>
        </w:docPartObj>
      </w:sdtPr>
      <w:sdtContent>
        <w:sdt>
          <w:sdtPr>
            <w:rPr>
              <w:rtl/>
            </w:rPr>
            <w:id w:val="-573587230"/>
            <w:bibliography/>
          </w:sdtPr>
          <w:sdtContent>
            <w:p w14:paraId="20453292" w14:textId="77777777" w:rsidR="002F23EF" w:rsidRDefault="00764907">
              <w:pPr>
                <w:rPr>
                  <w:rFonts w:asciiTheme="minorHAnsi" w:hAnsiTheme="minorHAnsi"/>
                  <w:noProof/>
                  <w:color w:val="595959" w:themeColor="text1" w:themeTint="A6"/>
                  <w:sz w:val="20"/>
                  <w:szCs w:val="20"/>
                </w:rPr>
              </w:pPr>
              <w:r w:rsidRPr="00271547">
                <w:rPr>
                  <w:rFonts w:cs="Traditional Arabic"/>
                  <w:b/>
                  <w:bCs/>
                  <w:color w:val="0D0D0D" w:themeColor="text1" w:themeTint="F2"/>
                  <w:sz w:val="40"/>
                  <w:szCs w:val="40"/>
                  <w:rtl/>
                  <w:lang w:bidi="ar-SY"/>
                </w:rPr>
                <w:t>المراجع:</w:t>
              </w:r>
              <w:r w:rsidR="00790754" w:rsidRPr="00271547">
                <w:rPr>
                  <w:rFonts w:eastAsiaTheme="majorEastAsia" w:cs="Traditional Arabic"/>
                  <w:b/>
                  <w:bCs/>
                  <w:color w:val="0D0D0D" w:themeColor="text1" w:themeTint="F2"/>
                  <w:sz w:val="40"/>
                  <w:szCs w:val="40"/>
                  <w:lang w:bidi="ar-SY"/>
                </w:rPr>
                <w:fldChar w:fldCharType="begin"/>
              </w:r>
              <w:r w:rsidR="00790754" w:rsidRPr="00271547">
                <w:rPr>
                  <w:rFonts w:cs="Traditional Arabic"/>
                  <w:b/>
                  <w:bCs/>
                  <w:color w:val="0D0D0D" w:themeColor="text1" w:themeTint="F2"/>
                  <w:sz w:val="40"/>
                  <w:szCs w:val="40"/>
                  <w:lang w:bidi="ar-SY"/>
                </w:rPr>
                <w:instrText xml:space="preserve"> BIBLIOGRAPHY </w:instrText>
              </w:r>
              <w:r w:rsidR="00790754" w:rsidRPr="00271547">
                <w:rPr>
                  <w:rFonts w:eastAsiaTheme="majorEastAsia" w:cs="Traditional Arabic"/>
                  <w:b/>
                  <w:bCs/>
                  <w:color w:val="0D0D0D" w:themeColor="text1" w:themeTint="F2"/>
                  <w:sz w:val="40"/>
                  <w:szCs w:val="40"/>
                  <w:lang w:bidi="ar-SY"/>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3"/>
                <w:gridCol w:w="8052"/>
              </w:tblGrid>
              <w:tr w:rsidR="002F23EF" w14:paraId="07DDB018" w14:textId="77777777">
                <w:trPr>
                  <w:divId w:val="1791895158"/>
                  <w:tblCellSpacing w:w="15" w:type="dxa"/>
                </w:trPr>
                <w:tc>
                  <w:tcPr>
                    <w:tcW w:w="50" w:type="pct"/>
                    <w:hideMark/>
                  </w:tcPr>
                  <w:p w14:paraId="7EB44B5F" w14:textId="2AA53DEB" w:rsidR="002F23EF" w:rsidRDefault="002F23EF">
                    <w:pPr>
                      <w:pStyle w:val="Bibliography"/>
                      <w:rPr>
                        <w:noProof/>
                        <w:lang w:bidi="ar-SY"/>
                      </w:rPr>
                    </w:pPr>
                    <w:r>
                      <w:rPr>
                        <w:rFonts w:hint="cs"/>
                        <w:noProof/>
                        <w:rtl/>
                        <w:lang w:bidi="ar-SY"/>
                      </w:rPr>
                      <w:t xml:space="preserve">[1] </w:t>
                    </w:r>
                  </w:p>
                </w:tc>
                <w:tc>
                  <w:tcPr>
                    <w:tcW w:w="0" w:type="auto"/>
                    <w:hideMark/>
                  </w:tcPr>
                  <w:p w14:paraId="65BC678E" w14:textId="77777777" w:rsidR="002F23EF" w:rsidRDefault="002F23EF">
                    <w:pPr>
                      <w:pStyle w:val="Bibliography"/>
                      <w:rPr>
                        <w:noProof/>
                        <w:rtl/>
                        <w:lang w:bidi="ar-SY"/>
                      </w:rPr>
                    </w:pPr>
                    <w:r>
                      <w:rPr>
                        <w:rFonts w:hint="cs"/>
                        <w:noProof/>
                        <w:lang w:bidi="ar-SY"/>
                      </w:rPr>
                      <w:t>W. U. i. S. Louis</w:t>
                    </w:r>
                    <w:r>
                      <w:rPr>
                        <w:rFonts w:hint="cs"/>
                        <w:noProof/>
                        <w:rtl/>
                        <w:lang w:bidi="ar-SY"/>
                      </w:rPr>
                      <w:t xml:space="preserve">، </w:t>
                    </w:r>
                    <w:r>
                      <w:rPr>
                        <w:rFonts w:hint="cs"/>
                        <w:noProof/>
                        <w:lang w:bidi="ar-SY"/>
                      </w:rPr>
                      <w:t>"OASIS Brains Data</w:t>
                    </w:r>
                    <w:r>
                      <w:rPr>
                        <w:rFonts w:hint="cs"/>
                        <w:noProof/>
                        <w:rtl/>
                        <w:lang w:bidi="ar-SY"/>
                      </w:rPr>
                      <w:t xml:space="preserve">،" [متصل]. </w:t>
                    </w:r>
                    <w:r>
                      <w:rPr>
                        <w:rFonts w:hint="cs"/>
                        <w:noProof/>
                        <w:lang w:bidi="ar-SY"/>
                      </w:rPr>
                      <w:t>Available: https://sites.wustl.edu/oasisbrains</w:t>
                    </w:r>
                    <w:r>
                      <w:rPr>
                        <w:rFonts w:hint="cs"/>
                        <w:noProof/>
                        <w:rtl/>
                        <w:lang w:bidi="ar-SY"/>
                      </w:rPr>
                      <w:t>/. [تاريخ الوصول 2026].</w:t>
                    </w:r>
                  </w:p>
                </w:tc>
              </w:tr>
              <w:tr w:rsidR="002F23EF" w14:paraId="0EF24240" w14:textId="77777777">
                <w:trPr>
                  <w:divId w:val="1791895158"/>
                  <w:tblCellSpacing w:w="15" w:type="dxa"/>
                </w:trPr>
                <w:tc>
                  <w:tcPr>
                    <w:tcW w:w="50" w:type="pct"/>
                    <w:hideMark/>
                  </w:tcPr>
                  <w:p w14:paraId="5EB945B5" w14:textId="77777777" w:rsidR="002F23EF" w:rsidRDefault="002F23EF">
                    <w:pPr>
                      <w:pStyle w:val="Bibliography"/>
                      <w:rPr>
                        <w:noProof/>
                        <w:rtl/>
                        <w:lang w:bidi="ar-SY"/>
                      </w:rPr>
                    </w:pPr>
                    <w:r>
                      <w:rPr>
                        <w:rFonts w:hint="cs"/>
                        <w:noProof/>
                        <w:rtl/>
                        <w:lang w:bidi="ar-SY"/>
                      </w:rPr>
                      <w:t xml:space="preserve">[2] </w:t>
                    </w:r>
                  </w:p>
                </w:tc>
                <w:tc>
                  <w:tcPr>
                    <w:tcW w:w="0" w:type="auto"/>
                    <w:hideMark/>
                  </w:tcPr>
                  <w:p w14:paraId="04B42B6A" w14:textId="77777777" w:rsidR="002F23EF" w:rsidRDefault="002F23EF">
                    <w:pPr>
                      <w:pStyle w:val="Bibliography"/>
                      <w:rPr>
                        <w:noProof/>
                        <w:rtl/>
                        <w:lang w:bidi="ar-SY"/>
                      </w:rPr>
                    </w:pPr>
                    <w:r>
                      <w:rPr>
                        <w:rFonts w:hint="cs"/>
                        <w:noProof/>
                        <w:lang w:bidi="ar-SY"/>
                      </w:rPr>
                      <w:t>B. B. G. W. A. F. S. A. Kwok Tai Chui</w:t>
                    </w:r>
                    <w:r>
                      <w:rPr>
                        <w:rFonts w:hint="cs"/>
                        <w:noProof/>
                        <w:rtl/>
                        <w:lang w:bidi="ar-SY"/>
                      </w:rPr>
                      <w:t xml:space="preserve">، </w:t>
                    </w:r>
                    <w:r>
                      <w:rPr>
                        <w:rFonts w:hint="cs"/>
                        <w:noProof/>
                        <w:lang w:bidi="ar-SY"/>
                      </w:rPr>
                      <w:t>"An MRI Scans-Based Alzheimer's Disease Detection via Convolutional Neural Network and Transfer Learning</w:t>
                    </w:r>
                    <w:r>
                      <w:rPr>
                        <w:rFonts w:hint="cs"/>
                        <w:noProof/>
                        <w:rtl/>
                        <w:lang w:bidi="ar-SY"/>
                      </w:rPr>
                      <w:t xml:space="preserve">،" </w:t>
                    </w:r>
                    <w:r>
                      <w:rPr>
                        <w:rFonts w:hint="cs"/>
                        <w:i/>
                        <w:iCs/>
                        <w:noProof/>
                        <w:lang w:bidi="ar-SY"/>
                      </w:rPr>
                      <w:t>Diagnostics</w:t>
                    </w:r>
                    <w:r>
                      <w:rPr>
                        <w:rFonts w:hint="cs"/>
                        <w:i/>
                        <w:iCs/>
                        <w:noProof/>
                        <w:rtl/>
                        <w:lang w:bidi="ar-SY"/>
                      </w:rPr>
                      <w:t xml:space="preserve">، </w:t>
                    </w:r>
                    <w:r>
                      <w:rPr>
                        <w:rFonts w:hint="cs"/>
                        <w:noProof/>
                        <w:lang w:bidi="ar-SY"/>
                      </w:rPr>
                      <w:t>p. 14</w:t>
                    </w:r>
                    <w:r>
                      <w:rPr>
                        <w:rFonts w:hint="cs"/>
                        <w:noProof/>
                        <w:rtl/>
                        <w:lang w:bidi="ar-SY"/>
                      </w:rPr>
                      <w:t xml:space="preserve">، 2022. </w:t>
                    </w:r>
                  </w:p>
                </w:tc>
              </w:tr>
              <w:tr w:rsidR="002F23EF" w14:paraId="1DC49890" w14:textId="77777777">
                <w:trPr>
                  <w:divId w:val="1791895158"/>
                  <w:tblCellSpacing w:w="15" w:type="dxa"/>
                </w:trPr>
                <w:tc>
                  <w:tcPr>
                    <w:tcW w:w="50" w:type="pct"/>
                    <w:hideMark/>
                  </w:tcPr>
                  <w:p w14:paraId="7EE44253" w14:textId="77777777" w:rsidR="002F23EF" w:rsidRDefault="002F23EF">
                    <w:pPr>
                      <w:pStyle w:val="Bibliography"/>
                      <w:rPr>
                        <w:noProof/>
                        <w:rtl/>
                        <w:lang w:bidi="ar-SY"/>
                      </w:rPr>
                    </w:pPr>
                    <w:r>
                      <w:rPr>
                        <w:rFonts w:hint="cs"/>
                        <w:noProof/>
                        <w:rtl/>
                        <w:lang w:bidi="ar-SY"/>
                      </w:rPr>
                      <w:t xml:space="preserve">[3] </w:t>
                    </w:r>
                  </w:p>
                </w:tc>
                <w:tc>
                  <w:tcPr>
                    <w:tcW w:w="0" w:type="auto"/>
                    <w:hideMark/>
                  </w:tcPr>
                  <w:p w14:paraId="15D16962" w14:textId="77777777" w:rsidR="002F23EF" w:rsidRDefault="002F23EF">
                    <w:pPr>
                      <w:pStyle w:val="Bibliography"/>
                      <w:rPr>
                        <w:noProof/>
                        <w:rtl/>
                        <w:lang w:bidi="ar-SY"/>
                      </w:rPr>
                    </w:pPr>
                    <w:r>
                      <w:rPr>
                        <w:rFonts w:hint="cs"/>
                        <w:noProof/>
                        <w:lang w:bidi="ar-SY"/>
                      </w:rPr>
                      <w:t>E. M. S. T. H. R. N. M. M. A. A. A. Z. G. A.-M. T. S. A. F. A. G. Badiea Abdulkarem Mohammed</w:t>
                    </w:r>
                    <w:r>
                      <w:rPr>
                        <w:rFonts w:hint="cs"/>
                        <w:noProof/>
                        <w:rtl/>
                        <w:lang w:bidi="ar-SY"/>
                      </w:rPr>
                      <w:t xml:space="preserve">، </w:t>
                    </w:r>
                    <w:r>
                      <w:rPr>
                        <w:rFonts w:hint="cs"/>
                        <w:noProof/>
                        <w:lang w:bidi="ar-SY"/>
                      </w:rPr>
                      <w:t xml:space="preserve">"Multi-Method Analysis of Medical Records and MRI </w:t>
                    </w:r>
                    <w:r>
                      <w:rPr>
                        <w:rFonts w:hint="cs"/>
                        <w:noProof/>
                        <w:lang w:bidi="ar-SY"/>
                      </w:rPr>
                      <w:lastRenderedPageBreak/>
                      <w:t>Images for Early Diagnosis of Dementia and Alzheimer's Disease Based on Deep Learning and Hybrid Methods</w:t>
                    </w:r>
                    <w:r>
                      <w:rPr>
                        <w:rFonts w:hint="cs"/>
                        <w:noProof/>
                        <w:rtl/>
                        <w:lang w:bidi="ar-SY"/>
                      </w:rPr>
                      <w:t xml:space="preserve">،" </w:t>
                    </w:r>
                    <w:r>
                      <w:rPr>
                        <w:rFonts w:hint="cs"/>
                        <w:i/>
                        <w:iCs/>
                        <w:noProof/>
                        <w:lang w:bidi="ar-SY"/>
                      </w:rPr>
                      <w:t>Electronics</w:t>
                    </w:r>
                    <w:r>
                      <w:rPr>
                        <w:rFonts w:hint="cs"/>
                        <w:i/>
                        <w:iCs/>
                        <w:noProof/>
                        <w:rtl/>
                        <w:lang w:bidi="ar-SY"/>
                      </w:rPr>
                      <w:t xml:space="preserve">، </w:t>
                    </w:r>
                    <w:r>
                      <w:rPr>
                        <w:rFonts w:hint="cs"/>
                        <w:noProof/>
                        <w:lang w:bidi="ar-SY"/>
                      </w:rPr>
                      <w:t>p. 20</w:t>
                    </w:r>
                    <w:r>
                      <w:rPr>
                        <w:rFonts w:hint="cs"/>
                        <w:noProof/>
                        <w:rtl/>
                        <w:lang w:bidi="ar-SY"/>
                      </w:rPr>
                      <w:t xml:space="preserve">، 2021. </w:t>
                    </w:r>
                  </w:p>
                </w:tc>
              </w:tr>
              <w:tr w:rsidR="002F23EF" w14:paraId="63647099" w14:textId="77777777">
                <w:trPr>
                  <w:divId w:val="1791895158"/>
                  <w:tblCellSpacing w:w="15" w:type="dxa"/>
                </w:trPr>
                <w:tc>
                  <w:tcPr>
                    <w:tcW w:w="50" w:type="pct"/>
                    <w:hideMark/>
                  </w:tcPr>
                  <w:p w14:paraId="1A1D9C7D" w14:textId="77777777" w:rsidR="002F23EF" w:rsidRDefault="002F23EF">
                    <w:pPr>
                      <w:pStyle w:val="Bibliography"/>
                      <w:rPr>
                        <w:noProof/>
                        <w:rtl/>
                        <w:lang w:bidi="ar-SY"/>
                      </w:rPr>
                    </w:pPr>
                    <w:r>
                      <w:rPr>
                        <w:rFonts w:hint="cs"/>
                        <w:noProof/>
                        <w:rtl/>
                        <w:lang w:bidi="ar-SY"/>
                      </w:rPr>
                      <w:lastRenderedPageBreak/>
                      <w:t xml:space="preserve">[4] </w:t>
                    </w:r>
                  </w:p>
                </w:tc>
                <w:tc>
                  <w:tcPr>
                    <w:tcW w:w="0" w:type="auto"/>
                    <w:hideMark/>
                  </w:tcPr>
                  <w:p w14:paraId="7D092885" w14:textId="77777777" w:rsidR="002F23EF" w:rsidRDefault="002F23EF">
                    <w:pPr>
                      <w:pStyle w:val="Bibliography"/>
                      <w:rPr>
                        <w:noProof/>
                        <w:rtl/>
                        <w:lang w:bidi="ar-SY"/>
                      </w:rPr>
                    </w:pPr>
                    <w:r>
                      <w:rPr>
                        <w:rFonts w:hint="cs"/>
                        <w:noProof/>
                        <w:lang w:bidi="ar-SY"/>
                      </w:rPr>
                      <w:t>Y. Z. Jyoti Islam</w:t>
                    </w:r>
                    <w:r>
                      <w:rPr>
                        <w:rFonts w:hint="cs"/>
                        <w:noProof/>
                        <w:rtl/>
                        <w:lang w:bidi="ar-SY"/>
                      </w:rPr>
                      <w:t xml:space="preserve">، </w:t>
                    </w:r>
                    <w:r>
                      <w:rPr>
                        <w:rFonts w:hint="cs"/>
                        <w:noProof/>
                        <w:lang w:bidi="ar-SY"/>
                      </w:rPr>
                      <w:t>"A Novel Deep Learning Based Multi-class Classification Method for Alzheimer's Disease Detection Using Brain MRI Data</w:t>
                    </w:r>
                    <w:r>
                      <w:rPr>
                        <w:rFonts w:hint="cs"/>
                        <w:noProof/>
                        <w:rtl/>
                        <w:lang w:bidi="ar-SY"/>
                      </w:rPr>
                      <w:t xml:space="preserve">،" </w:t>
                    </w:r>
                    <w:r>
                      <w:rPr>
                        <w:rFonts w:hint="cs"/>
                        <w:i/>
                        <w:iCs/>
                        <w:noProof/>
                        <w:lang w:bidi="ar-SY"/>
                      </w:rPr>
                      <w:t>Brain Informatics - BI 2017</w:t>
                    </w:r>
                    <w:r>
                      <w:rPr>
                        <w:rFonts w:hint="cs"/>
                        <w:i/>
                        <w:iCs/>
                        <w:noProof/>
                        <w:rtl/>
                        <w:lang w:bidi="ar-SY"/>
                      </w:rPr>
                      <w:t xml:space="preserve">، </w:t>
                    </w:r>
                    <w:r>
                      <w:rPr>
                        <w:rFonts w:hint="cs"/>
                        <w:noProof/>
                        <w:rtl/>
                        <w:lang w:bidi="ar-SY"/>
                      </w:rPr>
                      <w:t xml:space="preserve">2017. </w:t>
                    </w:r>
                  </w:p>
                </w:tc>
              </w:tr>
              <w:tr w:rsidR="002F23EF" w14:paraId="2ACDB42E" w14:textId="77777777">
                <w:trPr>
                  <w:divId w:val="1791895158"/>
                  <w:tblCellSpacing w:w="15" w:type="dxa"/>
                </w:trPr>
                <w:tc>
                  <w:tcPr>
                    <w:tcW w:w="50" w:type="pct"/>
                    <w:hideMark/>
                  </w:tcPr>
                  <w:p w14:paraId="1F408835" w14:textId="77777777" w:rsidR="002F23EF" w:rsidRDefault="002F23EF">
                    <w:pPr>
                      <w:pStyle w:val="Bibliography"/>
                      <w:rPr>
                        <w:noProof/>
                        <w:rtl/>
                        <w:lang w:bidi="ar-SY"/>
                      </w:rPr>
                    </w:pPr>
                    <w:r>
                      <w:rPr>
                        <w:rFonts w:hint="cs"/>
                        <w:noProof/>
                        <w:rtl/>
                        <w:lang w:bidi="ar-SY"/>
                      </w:rPr>
                      <w:t xml:space="preserve">[5] </w:t>
                    </w:r>
                  </w:p>
                </w:tc>
                <w:tc>
                  <w:tcPr>
                    <w:tcW w:w="0" w:type="auto"/>
                    <w:hideMark/>
                  </w:tcPr>
                  <w:p w14:paraId="09B61EF1" w14:textId="77777777" w:rsidR="002F23EF" w:rsidRDefault="002F23EF">
                    <w:pPr>
                      <w:pStyle w:val="Bibliography"/>
                      <w:rPr>
                        <w:noProof/>
                        <w:rtl/>
                        <w:lang w:bidi="ar-SY"/>
                      </w:rPr>
                    </w:pPr>
                    <w:r>
                      <w:rPr>
                        <w:rFonts w:hint="cs"/>
                        <w:noProof/>
                        <w:lang w:bidi="ar-SY"/>
                      </w:rPr>
                      <w:t>M. H. S. Z. H. T. H. A. M. A. R. M. Z. P. Emtiaz Hussain</w:t>
                    </w:r>
                    <w:r>
                      <w:rPr>
                        <w:rFonts w:hint="cs"/>
                        <w:noProof/>
                        <w:rtl/>
                        <w:lang w:bidi="ar-SY"/>
                      </w:rPr>
                      <w:t xml:space="preserve">، </w:t>
                    </w:r>
                    <w:r>
                      <w:rPr>
                        <w:rFonts w:hint="cs"/>
                        <w:noProof/>
                        <w:lang w:bidi="ar-SY"/>
                      </w:rPr>
                      <w:t>"Deep Learning Based Binary Classification for Alzheimer's Disease Detection using Brain MRI Images</w:t>
                    </w:r>
                    <w:r>
                      <w:rPr>
                        <w:rFonts w:hint="cs"/>
                        <w:noProof/>
                        <w:rtl/>
                        <w:lang w:bidi="ar-SY"/>
                      </w:rPr>
                      <w:t xml:space="preserve">،" تأليف </w:t>
                    </w:r>
                    <w:r>
                      <w:rPr>
                        <w:rFonts w:hint="cs"/>
                        <w:i/>
                        <w:iCs/>
                        <w:noProof/>
                        <w:lang w:bidi="ar-SY"/>
                      </w:rPr>
                      <w:t>IEEE (IEEE Xplore)</w:t>
                    </w:r>
                    <w:r>
                      <w:rPr>
                        <w:rFonts w:hint="cs"/>
                        <w:noProof/>
                        <w:rtl/>
                        <w:lang w:bidi="ar-SY"/>
                      </w:rPr>
                      <w:t xml:space="preserve">، 2020. </w:t>
                    </w:r>
                  </w:p>
                </w:tc>
              </w:tr>
              <w:tr w:rsidR="002F23EF" w14:paraId="14A05F09" w14:textId="77777777">
                <w:trPr>
                  <w:divId w:val="1791895158"/>
                  <w:tblCellSpacing w:w="15" w:type="dxa"/>
                </w:trPr>
                <w:tc>
                  <w:tcPr>
                    <w:tcW w:w="50" w:type="pct"/>
                    <w:hideMark/>
                  </w:tcPr>
                  <w:p w14:paraId="30861E21" w14:textId="77777777" w:rsidR="002F23EF" w:rsidRDefault="002F23EF">
                    <w:pPr>
                      <w:pStyle w:val="Bibliography"/>
                      <w:rPr>
                        <w:noProof/>
                        <w:rtl/>
                        <w:lang w:bidi="ar-SY"/>
                      </w:rPr>
                    </w:pPr>
                    <w:r>
                      <w:rPr>
                        <w:rFonts w:hint="cs"/>
                        <w:noProof/>
                        <w:rtl/>
                        <w:lang w:bidi="ar-SY"/>
                      </w:rPr>
                      <w:t xml:space="preserve">[6] </w:t>
                    </w:r>
                  </w:p>
                </w:tc>
                <w:tc>
                  <w:tcPr>
                    <w:tcW w:w="0" w:type="auto"/>
                    <w:hideMark/>
                  </w:tcPr>
                  <w:p w14:paraId="243EB487" w14:textId="77777777" w:rsidR="002F23EF" w:rsidRDefault="002F23EF">
                    <w:pPr>
                      <w:pStyle w:val="Bibliography"/>
                      <w:rPr>
                        <w:noProof/>
                        <w:rtl/>
                        <w:lang w:bidi="ar-SY"/>
                      </w:rPr>
                    </w:pPr>
                    <w:r>
                      <w:rPr>
                        <w:rFonts w:hint="cs"/>
                        <w:noProof/>
                        <w:lang w:bidi="ar-SY"/>
                      </w:rPr>
                      <w:t>M. H. Z. S. K. R. M. N. M. K. F. S. Syed Muhammad Salman Bukhari</w:t>
                    </w:r>
                    <w:r>
                      <w:rPr>
                        <w:rFonts w:hint="cs"/>
                        <w:noProof/>
                        <w:rtl/>
                        <w:lang w:bidi="ar-SY"/>
                      </w:rPr>
                      <w:t xml:space="preserve">، </w:t>
                    </w:r>
                    <w:r>
                      <w:rPr>
                        <w:rFonts w:hint="cs"/>
                        <w:noProof/>
                        <w:lang w:bidi="ar-SY"/>
                      </w:rPr>
                      <w:t>"Enhancing Alzheimer's Disease Detection and Classification through Federated Learning-Optimized Deep Convolutional Neural Networks on MRI Data</w:t>
                    </w:r>
                    <w:r>
                      <w:rPr>
                        <w:rFonts w:hint="cs"/>
                        <w:noProof/>
                        <w:rtl/>
                        <w:lang w:bidi="ar-SY"/>
                      </w:rPr>
                      <w:t xml:space="preserve">،" تأليف </w:t>
                    </w:r>
                    <w:r>
                      <w:rPr>
                        <w:rFonts w:hint="cs"/>
                        <w:i/>
                        <w:iCs/>
                        <w:noProof/>
                        <w:lang w:bidi="ar-SY"/>
                      </w:rPr>
                      <w:t>Intelligent Systems Conference</w:t>
                    </w:r>
                    <w:r>
                      <w:rPr>
                        <w:rFonts w:hint="cs"/>
                        <w:noProof/>
                        <w:rtl/>
                        <w:lang w:bidi="ar-SY"/>
                      </w:rPr>
                      <w:t xml:space="preserve">، 2023. </w:t>
                    </w:r>
                  </w:p>
                </w:tc>
              </w:tr>
              <w:tr w:rsidR="002F23EF" w14:paraId="642E120F" w14:textId="77777777">
                <w:trPr>
                  <w:divId w:val="1791895158"/>
                  <w:tblCellSpacing w:w="15" w:type="dxa"/>
                </w:trPr>
                <w:tc>
                  <w:tcPr>
                    <w:tcW w:w="50" w:type="pct"/>
                    <w:hideMark/>
                  </w:tcPr>
                  <w:p w14:paraId="676A9464" w14:textId="77777777" w:rsidR="002F23EF" w:rsidRDefault="002F23EF">
                    <w:pPr>
                      <w:pStyle w:val="Bibliography"/>
                      <w:rPr>
                        <w:noProof/>
                        <w:rtl/>
                        <w:lang w:bidi="ar-SY"/>
                      </w:rPr>
                    </w:pPr>
                    <w:r>
                      <w:rPr>
                        <w:rFonts w:hint="cs"/>
                        <w:noProof/>
                        <w:rtl/>
                        <w:lang w:bidi="ar-SY"/>
                      </w:rPr>
                      <w:t xml:space="preserve">[7] </w:t>
                    </w:r>
                  </w:p>
                </w:tc>
                <w:tc>
                  <w:tcPr>
                    <w:tcW w:w="0" w:type="auto"/>
                    <w:hideMark/>
                  </w:tcPr>
                  <w:p w14:paraId="7ECB9C09" w14:textId="77777777" w:rsidR="002F23EF" w:rsidRDefault="002F23EF">
                    <w:pPr>
                      <w:pStyle w:val="Bibliography"/>
                      <w:rPr>
                        <w:noProof/>
                        <w:rtl/>
                        <w:lang w:bidi="ar-SY"/>
                      </w:rPr>
                    </w:pPr>
                    <w:r>
                      <w:rPr>
                        <w:rFonts w:hint="cs"/>
                        <w:noProof/>
                        <w:lang w:bidi="ar-SY"/>
                      </w:rPr>
                      <w:t>R. S. -. X. Li</w:t>
                    </w:r>
                    <w:r>
                      <w:rPr>
                        <w:rFonts w:hint="cs"/>
                        <w:noProof/>
                        <w:rtl/>
                        <w:lang w:bidi="ar-SY"/>
                      </w:rPr>
                      <w:t xml:space="preserve">، </w:t>
                    </w:r>
                    <w:r>
                      <w:rPr>
                        <w:rFonts w:hint="cs"/>
                        <w:noProof/>
                        <w:lang w:bidi="ar-SY"/>
                      </w:rPr>
                      <w:t>"Modular Monolith: Is This the Trend in Software Architecture?</w:t>
                    </w:r>
                    <w:r>
                      <w:rPr>
                        <w:rFonts w:hint="cs"/>
                        <w:noProof/>
                        <w:rtl/>
                        <w:lang w:bidi="ar-SY"/>
                      </w:rPr>
                      <w:t>،</w:t>
                    </w:r>
                    <w:r>
                      <w:rPr>
                        <w:rFonts w:hint="cs"/>
                        <w:noProof/>
                        <w:lang w:bidi="ar-SY"/>
                      </w:rPr>
                      <w:t>" Lisbon, Portugal</w:t>
                    </w:r>
                    <w:r>
                      <w:rPr>
                        <w:rFonts w:hint="cs"/>
                        <w:noProof/>
                        <w:rtl/>
                        <w:lang w:bidi="ar-SY"/>
                      </w:rPr>
                      <w:t xml:space="preserve">، 2024. </w:t>
                    </w:r>
                  </w:p>
                </w:tc>
              </w:tr>
              <w:tr w:rsidR="002F23EF" w14:paraId="066FEAEC" w14:textId="77777777">
                <w:trPr>
                  <w:divId w:val="1791895158"/>
                  <w:tblCellSpacing w:w="15" w:type="dxa"/>
                </w:trPr>
                <w:tc>
                  <w:tcPr>
                    <w:tcW w:w="50" w:type="pct"/>
                    <w:hideMark/>
                  </w:tcPr>
                  <w:p w14:paraId="5677AEFA" w14:textId="77777777" w:rsidR="002F23EF" w:rsidRDefault="002F23EF">
                    <w:pPr>
                      <w:pStyle w:val="Bibliography"/>
                      <w:rPr>
                        <w:noProof/>
                        <w:rtl/>
                        <w:lang w:bidi="ar-SY"/>
                      </w:rPr>
                    </w:pPr>
                    <w:r>
                      <w:rPr>
                        <w:rFonts w:hint="cs"/>
                        <w:noProof/>
                        <w:rtl/>
                        <w:lang w:bidi="ar-SY"/>
                      </w:rPr>
                      <w:t xml:space="preserve">[8] </w:t>
                    </w:r>
                  </w:p>
                </w:tc>
                <w:tc>
                  <w:tcPr>
                    <w:tcW w:w="0" w:type="auto"/>
                    <w:hideMark/>
                  </w:tcPr>
                  <w:p w14:paraId="48808B61" w14:textId="77777777" w:rsidR="002F23EF" w:rsidRDefault="002F23EF">
                    <w:pPr>
                      <w:pStyle w:val="Bibliography"/>
                      <w:rPr>
                        <w:noProof/>
                        <w:rtl/>
                        <w:lang w:bidi="ar-SY"/>
                      </w:rPr>
                    </w:pPr>
                    <w:r>
                      <w:rPr>
                        <w:rFonts w:hint="cs"/>
                        <w:noProof/>
                        <w:rtl/>
                        <w:lang w:bidi="ar-SY"/>
                      </w:rPr>
                      <w:t>"</w:t>
                    </w:r>
                    <w:r>
                      <w:rPr>
                        <w:rFonts w:hint="cs"/>
                        <w:noProof/>
                        <w:lang w:bidi="ar-SY"/>
                      </w:rPr>
                      <w:t>Diagnoses</w:t>
                    </w:r>
                    <w:r>
                      <w:rPr>
                        <w:rFonts w:hint="cs"/>
                        <w:noProof/>
                        <w:rtl/>
                        <w:lang w:bidi="ar-SY"/>
                      </w:rPr>
                      <w:t xml:space="preserve">". </w:t>
                    </w:r>
                  </w:p>
                </w:tc>
              </w:tr>
            </w:tbl>
            <w:p w14:paraId="0E941BAE" w14:textId="77777777" w:rsidR="002F23EF" w:rsidRDefault="002F23EF">
              <w:pPr>
                <w:bidi w:val="0"/>
                <w:divId w:val="1791895158"/>
                <w:rPr>
                  <w:rFonts w:eastAsia="Times New Roman"/>
                  <w:noProof/>
                </w:rPr>
              </w:pPr>
            </w:p>
            <w:p w14:paraId="630D8DAC" w14:textId="677D2F21" w:rsidR="00790754" w:rsidRDefault="00790754">
              <w:r w:rsidRPr="00271547">
                <w:rPr>
                  <w:rFonts w:cs="Traditional Arabic"/>
                  <w:b/>
                  <w:bCs/>
                  <w:noProof/>
                </w:rPr>
                <w:fldChar w:fldCharType="end"/>
              </w:r>
            </w:p>
          </w:sdtContent>
        </w:sdt>
      </w:sdtContent>
    </w:sdt>
    <w:p w14:paraId="724B1CCE" w14:textId="2025FD50" w:rsidR="00973120" w:rsidRPr="00973120" w:rsidRDefault="00973120" w:rsidP="00790754">
      <w:pPr>
        <w:rPr>
          <w:rtl/>
          <w:cs/>
        </w:rPr>
      </w:pPr>
    </w:p>
    <w:sectPr w:rsidR="00973120" w:rsidRPr="00973120">
      <w:footerReference w:type="default" r:id="rId29"/>
      <w:pgSz w:w="11907" w:h="16839"/>
      <w:pgMar w:top="1836" w:right="1751" w:bottom="1440" w:left="1751" w:header="709" w:footer="709" w:gutter="0"/>
      <w:pgNumType w:start="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9F79A" w14:textId="77777777" w:rsidR="00B8718C" w:rsidRDefault="00B8718C">
      <w:pPr>
        <w:spacing w:before="0" w:after="0" w:line="240" w:lineRule="auto"/>
        <w:rPr>
          <w:rtl/>
          <w:cs/>
        </w:rPr>
      </w:pPr>
      <w:r>
        <w:separator/>
      </w:r>
    </w:p>
  </w:endnote>
  <w:endnote w:type="continuationSeparator" w:id="0">
    <w:p w14:paraId="7EB2985B" w14:textId="77777777" w:rsidR="00B8718C" w:rsidRDefault="00B8718C">
      <w:pPr>
        <w:spacing w:before="0" w:after="0" w:line="240" w:lineRule="auto"/>
        <w:rPr>
          <w:rtl/>
          <w:cs/>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onstantia">
    <w:panose1 w:val="02030602050306030303"/>
    <w:charset w:val="00"/>
    <w:family w:val="roman"/>
    <w:pitch w:val="variable"/>
    <w:sig w:usb0="A00002EF" w:usb1="4000204B"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STXinwei">
    <w:charset w:val="86"/>
    <w:family w:val="auto"/>
    <w:pitch w:val="variable"/>
    <w:sig w:usb0="00000001" w:usb1="080F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02F00" w14:textId="77777777" w:rsidR="00B665FA" w:rsidRPr="00036CE2" w:rsidRDefault="00A73CE4">
    <w:pPr>
      <w:pStyle w:val="Footer"/>
      <w:rPr>
        <w:rFonts w:ascii="Arial" w:hAnsi="Arial" w:cs="Arial"/>
        <w:rtl/>
        <w:cs/>
      </w:rPr>
    </w:pPr>
    <w:r w:rsidRPr="00036CE2">
      <w:rPr>
        <w:rFonts w:ascii="Arial" w:hAnsi="Arial" w:cs="Arial"/>
        <w:rtl/>
        <w:lang w:val="ar-SA"/>
      </w:rPr>
      <w:t xml:space="preserve">الصفحة </w:t>
    </w:r>
    <w:r w:rsidRPr="00036CE2">
      <w:rPr>
        <w:rFonts w:ascii="Arial" w:hAnsi="Arial" w:cs="Arial"/>
      </w:rPr>
      <w:fldChar w:fldCharType="begin"/>
    </w:r>
    <w:r w:rsidRPr="00036CE2">
      <w:rPr>
        <w:rFonts w:ascii="Arial" w:hAnsi="Arial" w:cs="Arial"/>
      </w:rPr>
      <w:instrText>PAGE  \* Arabic  \* MERGEFORMAT</w:instrText>
    </w:r>
    <w:r w:rsidRPr="00036CE2">
      <w:rPr>
        <w:rFonts w:ascii="Arial" w:hAnsi="Arial" w:cs="Arial"/>
      </w:rPr>
      <w:fldChar w:fldCharType="separate"/>
    </w:r>
    <w:r w:rsidR="000810E5" w:rsidRPr="000810E5">
      <w:rPr>
        <w:rFonts w:ascii="Arial" w:hAnsi="Arial" w:cs="Arial"/>
        <w:noProof/>
        <w:lang w:val="ar-SA"/>
      </w:rPr>
      <w:t>1</w:t>
    </w:r>
    <w:r w:rsidRPr="00036CE2">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7BCB2" w14:textId="77777777" w:rsidR="00B8718C" w:rsidRDefault="00B8718C">
      <w:pPr>
        <w:spacing w:before="0" w:after="0" w:line="240" w:lineRule="auto"/>
        <w:rPr>
          <w:rtl/>
          <w:cs/>
        </w:rPr>
      </w:pPr>
      <w:r>
        <w:separator/>
      </w:r>
    </w:p>
  </w:footnote>
  <w:footnote w:type="continuationSeparator" w:id="0">
    <w:p w14:paraId="2655B5F8" w14:textId="77777777" w:rsidR="00B8718C" w:rsidRDefault="00B8718C">
      <w:pPr>
        <w:spacing w:before="0" w:after="0" w:line="240" w:lineRule="auto"/>
        <w:rPr>
          <w:rtl/>
          <w:cs/>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4680"/>
        </w:tabs>
        <w:ind w:left="4680" w:hanging="360"/>
      </w:pPr>
    </w:lvl>
  </w:abstractNum>
  <w:abstractNum w:abstractNumId="1" w15:restartNumberingAfterBreak="0">
    <w:nsid w:val="FFFFFF89"/>
    <w:multiLevelType w:val="singleLevel"/>
    <w:tmpl w:val="1206D1A0"/>
    <w:lvl w:ilvl="0">
      <w:start w:val="1"/>
      <w:numFmt w:val="bullet"/>
      <w:pStyle w:val="ListBullet"/>
      <w:lvlText w:val="−"/>
      <w:lvlJc w:val="left"/>
      <w:pPr>
        <w:ind w:left="720" w:hanging="360"/>
      </w:pPr>
      <w:rPr>
        <w:rFonts w:ascii="Century Gothic" w:hAnsi="Century Gothic" w:cs="Century Gothic" w:hint="default"/>
        <w:color w:val="0D0D0D" w:themeColor="text1" w:themeTint="F2"/>
      </w:rPr>
    </w:lvl>
  </w:abstractNum>
  <w:abstractNum w:abstractNumId="2" w15:restartNumberingAfterBreak="0">
    <w:nsid w:val="000E4E70"/>
    <w:multiLevelType w:val="multilevel"/>
    <w:tmpl w:val="3A32FC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18"/>
        <w:szCs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00F04"/>
    <w:multiLevelType w:val="multilevel"/>
    <w:tmpl w:val="E1A87D82"/>
    <w:lvl w:ilvl="0">
      <w:start w:val="2"/>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90384"/>
    <w:multiLevelType w:val="hybridMultilevel"/>
    <w:tmpl w:val="3D10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EF4C77"/>
    <w:multiLevelType w:val="multilevel"/>
    <w:tmpl w:val="A8F67616"/>
    <w:lvl w:ilvl="0">
      <w:start w:val="1"/>
      <w:numFmt w:val="decimal"/>
      <w:pStyle w:val="Heading1"/>
      <w:suff w:val="nothing"/>
      <w:lvlText w:val="%1."/>
      <w:lvlJc w:val="left"/>
      <w:pPr>
        <w:ind w:left="6570" w:hanging="4050"/>
      </w:pPr>
      <w:rPr>
        <w:color w:val="FFFFFF" w:themeColor="background1"/>
      </w:rPr>
    </w:lvl>
    <w:lvl w:ilvl="1">
      <w:start w:val="1"/>
      <w:numFmt w:val="decimal"/>
      <w:pStyle w:val="Heading2"/>
      <w:suff w:val="space"/>
      <w:lvlText w:val="%2.%1."/>
      <w:lvlJc w:val="left"/>
      <w:pPr>
        <w:ind w:left="1116" w:hanging="1026"/>
      </w:pPr>
      <w:rPr>
        <w:rFonts w:hint="default"/>
      </w:rPr>
    </w:lvl>
    <w:lvl w:ilvl="2">
      <w:start w:val="1"/>
      <w:numFmt w:val="decimal"/>
      <w:pStyle w:val="Heading3"/>
      <w:suff w:val="space"/>
      <w:lvlText w:val="%3.%2.%1."/>
      <w:lvlJc w:val="left"/>
      <w:pPr>
        <w:ind w:left="5724" w:hanging="3834"/>
      </w:pPr>
      <w:rPr>
        <w:rFonts w:hint="default"/>
        <w:color w:val="000000" w:themeColor="text1"/>
        <w:sz w:val="32"/>
        <w:szCs w:val="32"/>
      </w:rPr>
    </w:lvl>
    <w:lvl w:ilvl="3">
      <w:start w:val="1"/>
      <w:numFmt w:val="decimal"/>
      <w:pStyle w:val="Heading4"/>
      <w:lvlText w:val="%4.%3.%2.%1."/>
      <w:lvlJc w:val="left"/>
      <w:pPr>
        <w:ind w:left="1440" w:hanging="360"/>
      </w:pPr>
      <w:rPr>
        <w:rFonts w:hint="default"/>
      </w:rPr>
    </w:lvl>
    <w:lvl w:ilvl="4">
      <w:start w:val="1"/>
      <w:numFmt w:val="decimal"/>
      <w:pStyle w:val="Heading5"/>
      <w:lvlText w:val="%5.%4.%3.%2.%1."/>
      <w:lvlJc w:val="left"/>
      <w:pPr>
        <w:ind w:left="1800" w:hanging="360"/>
      </w:pPr>
      <w:rPr>
        <w:rFonts w:hint="default"/>
      </w:rPr>
    </w:lvl>
    <w:lvl w:ilvl="5">
      <w:start w:val="1"/>
      <w:numFmt w:val="decimal"/>
      <w:pStyle w:val="Heading6"/>
      <w:lvlText w:val="%6.%5.%4.%3.%2.%1."/>
      <w:lvlJc w:val="left"/>
      <w:pPr>
        <w:ind w:left="2160" w:hanging="360"/>
      </w:pPr>
      <w:rPr>
        <w:rFonts w:hint="default"/>
      </w:rPr>
    </w:lvl>
    <w:lvl w:ilvl="6">
      <w:start w:val="1"/>
      <w:numFmt w:val="decimal"/>
      <w:lvlText w:val="%7.%6.%5.%4.%3.%2.%1."/>
      <w:lvlJc w:val="left"/>
      <w:pPr>
        <w:ind w:left="2520" w:hanging="360"/>
      </w:pPr>
      <w:rPr>
        <w:rFonts w:hint="default"/>
      </w:rPr>
    </w:lvl>
    <w:lvl w:ilvl="7">
      <w:start w:val="1"/>
      <w:numFmt w:val="decimal"/>
      <w:lvlText w:val="%8.%7.%6.%5.%4.%3.%2.%1."/>
      <w:lvlJc w:val="left"/>
      <w:pPr>
        <w:ind w:left="2880" w:hanging="360"/>
      </w:pPr>
      <w:rPr>
        <w:rFonts w:hint="default"/>
      </w:rPr>
    </w:lvl>
    <w:lvl w:ilvl="8">
      <w:start w:val="1"/>
      <w:numFmt w:val="decimal"/>
      <w:lvlText w:val="%9.%8.%7.%6.%5.%4.%3.%2.%1."/>
      <w:lvlJc w:val="left"/>
      <w:pPr>
        <w:ind w:left="3240" w:hanging="360"/>
      </w:pPr>
      <w:rPr>
        <w:rFonts w:hint="default"/>
      </w:rPr>
    </w:lvl>
  </w:abstractNum>
  <w:abstractNum w:abstractNumId="6" w15:restartNumberingAfterBreak="0">
    <w:nsid w:val="046A09DE"/>
    <w:multiLevelType w:val="hybridMultilevel"/>
    <w:tmpl w:val="5F98C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3E4DCB"/>
    <w:multiLevelType w:val="hybridMultilevel"/>
    <w:tmpl w:val="9E664156"/>
    <w:lvl w:ilvl="0" w:tplc="A1FE2722">
      <w:start w:val="1"/>
      <w:numFmt w:val="decimal"/>
      <w:lvlText w:val="%1."/>
      <w:lvlJc w:val="left"/>
      <w:pPr>
        <w:ind w:left="1261" w:hanging="360"/>
      </w:pPr>
      <w:rPr>
        <w:rFonts w:hint="default"/>
        <w:sz w:val="18"/>
        <w:szCs w:val="18"/>
      </w:rPr>
    </w:lvl>
    <w:lvl w:ilvl="1" w:tplc="04090003">
      <w:start w:val="1"/>
      <w:numFmt w:val="bullet"/>
      <w:lvlText w:val="o"/>
      <w:lvlJc w:val="left"/>
      <w:pPr>
        <w:ind w:left="1981" w:hanging="360"/>
      </w:pPr>
      <w:rPr>
        <w:rFonts w:ascii="Courier New" w:hAnsi="Courier New" w:cs="Courier New" w:hint="default"/>
      </w:rPr>
    </w:lvl>
    <w:lvl w:ilvl="2" w:tplc="04090005" w:tentative="1">
      <w:start w:val="1"/>
      <w:numFmt w:val="bullet"/>
      <w:lvlText w:val=""/>
      <w:lvlJc w:val="left"/>
      <w:pPr>
        <w:ind w:left="2701" w:hanging="360"/>
      </w:pPr>
      <w:rPr>
        <w:rFonts w:ascii="Wingdings" w:hAnsi="Wingdings" w:hint="default"/>
      </w:rPr>
    </w:lvl>
    <w:lvl w:ilvl="3" w:tplc="04090001" w:tentative="1">
      <w:start w:val="1"/>
      <w:numFmt w:val="bullet"/>
      <w:lvlText w:val=""/>
      <w:lvlJc w:val="left"/>
      <w:pPr>
        <w:ind w:left="3421" w:hanging="360"/>
      </w:pPr>
      <w:rPr>
        <w:rFonts w:ascii="Symbol" w:hAnsi="Symbol" w:hint="default"/>
      </w:rPr>
    </w:lvl>
    <w:lvl w:ilvl="4" w:tplc="04090003" w:tentative="1">
      <w:start w:val="1"/>
      <w:numFmt w:val="bullet"/>
      <w:lvlText w:val="o"/>
      <w:lvlJc w:val="left"/>
      <w:pPr>
        <w:ind w:left="4141" w:hanging="360"/>
      </w:pPr>
      <w:rPr>
        <w:rFonts w:ascii="Courier New" w:hAnsi="Courier New" w:cs="Courier New" w:hint="default"/>
      </w:rPr>
    </w:lvl>
    <w:lvl w:ilvl="5" w:tplc="04090005" w:tentative="1">
      <w:start w:val="1"/>
      <w:numFmt w:val="bullet"/>
      <w:lvlText w:val=""/>
      <w:lvlJc w:val="left"/>
      <w:pPr>
        <w:ind w:left="4861" w:hanging="360"/>
      </w:pPr>
      <w:rPr>
        <w:rFonts w:ascii="Wingdings" w:hAnsi="Wingdings" w:hint="default"/>
      </w:rPr>
    </w:lvl>
    <w:lvl w:ilvl="6" w:tplc="04090001" w:tentative="1">
      <w:start w:val="1"/>
      <w:numFmt w:val="bullet"/>
      <w:lvlText w:val=""/>
      <w:lvlJc w:val="left"/>
      <w:pPr>
        <w:ind w:left="5581" w:hanging="360"/>
      </w:pPr>
      <w:rPr>
        <w:rFonts w:ascii="Symbol" w:hAnsi="Symbol" w:hint="default"/>
      </w:rPr>
    </w:lvl>
    <w:lvl w:ilvl="7" w:tplc="04090003" w:tentative="1">
      <w:start w:val="1"/>
      <w:numFmt w:val="bullet"/>
      <w:lvlText w:val="o"/>
      <w:lvlJc w:val="left"/>
      <w:pPr>
        <w:ind w:left="6301" w:hanging="360"/>
      </w:pPr>
      <w:rPr>
        <w:rFonts w:ascii="Courier New" w:hAnsi="Courier New" w:cs="Courier New" w:hint="default"/>
      </w:rPr>
    </w:lvl>
    <w:lvl w:ilvl="8" w:tplc="04090005" w:tentative="1">
      <w:start w:val="1"/>
      <w:numFmt w:val="bullet"/>
      <w:lvlText w:val=""/>
      <w:lvlJc w:val="left"/>
      <w:pPr>
        <w:ind w:left="7021" w:hanging="360"/>
      </w:pPr>
      <w:rPr>
        <w:rFonts w:ascii="Wingdings" w:hAnsi="Wingdings" w:hint="default"/>
      </w:rPr>
    </w:lvl>
  </w:abstractNum>
  <w:abstractNum w:abstractNumId="8" w15:restartNumberingAfterBreak="0">
    <w:nsid w:val="065D3E14"/>
    <w:multiLevelType w:val="hybridMultilevel"/>
    <w:tmpl w:val="74BA75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6A62C55"/>
    <w:multiLevelType w:val="hybridMultilevel"/>
    <w:tmpl w:val="4800B5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6C975F1"/>
    <w:multiLevelType w:val="hybridMultilevel"/>
    <w:tmpl w:val="CFA48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25641"/>
    <w:multiLevelType w:val="multilevel"/>
    <w:tmpl w:val="E1A87D82"/>
    <w:lvl w:ilvl="0">
      <w:start w:val="2"/>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00CFB"/>
    <w:multiLevelType w:val="multilevel"/>
    <w:tmpl w:val="D5328C5E"/>
    <w:lvl w:ilvl="0">
      <w:start w:val="1"/>
      <w:numFmt w:val="decimal"/>
      <w:suff w:val="space"/>
      <w:lvlText w:val="%1."/>
      <w:lvlJc w:val="left"/>
      <w:pPr>
        <w:ind w:left="360" w:hanging="360"/>
      </w:pPr>
      <w:rPr>
        <w:rFonts w:hint="default"/>
      </w:rPr>
    </w:lvl>
    <w:lvl w:ilvl="1">
      <w:start w:val="1"/>
      <w:numFmt w:val="decimal"/>
      <w:suff w:val="space"/>
      <w:lvlText w:val="%2.%1."/>
      <w:lvlJc w:val="left"/>
      <w:pPr>
        <w:ind w:left="270" w:hanging="360"/>
      </w:pPr>
      <w:rPr>
        <w:rFonts w:hint="default"/>
      </w:rPr>
    </w:lvl>
    <w:lvl w:ilvl="2">
      <w:start w:val="1"/>
      <w:numFmt w:val="decimal"/>
      <w:lvlText w:val="%3.%2.%1."/>
      <w:lvlJc w:val="left"/>
      <w:pPr>
        <w:ind w:left="630" w:hanging="360"/>
      </w:pPr>
      <w:rPr>
        <w:rFonts w:hint="default"/>
      </w:rPr>
    </w:lvl>
    <w:lvl w:ilvl="3">
      <w:start w:val="1"/>
      <w:numFmt w:val="decimal"/>
      <w:lvlText w:val="%4.%3.%2.%1."/>
      <w:lvlJc w:val="left"/>
      <w:pPr>
        <w:ind w:left="990" w:hanging="360"/>
      </w:pPr>
      <w:rPr>
        <w:rFonts w:hint="default"/>
      </w:rPr>
    </w:lvl>
    <w:lvl w:ilvl="4">
      <w:start w:val="1"/>
      <w:numFmt w:val="decimal"/>
      <w:lvlText w:val="%5.%4.%3.%2.%1."/>
      <w:lvlJc w:val="left"/>
      <w:pPr>
        <w:ind w:left="1350" w:hanging="360"/>
      </w:pPr>
      <w:rPr>
        <w:rFonts w:hint="default"/>
      </w:rPr>
    </w:lvl>
    <w:lvl w:ilvl="5">
      <w:start w:val="1"/>
      <w:numFmt w:val="decimal"/>
      <w:lvlText w:val="%6.%5.%4.%3.%2.%1."/>
      <w:lvlJc w:val="left"/>
      <w:pPr>
        <w:ind w:left="1710" w:hanging="360"/>
      </w:pPr>
      <w:rPr>
        <w:rFonts w:hint="default"/>
      </w:rPr>
    </w:lvl>
    <w:lvl w:ilvl="6">
      <w:start w:val="1"/>
      <w:numFmt w:val="decimal"/>
      <w:lvlText w:val="%7.%6.%5.%4.%3.%2.%1."/>
      <w:lvlJc w:val="left"/>
      <w:pPr>
        <w:ind w:left="2070" w:hanging="360"/>
      </w:pPr>
      <w:rPr>
        <w:rFonts w:hint="default"/>
      </w:rPr>
    </w:lvl>
    <w:lvl w:ilvl="7">
      <w:start w:val="1"/>
      <w:numFmt w:val="decimal"/>
      <w:lvlText w:val="%8.%7.%6.%5.%4.%3.%2.%1."/>
      <w:lvlJc w:val="left"/>
      <w:pPr>
        <w:ind w:left="2430" w:hanging="360"/>
      </w:pPr>
      <w:rPr>
        <w:rFonts w:hint="default"/>
      </w:rPr>
    </w:lvl>
    <w:lvl w:ilvl="8">
      <w:start w:val="1"/>
      <w:numFmt w:val="decimal"/>
      <w:lvlText w:val="%9.%8.%7.%6.%5.%4.%3.%2.%1."/>
      <w:lvlJc w:val="left"/>
      <w:pPr>
        <w:ind w:left="2790" w:hanging="360"/>
      </w:pPr>
      <w:rPr>
        <w:rFonts w:hint="default"/>
      </w:rPr>
    </w:lvl>
  </w:abstractNum>
  <w:abstractNum w:abstractNumId="13" w15:restartNumberingAfterBreak="0">
    <w:nsid w:val="0BB250A4"/>
    <w:multiLevelType w:val="multilevel"/>
    <w:tmpl w:val="5B0A0540"/>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0BCA72E5"/>
    <w:multiLevelType w:val="multilevel"/>
    <w:tmpl w:val="F6326C18"/>
    <w:lvl w:ilvl="0">
      <w:start w:val="1"/>
      <w:numFmt w:val="decimal"/>
      <w:lvlText w:val="%1."/>
      <w:lvlJc w:val="left"/>
      <w:pPr>
        <w:ind w:left="3780" w:hanging="360"/>
      </w:pPr>
      <w:rPr>
        <w:color w:val="FFFFFF"/>
        <w:sz w:val="20"/>
        <w:szCs w:val="20"/>
      </w:rPr>
    </w:lvl>
    <w:lvl w:ilvl="1">
      <w:start w:val="1"/>
      <w:numFmt w:val="decimal"/>
      <w:lvlText w:val="%2.%1"/>
      <w:lvlJc w:val="left"/>
      <w:pPr>
        <w:ind w:left="360" w:hanging="360"/>
      </w:pPr>
    </w:lvl>
    <w:lvl w:ilvl="2">
      <w:start w:val="1"/>
      <w:numFmt w:val="decimal"/>
      <w:lvlText w:val="%3.%2.%1"/>
      <w:lvlJc w:val="left"/>
      <w:pPr>
        <w:ind w:left="540" w:hanging="360"/>
      </w:pPr>
    </w:lvl>
    <w:lvl w:ilvl="3">
      <w:start w:val="1"/>
      <w:numFmt w:val="decimal"/>
      <w:lvlText w:val="%4.%3.%2.%1"/>
      <w:lvlJc w:val="left"/>
      <w:pPr>
        <w:ind w:left="540" w:hanging="360"/>
      </w:pPr>
    </w:lvl>
    <w:lvl w:ilvl="4">
      <w:start w:val="1"/>
      <w:numFmt w:val="decimal"/>
      <w:lvlText w:val="%5.%4.%3.%2.%1"/>
      <w:lvlJc w:val="left"/>
      <w:pPr>
        <w:ind w:left="540" w:hanging="360"/>
      </w:pPr>
    </w:lvl>
    <w:lvl w:ilvl="5">
      <w:start w:val="1"/>
      <w:numFmt w:val="lowerRoman"/>
      <w:lvlText w:val="(%6)"/>
      <w:lvlJc w:val="left"/>
      <w:pPr>
        <w:ind w:left="2340" w:hanging="360"/>
      </w:pPr>
    </w:lvl>
    <w:lvl w:ilvl="6">
      <w:start w:val="1"/>
      <w:numFmt w:val="decimal"/>
      <w:lvlText w:val="%7."/>
      <w:lvlJc w:val="left"/>
      <w:pPr>
        <w:ind w:left="2700" w:hanging="360"/>
      </w:pPr>
    </w:lvl>
    <w:lvl w:ilvl="7">
      <w:start w:val="1"/>
      <w:numFmt w:val="lowerLetter"/>
      <w:lvlText w:val="%8."/>
      <w:lvlJc w:val="left"/>
      <w:pPr>
        <w:ind w:left="3060" w:hanging="360"/>
      </w:pPr>
    </w:lvl>
    <w:lvl w:ilvl="8">
      <w:start w:val="1"/>
      <w:numFmt w:val="lowerRoman"/>
      <w:lvlText w:val="%9."/>
      <w:lvlJc w:val="left"/>
      <w:pPr>
        <w:ind w:left="3420" w:hanging="360"/>
      </w:pPr>
    </w:lvl>
  </w:abstractNum>
  <w:abstractNum w:abstractNumId="15" w15:restartNumberingAfterBreak="0">
    <w:nsid w:val="0DE37EB5"/>
    <w:multiLevelType w:val="multilevel"/>
    <w:tmpl w:val="6CA2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3774CD"/>
    <w:multiLevelType w:val="multilevel"/>
    <w:tmpl w:val="6B22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92026"/>
    <w:multiLevelType w:val="hybridMultilevel"/>
    <w:tmpl w:val="1D5A4A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CE6D38"/>
    <w:multiLevelType w:val="hybridMultilevel"/>
    <w:tmpl w:val="8D8A7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077E3F"/>
    <w:multiLevelType w:val="hybridMultilevel"/>
    <w:tmpl w:val="C35C4DCE"/>
    <w:lvl w:ilvl="0" w:tplc="5CA80668">
      <w:start w:val="4"/>
      <w:numFmt w:val="decimal"/>
      <w:lvlText w:val="%1."/>
      <w:lvlJc w:val="left"/>
      <w:pPr>
        <w:ind w:left="360" w:hanging="36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20E5925"/>
    <w:multiLevelType w:val="hybridMultilevel"/>
    <w:tmpl w:val="306622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3514972"/>
    <w:multiLevelType w:val="multilevel"/>
    <w:tmpl w:val="E1A87D82"/>
    <w:lvl w:ilvl="0">
      <w:start w:val="2"/>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671D40"/>
    <w:multiLevelType w:val="hybridMultilevel"/>
    <w:tmpl w:val="C4FC7070"/>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EE3E12"/>
    <w:multiLevelType w:val="hybridMultilevel"/>
    <w:tmpl w:val="E1DA037C"/>
    <w:lvl w:ilvl="0" w:tplc="FFFFFFFF">
      <w:start w:val="1"/>
      <w:numFmt w:val="decimal"/>
      <w:lvlText w:val="%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5AB7F2C"/>
    <w:multiLevelType w:val="multilevel"/>
    <w:tmpl w:val="5B0A0540"/>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16F039EA"/>
    <w:multiLevelType w:val="hybridMultilevel"/>
    <w:tmpl w:val="F5148D50"/>
    <w:lvl w:ilvl="0" w:tplc="FFFFFFFF">
      <w:start w:val="1"/>
      <w:numFmt w:val="decimal"/>
      <w:lvlText w:val="%1."/>
      <w:lvlJc w:val="left"/>
      <w:pPr>
        <w:ind w:left="1261" w:hanging="360"/>
      </w:pPr>
      <w:rPr>
        <w:rFonts w:hint="default"/>
        <w:sz w:val="18"/>
        <w:szCs w:val="18"/>
      </w:rPr>
    </w:lvl>
    <w:lvl w:ilvl="1" w:tplc="FFFFFFFF" w:tentative="1">
      <w:start w:val="1"/>
      <w:numFmt w:val="bullet"/>
      <w:lvlText w:val="o"/>
      <w:lvlJc w:val="left"/>
      <w:pPr>
        <w:ind w:left="1981" w:hanging="360"/>
      </w:pPr>
      <w:rPr>
        <w:rFonts w:ascii="Courier New" w:hAnsi="Courier New" w:cs="Courier New" w:hint="default"/>
      </w:rPr>
    </w:lvl>
    <w:lvl w:ilvl="2" w:tplc="FFFFFFFF" w:tentative="1">
      <w:start w:val="1"/>
      <w:numFmt w:val="bullet"/>
      <w:lvlText w:val=""/>
      <w:lvlJc w:val="left"/>
      <w:pPr>
        <w:ind w:left="2701" w:hanging="360"/>
      </w:pPr>
      <w:rPr>
        <w:rFonts w:ascii="Wingdings" w:hAnsi="Wingdings" w:hint="default"/>
      </w:rPr>
    </w:lvl>
    <w:lvl w:ilvl="3" w:tplc="FFFFFFFF" w:tentative="1">
      <w:start w:val="1"/>
      <w:numFmt w:val="bullet"/>
      <w:lvlText w:val=""/>
      <w:lvlJc w:val="left"/>
      <w:pPr>
        <w:ind w:left="3421" w:hanging="360"/>
      </w:pPr>
      <w:rPr>
        <w:rFonts w:ascii="Symbol" w:hAnsi="Symbol" w:hint="default"/>
      </w:rPr>
    </w:lvl>
    <w:lvl w:ilvl="4" w:tplc="FFFFFFFF" w:tentative="1">
      <w:start w:val="1"/>
      <w:numFmt w:val="bullet"/>
      <w:lvlText w:val="o"/>
      <w:lvlJc w:val="left"/>
      <w:pPr>
        <w:ind w:left="4141" w:hanging="360"/>
      </w:pPr>
      <w:rPr>
        <w:rFonts w:ascii="Courier New" w:hAnsi="Courier New" w:cs="Courier New" w:hint="default"/>
      </w:rPr>
    </w:lvl>
    <w:lvl w:ilvl="5" w:tplc="FFFFFFFF" w:tentative="1">
      <w:start w:val="1"/>
      <w:numFmt w:val="bullet"/>
      <w:lvlText w:val=""/>
      <w:lvlJc w:val="left"/>
      <w:pPr>
        <w:ind w:left="4861" w:hanging="360"/>
      </w:pPr>
      <w:rPr>
        <w:rFonts w:ascii="Wingdings" w:hAnsi="Wingdings" w:hint="default"/>
      </w:rPr>
    </w:lvl>
    <w:lvl w:ilvl="6" w:tplc="FFFFFFFF" w:tentative="1">
      <w:start w:val="1"/>
      <w:numFmt w:val="bullet"/>
      <w:lvlText w:val=""/>
      <w:lvlJc w:val="left"/>
      <w:pPr>
        <w:ind w:left="5581" w:hanging="360"/>
      </w:pPr>
      <w:rPr>
        <w:rFonts w:ascii="Symbol" w:hAnsi="Symbol" w:hint="default"/>
      </w:rPr>
    </w:lvl>
    <w:lvl w:ilvl="7" w:tplc="FFFFFFFF" w:tentative="1">
      <w:start w:val="1"/>
      <w:numFmt w:val="bullet"/>
      <w:lvlText w:val="o"/>
      <w:lvlJc w:val="left"/>
      <w:pPr>
        <w:ind w:left="6301" w:hanging="360"/>
      </w:pPr>
      <w:rPr>
        <w:rFonts w:ascii="Courier New" w:hAnsi="Courier New" w:cs="Courier New" w:hint="default"/>
      </w:rPr>
    </w:lvl>
    <w:lvl w:ilvl="8" w:tplc="FFFFFFFF" w:tentative="1">
      <w:start w:val="1"/>
      <w:numFmt w:val="bullet"/>
      <w:lvlText w:val=""/>
      <w:lvlJc w:val="left"/>
      <w:pPr>
        <w:ind w:left="7021" w:hanging="360"/>
      </w:pPr>
      <w:rPr>
        <w:rFonts w:ascii="Wingdings" w:hAnsi="Wingdings" w:hint="default"/>
      </w:rPr>
    </w:lvl>
  </w:abstractNum>
  <w:abstractNum w:abstractNumId="26" w15:restartNumberingAfterBreak="0">
    <w:nsid w:val="180116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8565E4C"/>
    <w:multiLevelType w:val="multilevel"/>
    <w:tmpl w:val="837C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82D41"/>
    <w:multiLevelType w:val="multilevel"/>
    <w:tmpl w:val="E1A87D82"/>
    <w:lvl w:ilvl="0">
      <w:start w:val="2"/>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A4F91"/>
    <w:multiLevelType w:val="hybridMultilevel"/>
    <w:tmpl w:val="6C52F610"/>
    <w:lvl w:ilvl="0" w:tplc="FFFFFFFF">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81794F"/>
    <w:multiLevelType w:val="multilevel"/>
    <w:tmpl w:val="492A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A13434"/>
    <w:multiLevelType w:val="hybridMultilevel"/>
    <w:tmpl w:val="C4DCA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F3C69F2"/>
    <w:multiLevelType w:val="multilevel"/>
    <w:tmpl w:val="0374BCB8"/>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3" w15:restartNumberingAfterBreak="0">
    <w:nsid w:val="1FB51FDA"/>
    <w:multiLevelType w:val="multilevel"/>
    <w:tmpl w:val="3A32FCF0"/>
    <w:lvl w:ilvl="0">
      <w:start w:val="1"/>
      <w:numFmt w:val="decimal"/>
      <w:lvlText w:val="%1."/>
      <w:lvlJc w:val="left"/>
      <w:pPr>
        <w:tabs>
          <w:tab w:val="num" w:pos="1800"/>
        </w:tabs>
        <w:ind w:left="1800" w:hanging="360"/>
      </w:pPr>
      <w:rPr>
        <w:rFonts w:hint="default"/>
        <w:sz w:val="20"/>
      </w:rPr>
    </w:lvl>
    <w:lvl w:ilvl="1">
      <w:start w:val="1"/>
      <w:numFmt w:val="decimal"/>
      <w:lvlText w:val="%2."/>
      <w:lvlJc w:val="left"/>
      <w:pPr>
        <w:ind w:left="2520" w:hanging="360"/>
      </w:pPr>
      <w:rPr>
        <w:rFonts w:hint="default"/>
        <w:sz w:val="18"/>
        <w:szCs w:val="18"/>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20FB64FA"/>
    <w:multiLevelType w:val="hybridMultilevel"/>
    <w:tmpl w:val="417CAC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22B93B1F"/>
    <w:multiLevelType w:val="multilevel"/>
    <w:tmpl w:val="B61A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D75813"/>
    <w:multiLevelType w:val="hybridMultilevel"/>
    <w:tmpl w:val="4692BED8"/>
    <w:lvl w:ilvl="0" w:tplc="04090001">
      <w:start w:val="1"/>
      <w:numFmt w:val="bullet"/>
      <w:lvlText w:val=""/>
      <w:lvlJc w:val="left"/>
      <w:pPr>
        <w:ind w:left="360" w:hanging="360"/>
      </w:pPr>
      <w:rPr>
        <w:rFonts w:ascii="Symbol" w:hAnsi="Symbol" w:hint="default"/>
        <w:sz w:val="22"/>
        <w:szCs w:val="22"/>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2328770C"/>
    <w:multiLevelType w:val="multilevel"/>
    <w:tmpl w:val="8DAA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781409"/>
    <w:multiLevelType w:val="multilevel"/>
    <w:tmpl w:val="3A32FCF0"/>
    <w:lvl w:ilvl="0">
      <w:start w:val="1"/>
      <w:numFmt w:val="decimal"/>
      <w:lvlText w:val="%1."/>
      <w:lvlJc w:val="left"/>
      <w:pPr>
        <w:tabs>
          <w:tab w:val="num" w:pos="1800"/>
        </w:tabs>
        <w:ind w:left="1800" w:hanging="360"/>
      </w:pPr>
      <w:rPr>
        <w:rFonts w:hint="default"/>
        <w:sz w:val="20"/>
      </w:rPr>
    </w:lvl>
    <w:lvl w:ilvl="1">
      <w:start w:val="1"/>
      <w:numFmt w:val="decimal"/>
      <w:lvlText w:val="%2."/>
      <w:lvlJc w:val="left"/>
      <w:pPr>
        <w:ind w:left="2520" w:hanging="360"/>
      </w:pPr>
      <w:rPr>
        <w:rFonts w:hint="default"/>
        <w:sz w:val="18"/>
        <w:szCs w:val="18"/>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25B244A4"/>
    <w:multiLevelType w:val="hybridMultilevel"/>
    <w:tmpl w:val="2016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2C2959"/>
    <w:multiLevelType w:val="hybridMultilevel"/>
    <w:tmpl w:val="DF7C5094"/>
    <w:lvl w:ilvl="0" w:tplc="85FECEF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74D0049"/>
    <w:multiLevelType w:val="multilevel"/>
    <w:tmpl w:val="401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C867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281746EB"/>
    <w:multiLevelType w:val="hybridMultilevel"/>
    <w:tmpl w:val="BC2C7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CCC52B7"/>
    <w:multiLevelType w:val="multilevel"/>
    <w:tmpl w:val="3A32FCF0"/>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sz w:val="18"/>
        <w:szCs w:val="18"/>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2D804D09"/>
    <w:multiLevelType w:val="multilevel"/>
    <w:tmpl w:val="3A32FC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18"/>
        <w:szCs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885288"/>
    <w:multiLevelType w:val="multilevel"/>
    <w:tmpl w:val="D538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0E336E"/>
    <w:multiLevelType w:val="multilevel"/>
    <w:tmpl w:val="9EE0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623A1B"/>
    <w:multiLevelType w:val="multilevel"/>
    <w:tmpl w:val="A0985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406BA9"/>
    <w:multiLevelType w:val="multilevel"/>
    <w:tmpl w:val="FD8E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1F5108"/>
    <w:multiLevelType w:val="hybridMultilevel"/>
    <w:tmpl w:val="3C643938"/>
    <w:lvl w:ilvl="0" w:tplc="0409000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38D73DCD"/>
    <w:multiLevelType w:val="hybridMultilevel"/>
    <w:tmpl w:val="1188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A7B512A"/>
    <w:multiLevelType w:val="multilevel"/>
    <w:tmpl w:val="B2FC0E0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1D153F"/>
    <w:multiLevelType w:val="hybridMultilevel"/>
    <w:tmpl w:val="70469C3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B4801AA"/>
    <w:multiLevelType w:val="multilevel"/>
    <w:tmpl w:val="1F2E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7C7EEC"/>
    <w:multiLevelType w:val="multilevel"/>
    <w:tmpl w:val="AE2672CC"/>
    <w:styleLink w:val="arabic"/>
    <w:lvl w:ilvl="0">
      <w:start w:val="1"/>
      <w:numFmt w:val="decimal"/>
      <w:lvlText w:val="%1."/>
      <w:lvlJc w:val="left"/>
      <w:pPr>
        <w:ind w:left="810" w:hanging="360"/>
      </w:pPr>
      <w:rPr>
        <w:rFonts w:hint="default"/>
      </w:rPr>
    </w:lvl>
    <w:lvl w:ilvl="1">
      <w:start w:val="1"/>
      <w:numFmt w:val="decimal"/>
      <w:lvlText w:val="%2.%1."/>
      <w:lvlJc w:val="left"/>
      <w:pPr>
        <w:ind w:left="720" w:hanging="360"/>
      </w:pPr>
      <w:rPr>
        <w:rFonts w:hint="default"/>
      </w:rPr>
    </w:lvl>
    <w:lvl w:ilvl="2">
      <w:start w:val="1"/>
      <w:numFmt w:val="decimal"/>
      <w:lvlText w:val="%3.%2.%1."/>
      <w:lvlJc w:val="left"/>
      <w:pPr>
        <w:ind w:left="5040" w:hanging="360"/>
      </w:pPr>
      <w:rPr>
        <w:rFonts w:hint="default"/>
      </w:rPr>
    </w:lvl>
    <w:lvl w:ilvl="3">
      <w:start w:val="1"/>
      <w:numFmt w:val="decimal"/>
      <w:lvlText w:val="%4.%3.%2.%1."/>
      <w:lvlJc w:val="left"/>
      <w:pPr>
        <w:ind w:left="1440" w:hanging="360"/>
      </w:pPr>
      <w:rPr>
        <w:rFonts w:hint="default"/>
      </w:rPr>
    </w:lvl>
    <w:lvl w:ilvl="4">
      <w:start w:val="1"/>
      <w:numFmt w:val="decimal"/>
      <w:lvlText w:val="%5.%4.%3.%2.%1."/>
      <w:lvlJc w:val="left"/>
      <w:pPr>
        <w:ind w:left="1800" w:hanging="360"/>
      </w:pPr>
      <w:rPr>
        <w:rFonts w:hint="default"/>
      </w:rPr>
    </w:lvl>
    <w:lvl w:ilvl="5">
      <w:start w:val="1"/>
      <w:numFmt w:val="decimal"/>
      <w:lvlText w:val="%6.%5.%4.%3.%2.%1."/>
      <w:lvlJc w:val="left"/>
      <w:pPr>
        <w:ind w:left="2160" w:hanging="360"/>
      </w:pPr>
      <w:rPr>
        <w:rFonts w:hint="default"/>
      </w:rPr>
    </w:lvl>
    <w:lvl w:ilvl="6">
      <w:start w:val="1"/>
      <w:numFmt w:val="decimal"/>
      <w:lvlText w:val="%7.%6.%5.%4.%3.%2.%1."/>
      <w:lvlJc w:val="left"/>
      <w:pPr>
        <w:ind w:left="2520" w:hanging="360"/>
      </w:pPr>
      <w:rPr>
        <w:rFonts w:hint="default"/>
      </w:rPr>
    </w:lvl>
    <w:lvl w:ilvl="7">
      <w:start w:val="1"/>
      <w:numFmt w:val="decimal"/>
      <w:lvlText w:val="%8.%7.%6.%5.%4.%3.%2.%1."/>
      <w:lvlJc w:val="left"/>
      <w:pPr>
        <w:ind w:left="2880" w:hanging="360"/>
      </w:pPr>
      <w:rPr>
        <w:rFonts w:hint="default"/>
      </w:rPr>
    </w:lvl>
    <w:lvl w:ilvl="8">
      <w:start w:val="1"/>
      <w:numFmt w:val="decimal"/>
      <w:lvlText w:val="%9.%8.%7.%6.%5.%4.%3.%2.%1."/>
      <w:lvlJc w:val="left"/>
      <w:pPr>
        <w:ind w:left="3240" w:hanging="360"/>
      </w:pPr>
      <w:rPr>
        <w:rFonts w:hint="default"/>
      </w:rPr>
    </w:lvl>
  </w:abstractNum>
  <w:abstractNum w:abstractNumId="56" w15:restartNumberingAfterBreak="0">
    <w:nsid w:val="40F54B79"/>
    <w:multiLevelType w:val="hybridMultilevel"/>
    <w:tmpl w:val="62026F2A"/>
    <w:lvl w:ilvl="0" w:tplc="FFFFFFFF">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42F62486"/>
    <w:multiLevelType w:val="hybridMultilevel"/>
    <w:tmpl w:val="BC9ADC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49840DE"/>
    <w:multiLevelType w:val="hybridMultilevel"/>
    <w:tmpl w:val="927AE64A"/>
    <w:lvl w:ilvl="0" w:tplc="0409000F">
      <w:start w:val="1"/>
      <w:numFmt w:val="decimal"/>
      <w:lvlText w:val="%1."/>
      <w:lvlJc w:val="left"/>
      <w:pPr>
        <w:ind w:left="360" w:hanging="360"/>
      </w:pPr>
      <w:rPr>
        <w:rFonts w:hint="default"/>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45C56845"/>
    <w:multiLevelType w:val="hybridMultilevel"/>
    <w:tmpl w:val="EB06F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74C783A"/>
    <w:multiLevelType w:val="multilevel"/>
    <w:tmpl w:val="3602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9C7F57"/>
    <w:multiLevelType w:val="multilevel"/>
    <w:tmpl w:val="E836E0EC"/>
    <w:lvl w:ilvl="0">
      <w:start w:val="3"/>
      <w:numFmt w:val="decimal"/>
      <w:suff w:val="space"/>
      <w:lvlText w:val="%1."/>
      <w:lvlJc w:val="left"/>
      <w:pPr>
        <w:ind w:left="810" w:hanging="360"/>
      </w:pPr>
      <w:rPr>
        <w:rFonts w:hint="default"/>
        <w:color w:val="FFFFFF" w:themeColor="background1"/>
      </w:rPr>
    </w:lvl>
    <w:lvl w:ilvl="1">
      <w:start w:val="1"/>
      <w:numFmt w:val="decimal"/>
      <w:suff w:val="space"/>
      <w:lvlText w:val="%2.%1."/>
      <w:lvlJc w:val="left"/>
      <w:pPr>
        <w:ind w:left="720" w:hanging="360"/>
      </w:pPr>
      <w:rPr>
        <w:rFonts w:hint="default"/>
      </w:rPr>
    </w:lvl>
    <w:lvl w:ilvl="2">
      <w:start w:val="1"/>
      <w:numFmt w:val="decimal"/>
      <w:lvlText w:val="%3.%2.%1."/>
      <w:lvlJc w:val="left"/>
      <w:pPr>
        <w:ind w:left="1080" w:hanging="360"/>
      </w:pPr>
      <w:rPr>
        <w:rFonts w:hint="default"/>
      </w:rPr>
    </w:lvl>
    <w:lvl w:ilvl="3">
      <w:start w:val="1"/>
      <w:numFmt w:val="decimal"/>
      <w:lvlText w:val="%4.%3.%2.%1."/>
      <w:lvlJc w:val="left"/>
      <w:pPr>
        <w:ind w:left="1440" w:hanging="360"/>
      </w:pPr>
      <w:rPr>
        <w:rFonts w:hint="default"/>
      </w:rPr>
    </w:lvl>
    <w:lvl w:ilvl="4">
      <w:start w:val="1"/>
      <w:numFmt w:val="decimal"/>
      <w:lvlText w:val="%5.%4.%3.%2.%1."/>
      <w:lvlJc w:val="left"/>
      <w:pPr>
        <w:ind w:left="1800" w:hanging="360"/>
      </w:pPr>
      <w:rPr>
        <w:rFonts w:hint="default"/>
      </w:rPr>
    </w:lvl>
    <w:lvl w:ilvl="5">
      <w:start w:val="1"/>
      <w:numFmt w:val="decimal"/>
      <w:lvlText w:val="%6.%5.%4.%3.%2.%1."/>
      <w:lvlJc w:val="left"/>
      <w:pPr>
        <w:ind w:left="2160" w:hanging="360"/>
      </w:pPr>
      <w:rPr>
        <w:rFonts w:hint="default"/>
      </w:rPr>
    </w:lvl>
    <w:lvl w:ilvl="6">
      <w:start w:val="1"/>
      <w:numFmt w:val="decimal"/>
      <w:lvlText w:val="%7.%6.%5.%4.%3.%2.%1."/>
      <w:lvlJc w:val="left"/>
      <w:pPr>
        <w:ind w:left="2520" w:hanging="360"/>
      </w:pPr>
      <w:rPr>
        <w:rFonts w:hint="default"/>
      </w:rPr>
    </w:lvl>
    <w:lvl w:ilvl="7">
      <w:start w:val="1"/>
      <w:numFmt w:val="decimal"/>
      <w:lvlText w:val="%8.%7.%6.%5.%4.%3.%2.%1."/>
      <w:lvlJc w:val="left"/>
      <w:pPr>
        <w:ind w:left="2880" w:hanging="360"/>
      </w:pPr>
      <w:rPr>
        <w:rFonts w:hint="default"/>
      </w:rPr>
    </w:lvl>
    <w:lvl w:ilvl="8">
      <w:start w:val="1"/>
      <w:numFmt w:val="decimal"/>
      <w:lvlText w:val="%9.%8.%7.%6.%5.%4.%3.%2.%1."/>
      <w:lvlJc w:val="left"/>
      <w:pPr>
        <w:ind w:left="3240" w:hanging="360"/>
      </w:pPr>
      <w:rPr>
        <w:rFonts w:hint="default"/>
      </w:rPr>
    </w:lvl>
  </w:abstractNum>
  <w:abstractNum w:abstractNumId="62" w15:restartNumberingAfterBreak="0">
    <w:nsid w:val="4ABF385C"/>
    <w:multiLevelType w:val="hybridMultilevel"/>
    <w:tmpl w:val="B3843F08"/>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63" w15:restartNumberingAfterBreak="0">
    <w:nsid w:val="4B442923"/>
    <w:multiLevelType w:val="multilevel"/>
    <w:tmpl w:val="C6D42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707D32"/>
    <w:multiLevelType w:val="multilevel"/>
    <w:tmpl w:val="6F7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CC1FA1"/>
    <w:multiLevelType w:val="hybridMultilevel"/>
    <w:tmpl w:val="4F40B6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4F51137E"/>
    <w:multiLevelType w:val="hybridMultilevel"/>
    <w:tmpl w:val="E14818DA"/>
    <w:lvl w:ilvl="0" w:tplc="A1FE2722">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F5533EE"/>
    <w:multiLevelType w:val="hybridMultilevel"/>
    <w:tmpl w:val="E46E0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FAC4CF9"/>
    <w:multiLevelType w:val="hybridMultilevel"/>
    <w:tmpl w:val="927AE64A"/>
    <w:lvl w:ilvl="0" w:tplc="FFFFFFFF">
      <w:start w:val="1"/>
      <w:numFmt w:val="decimal"/>
      <w:lvlText w:val="%1."/>
      <w:lvlJc w:val="left"/>
      <w:pPr>
        <w:ind w:left="360" w:hanging="360"/>
      </w:pPr>
      <w:rPr>
        <w:rFonts w:hint="default"/>
        <w:sz w:val="22"/>
        <w:szCs w:val="22"/>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503F3680"/>
    <w:multiLevelType w:val="hybridMultilevel"/>
    <w:tmpl w:val="E9921BA2"/>
    <w:lvl w:ilvl="0" w:tplc="A1FE2722">
      <w:start w:val="1"/>
      <w:numFmt w:val="decimal"/>
      <w:lvlText w:val="%1."/>
      <w:lvlJc w:val="left"/>
      <w:pPr>
        <w:ind w:left="1152" w:hanging="360"/>
      </w:pPr>
      <w:rPr>
        <w:rFonts w:hint="default"/>
        <w:sz w:val="18"/>
        <w:szCs w:val="18"/>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0" w15:restartNumberingAfterBreak="0">
    <w:nsid w:val="50940034"/>
    <w:multiLevelType w:val="hybridMultilevel"/>
    <w:tmpl w:val="C202823A"/>
    <w:lvl w:ilvl="0" w:tplc="85FECEF8">
      <w:start w:val="1"/>
      <w:numFmt w:val="bullet"/>
      <w:lvlText w:val=""/>
      <w:lvlJc w:val="left"/>
      <w:pPr>
        <w:ind w:left="720" w:hanging="360"/>
      </w:pPr>
      <w:rPr>
        <w:rFonts w:ascii="Symbol" w:hAnsi="Symbol" w:hint="default"/>
        <w:sz w:val="22"/>
        <w:szCs w:val="22"/>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1DD4565"/>
    <w:multiLevelType w:val="multilevel"/>
    <w:tmpl w:val="3A32FCF0"/>
    <w:lvl w:ilvl="0">
      <w:start w:val="1"/>
      <w:numFmt w:val="decimal"/>
      <w:lvlText w:val="%1."/>
      <w:lvlJc w:val="left"/>
      <w:pPr>
        <w:tabs>
          <w:tab w:val="num" w:pos="1800"/>
        </w:tabs>
        <w:ind w:left="1800" w:hanging="360"/>
      </w:pPr>
      <w:rPr>
        <w:rFonts w:hint="default"/>
        <w:sz w:val="20"/>
      </w:rPr>
    </w:lvl>
    <w:lvl w:ilvl="1">
      <w:start w:val="1"/>
      <w:numFmt w:val="decimal"/>
      <w:lvlText w:val="%2."/>
      <w:lvlJc w:val="left"/>
      <w:pPr>
        <w:ind w:left="2520" w:hanging="360"/>
      </w:pPr>
      <w:rPr>
        <w:rFonts w:hint="default"/>
        <w:sz w:val="18"/>
        <w:szCs w:val="18"/>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2" w15:restartNumberingAfterBreak="0">
    <w:nsid w:val="53DB3E72"/>
    <w:multiLevelType w:val="hybridMultilevel"/>
    <w:tmpl w:val="D576B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43A7CCD"/>
    <w:multiLevelType w:val="multilevel"/>
    <w:tmpl w:val="4F84D5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93008E"/>
    <w:multiLevelType w:val="hybridMultilevel"/>
    <w:tmpl w:val="E6025F3A"/>
    <w:lvl w:ilvl="0" w:tplc="85FECEF8">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56DA3881"/>
    <w:multiLevelType w:val="hybridMultilevel"/>
    <w:tmpl w:val="C498B2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5948566F"/>
    <w:multiLevelType w:val="hybridMultilevel"/>
    <w:tmpl w:val="3AE8632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9C06536"/>
    <w:multiLevelType w:val="hybridMultilevel"/>
    <w:tmpl w:val="465218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5BEE7FBD"/>
    <w:multiLevelType w:val="hybridMultilevel"/>
    <w:tmpl w:val="A0FEE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CE63316"/>
    <w:multiLevelType w:val="multilevel"/>
    <w:tmpl w:val="3A32FC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18"/>
        <w:szCs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B64A75"/>
    <w:multiLevelType w:val="hybridMultilevel"/>
    <w:tmpl w:val="1FC66A2A"/>
    <w:lvl w:ilvl="0" w:tplc="04090001">
      <w:start w:val="1"/>
      <w:numFmt w:val="bullet"/>
      <w:lvlText w:val=""/>
      <w:lvlJc w:val="left"/>
      <w:pPr>
        <w:bidi/>
        <w:ind w:right="720" w:hanging="360"/>
      </w:pPr>
      <w:rPr>
        <w:rFonts w:ascii="Symbol" w:hAnsi="Symbol" w:hint="default"/>
      </w:rPr>
    </w:lvl>
    <w:lvl w:ilvl="1" w:tplc="473E73C0">
      <w:numFmt w:val="decimal"/>
      <w:lvlText w:val=""/>
      <w:lvlJc w:val="left"/>
    </w:lvl>
    <w:lvl w:ilvl="2" w:tplc="049C2188">
      <w:numFmt w:val="decimal"/>
      <w:lvlText w:val=""/>
      <w:lvlJc w:val="left"/>
    </w:lvl>
    <w:lvl w:ilvl="3" w:tplc="B310DA9C">
      <w:numFmt w:val="decimal"/>
      <w:lvlText w:val=""/>
      <w:lvlJc w:val="left"/>
    </w:lvl>
    <w:lvl w:ilvl="4" w:tplc="5552A09A">
      <w:numFmt w:val="decimal"/>
      <w:lvlText w:val=""/>
      <w:lvlJc w:val="left"/>
    </w:lvl>
    <w:lvl w:ilvl="5" w:tplc="C2389210">
      <w:numFmt w:val="decimal"/>
      <w:lvlText w:val=""/>
      <w:lvlJc w:val="left"/>
    </w:lvl>
    <w:lvl w:ilvl="6" w:tplc="0BDC4356">
      <w:numFmt w:val="decimal"/>
      <w:lvlText w:val=""/>
      <w:lvlJc w:val="left"/>
    </w:lvl>
    <w:lvl w:ilvl="7" w:tplc="94A05C1A">
      <w:numFmt w:val="decimal"/>
      <w:lvlText w:val=""/>
      <w:lvlJc w:val="left"/>
    </w:lvl>
    <w:lvl w:ilvl="8" w:tplc="A49C6DEC">
      <w:numFmt w:val="decimal"/>
      <w:lvlText w:val=""/>
      <w:lvlJc w:val="left"/>
    </w:lvl>
  </w:abstractNum>
  <w:abstractNum w:abstractNumId="81" w15:restartNumberingAfterBreak="0">
    <w:nsid w:val="5E0D6416"/>
    <w:multiLevelType w:val="multilevel"/>
    <w:tmpl w:val="FDE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2E524D"/>
    <w:multiLevelType w:val="hybridMultilevel"/>
    <w:tmpl w:val="97C4BD1A"/>
    <w:lvl w:ilvl="0" w:tplc="FFFFFFFF">
      <w:start w:val="1"/>
      <w:numFmt w:val="decimal"/>
      <w:lvlText w:val="%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F5F0C4C"/>
    <w:multiLevelType w:val="multilevel"/>
    <w:tmpl w:val="040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AB74A1"/>
    <w:multiLevelType w:val="hybridMultilevel"/>
    <w:tmpl w:val="33B4E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5FC72180"/>
    <w:multiLevelType w:val="hybridMultilevel"/>
    <w:tmpl w:val="A9F82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FD11268"/>
    <w:multiLevelType w:val="hybridMultilevel"/>
    <w:tmpl w:val="705E4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000274B"/>
    <w:multiLevelType w:val="hybridMultilevel"/>
    <w:tmpl w:val="5F9C5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00B5EF6"/>
    <w:multiLevelType w:val="multilevel"/>
    <w:tmpl w:val="611853AC"/>
    <w:lvl w:ilvl="0">
      <w:start w:val="1"/>
      <w:numFmt w:val="decimal"/>
      <w:suff w:val="space"/>
      <w:lvlText w:val="%1."/>
      <w:lvlJc w:val="left"/>
      <w:pPr>
        <w:ind w:left="360" w:hanging="360"/>
      </w:pPr>
      <w:rPr>
        <w:rFonts w:hint="default"/>
        <w:color w:val="FFFFFF" w:themeColor="background1"/>
      </w:rPr>
    </w:lvl>
    <w:lvl w:ilvl="1">
      <w:start w:val="1"/>
      <w:numFmt w:val="decimal"/>
      <w:suff w:val="space"/>
      <w:lvlText w:val="%2.%1."/>
      <w:lvlJc w:val="left"/>
      <w:pPr>
        <w:ind w:left="270" w:hanging="360"/>
      </w:pPr>
      <w:rPr>
        <w:rFonts w:hint="default"/>
      </w:rPr>
    </w:lvl>
    <w:lvl w:ilvl="2">
      <w:start w:val="1"/>
      <w:numFmt w:val="decimal"/>
      <w:lvlText w:val="%3.%2.%1."/>
      <w:lvlJc w:val="left"/>
      <w:pPr>
        <w:ind w:left="630" w:hanging="360"/>
      </w:pPr>
      <w:rPr>
        <w:rFonts w:hint="default"/>
      </w:rPr>
    </w:lvl>
    <w:lvl w:ilvl="3">
      <w:start w:val="1"/>
      <w:numFmt w:val="decimal"/>
      <w:lvlText w:val="%4.%3.%2.%1."/>
      <w:lvlJc w:val="left"/>
      <w:pPr>
        <w:ind w:left="990" w:hanging="360"/>
      </w:pPr>
      <w:rPr>
        <w:rFonts w:hint="default"/>
      </w:rPr>
    </w:lvl>
    <w:lvl w:ilvl="4">
      <w:start w:val="1"/>
      <w:numFmt w:val="decimal"/>
      <w:lvlText w:val="%5.%4.%3.%2.%1."/>
      <w:lvlJc w:val="left"/>
      <w:pPr>
        <w:ind w:left="1350" w:hanging="360"/>
      </w:pPr>
      <w:rPr>
        <w:rFonts w:hint="default"/>
      </w:rPr>
    </w:lvl>
    <w:lvl w:ilvl="5">
      <w:start w:val="1"/>
      <w:numFmt w:val="decimal"/>
      <w:lvlText w:val="%6.%5.%4.%3.%2.%1."/>
      <w:lvlJc w:val="left"/>
      <w:pPr>
        <w:ind w:left="1710" w:hanging="360"/>
      </w:pPr>
      <w:rPr>
        <w:rFonts w:hint="default"/>
      </w:rPr>
    </w:lvl>
    <w:lvl w:ilvl="6">
      <w:start w:val="1"/>
      <w:numFmt w:val="decimal"/>
      <w:lvlText w:val="%7.%6.%5.%4.%3.%2.%1."/>
      <w:lvlJc w:val="left"/>
      <w:pPr>
        <w:ind w:left="2070" w:hanging="360"/>
      </w:pPr>
      <w:rPr>
        <w:rFonts w:hint="default"/>
      </w:rPr>
    </w:lvl>
    <w:lvl w:ilvl="7">
      <w:start w:val="1"/>
      <w:numFmt w:val="decimal"/>
      <w:lvlText w:val="%8.%7.%6.%5.%4.%3.%2.%1."/>
      <w:lvlJc w:val="left"/>
      <w:pPr>
        <w:ind w:left="2430" w:hanging="360"/>
      </w:pPr>
      <w:rPr>
        <w:rFonts w:hint="default"/>
      </w:rPr>
    </w:lvl>
    <w:lvl w:ilvl="8">
      <w:start w:val="1"/>
      <w:numFmt w:val="decimal"/>
      <w:lvlText w:val="%9.%8.%7.%6.%5.%4.%3.%2.%1."/>
      <w:lvlJc w:val="left"/>
      <w:pPr>
        <w:ind w:left="2790" w:hanging="360"/>
      </w:pPr>
      <w:rPr>
        <w:rFonts w:hint="default"/>
      </w:rPr>
    </w:lvl>
  </w:abstractNum>
  <w:abstractNum w:abstractNumId="89" w15:restartNumberingAfterBreak="0">
    <w:nsid w:val="60474209"/>
    <w:multiLevelType w:val="multilevel"/>
    <w:tmpl w:val="2F9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8B0003"/>
    <w:multiLevelType w:val="multilevel"/>
    <w:tmpl w:val="67FCA6BE"/>
    <w:lvl w:ilvl="0">
      <w:start w:val="1"/>
      <w:numFmt w:val="decimal"/>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8025FA"/>
    <w:multiLevelType w:val="hybridMultilevel"/>
    <w:tmpl w:val="C6D223F2"/>
    <w:lvl w:ilvl="0" w:tplc="04090001">
      <w:start w:val="1"/>
      <w:numFmt w:val="bullet"/>
      <w:lvlText w:val=""/>
      <w:lvlJc w:val="left"/>
      <w:pPr>
        <w:ind w:left="720" w:hanging="360"/>
      </w:pPr>
      <w:rPr>
        <w:rFonts w:ascii="Symbol" w:hAnsi="Symbol"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181505E"/>
    <w:multiLevelType w:val="hybridMultilevel"/>
    <w:tmpl w:val="C50AA51A"/>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3" w15:restartNumberingAfterBreak="0">
    <w:nsid w:val="62395D57"/>
    <w:multiLevelType w:val="hybridMultilevel"/>
    <w:tmpl w:val="5FC81522"/>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4" w15:restartNumberingAfterBreak="0">
    <w:nsid w:val="630B7904"/>
    <w:multiLevelType w:val="hybridMultilevel"/>
    <w:tmpl w:val="C64030B4"/>
    <w:lvl w:ilvl="0" w:tplc="FFFFFFFF">
      <w:start w:val="1"/>
      <w:numFmt w:val="decimal"/>
      <w:lvlText w:val="%1."/>
      <w:lvlJc w:val="left"/>
      <w:pPr>
        <w:ind w:left="1800" w:hanging="360"/>
      </w:pPr>
      <w:rPr>
        <w:rFonts w:hint="default"/>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5" w15:restartNumberingAfterBreak="0">
    <w:nsid w:val="64B94A31"/>
    <w:multiLevelType w:val="hybridMultilevel"/>
    <w:tmpl w:val="1BB8EA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64DD49ED"/>
    <w:multiLevelType w:val="multilevel"/>
    <w:tmpl w:val="18283C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47771E"/>
    <w:multiLevelType w:val="hybridMultilevel"/>
    <w:tmpl w:val="01E04AC0"/>
    <w:lvl w:ilvl="0" w:tplc="FFFFFFFF">
      <w:start w:val="1"/>
      <w:numFmt w:val="decimal"/>
      <w:lvlText w:val="%1."/>
      <w:lvlJc w:val="left"/>
      <w:pPr>
        <w:ind w:left="81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69D02E08"/>
    <w:multiLevelType w:val="hybridMultilevel"/>
    <w:tmpl w:val="5EE27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B4A48EE"/>
    <w:multiLevelType w:val="hybridMultilevel"/>
    <w:tmpl w:val="2C2AAA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0" w15:restartNumberingAfterBreak="0">
    <w:nsid w:val="6DA34E3F"/>
    <w:multiLevelType w:val="multilevel"/>
    <w:tmpl w:val="3482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D81D1C"/>
    <w:multiLevelType w:val="hybridMultilevel"/>
    <w:tmpl w:val="98AA3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0CD4031"/>
    <w:multiLevelType w:val="multilevel"/>
    <w:tmpl w:val="AE2672CC"/>
    <w:numStyleLink w:val="arabic"/>
  </w:abstractNum>
  <w:abstractNum w:abstractNumId="103" w15:restartNumberingAfterBreak="0">
    <w:nsid w:val="71326AA4"/>
    <w:multiLevelType w:val="multilevel"/>
    <w:tmpl w:val="D4D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CD0CFA"/>
    <w:multiLevelType w:val="multilevel"/>
    <w:tmpl w:val="3A32FCF0"/>
    <w:lvl w:ilvl="0">
      <w:start w:val="1"/>
      <w:numFmt w:val="decimal"/>
      <w:lvlText w:val="%1."/>
      <w:lvlJc w:val="left"/>
      <w:pPr>
        <w:tabs>
          <w:tab w:val="num" w:pos="1440"/>
        </w:tabs>
        <w:ind w:left="1440" w:hanging="360"/>
      </w:pPr>
      <w:rPr>
        <w:rFonts w:hint="default"/>
        <w:sz w:val="20"/>
      </w:rPr>
    </w:lvl>
    <w:lvl w:ilvl="1">
      <w:start w:val="1"/>
      <w:numFmt w:val="decimal"/>
      <w:lvlText w:val="%2."/>
      <w:lvlJc w:val="left"/>
      <w:pPr>
        <w:ind w:left="2160" w:hanging="360"/>
      </w:pPr>
      <w:rPr>
        <w:rFonts w:hint="default"/>
        <w:sz w:val="18"/>
        <w:szCs w:val="18"/>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5" w15:restartNumberingAfterBreak="0">
    <w:nsid w:val="76736DDC"/>
    <w:multiLevelType w:val="hybridMultilevel"/>
    <w:tmpl w:val="9EFC9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684674C"/>
    <w:multiLevelType w:val="multilevel"/>
    <w:tmpl w:val="AE2672CC"/>
    <w:numStyleLink w:val="arabic"/>
  </w:abstractNum>
  <w:abstractNum w:abstractNumId="107" w15:restartNumberingAfterBreak="0">
    <w:nsid w:val="770B30EA"/>
    <w:multiLevelType w:val="hybridMultilevel"/>
    <w:tmpl w:val="84ECF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81C1EA5"/>
    <w:multiLevelType w:val="multilevel"/>
    <w:tmpl w:val="9C5E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4D01C1"/>
    <w:multiLevelType w:val="hybridMultilevel"/>
    <w:tmpl w:val="E4A2DD8E"/>
    <w:lvl w:ilvl="0" w:tplc="85FECEF8">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9E04B22"/>
    <w:multiLevelType w:val="multilevel"/>
    <w:tmpl w:val="320679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1" w15:restartNumberingAfterBreak="0">
    <w:nsid w:val="7A013A17"/>
    <w:multiLevelType w:val="multilevel"/>
    <w:tmpl w:val="8408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4B6905"/>
    <w:multiLevelType w:val="hybridMultilevel"/>
    <w:tmpl w:val="6EDE9B6E"/>
    <w:lvl w:ilvl="0" w:tplc="FFFFFFFF">
      <w:start w:val="1"/>
      <w:numFmt w:val="decimal"/>
      <w:lvlText w:val="%1."/>
      <w:lvlJc w:val="left"/>
      <w:pPr>
        <w:ind w:left="720" w:hanging="360"/>
      </w:pPr>
      <w:rPr>
        <w:rFonts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A915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4" w15:restartNumberingAfterBreak="0">
    <w:nsid w:val="7B3027E3"/>
    <w:multiLevelType w:val="multilevel"/>
    <w:tmpl w:val="B094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071111">
    <w:abstractNumId w:val="1"/>
  </w:num>
  <w:num w:numId="2" w16cid:durableId="1114439811">
    <w:abstractNumId w:val="0"/>
  </w:num>
  <w:num w:numId="3" w16cid:durableId="1930767112">
    <w:abstractNumId w:val="55"/>
  </w:num>
  <w:num w:numId="4" w16cid:durableId="1055932853">
    <w:abstractNumId w:val="5"/>
  </w:num>
  <w:num w:numId="5" w16cid:durableId="1150555436">
    <w:abstractNumId w:val="73"/>
  </w:num>
  <w:num w:numId="6" w16cid:durableId="956712854">
    <w:abstractNumId w:val="107"/>
  </w:num>
  <w:num w:numId="7" w16cid:durableId="2045404530">
    <w:abstractNumId w:val="31"/>
  </w:num>
  <w:num w:numId="8" w16cid:durableId="895892422">
    <w:abstractNumId w:val="85"/>
  </w:num>
  <w:num w:numId="9" w16cid:durableId="882862527">
    <w:abstractNumId w:val="26"/>
  </w:num>
  <w:num w:numId="10" w16cid:durableId="642002920">
    <w:abstractNumId w:val="32"/>
  </w:num>
  <w:num w:numId="11" w16cid:durableId="8987795">
    <w:abstractNumId w:val="42"/>
  </w:num>
  <w:num w:numId="12" w16cid:durableId="1295453330">
    <w:abstractNumId w:val="88"/>
  </w:num>
  <w:num w:numId="13" w16cid:durableId="554507867">
    <w:abstractNumId w:val="61"/>
  </w:num>
  <w:num w:numId="14" w16cid:durableId="2097745010">
    <w:abstractNumId w:val="20"/>
  </w:num>
  <w:num w:numId="15" w16cid:durableId="1225138741">
    <w:abstractNumId w:val="12"/>
  </w:num>
  <w:num w:numId="16" w16cid:durableId="21126967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449343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76432100">
    <w:abstractNumId w:val="5"/>
  </w:num>
  <w:num w:numId="19" w16cid:durableId="914514836">
    <w:abstractNumId w:val="102"/>
  </w:num>
  <w:num w:numId="20" w16cid:durableId="1434938151">
    <w:abstractNumId w:val="80"/>
  </w:num>
  <w:num w:numId="21" w16cid:durableId="22488054">
    <w:abstractNumId w:val="97"/>
  </w:num>
  <w:num w:numId="22" w16cid:durableId="509226150">
    <w:abstractNumId w:val="80"/>
  </w:num>
  <w:num w:numId="23" w16cid:durableId="1371223995">
    <w:abstractNumId w:val="5"/>
  </w:num>
  <w:num w:numId="24" w16cid:durableId="1984043639">
    <w:abstractNumId w:val="106"/>
    <w:lvlOverride w:ilvl="0">
      <w:lvl w:ilvl="0">
        <w:start w:val="1"/>
        <w:numFmt w:val="decimal"/>
        <w:lvlText w:val="%1."/>
        <w:lvlJc w:val="left"/>
        <w:pPr>
          <w:ind w:left="810" w:hanging="360"/>
        </w:pPr>
        <w:rPr>
          <w:rFonts w:hint="default"/>
          <w:color w:val="FFFFFF" w:themeColor="background1"/>
        </w:rPr>
      </w:lvl>
    </w:lvlOverride>
  </w:num>
  <w:num w:numId="25" w16cid:durableId="20862578">
    <w:abstractNumId w:val="5"/>
  </w:num>
  <w:num w:numId="26" w16cid:durableId="1760830372">
    <w:abstractNumId w:val="60"/>
  </w:num>
  <w:num w:numId="27" w16cid:durableId="1641686637">
    <w:abstractNumId w:val="48"/>
  </w:num>
  <w:num w:numId="28" w16cid:durableId="1766611256">
    <w:abstractNumId w:val="96"/>
  </w:num>
  <w:num w:numId="29" w16cid:durableId="156776514">
    <w:abstractNumId w:val="101"/>
  </w:num>
  <w:num w:numId="30" w16cid:durableId="97215895">
    <w:abstractNumId w:val="22"/>
  </w:num>
  <w:num w:numId="31" w16cid:durableId="1032344380">
    <w:abstractNumId w:val="11"/>
  </w:num>
  <w:num w:numId="32" w16cid:durableId="1623458007">
    <w:abstractNumId w:val="21"/>
  </w:num>
  <w:num w:numId="33" w16cid:durableId="1296135126">
    <w:abstractNumId w:val="3"/>
  </w:num>
  <w:num w:numId="34" w16cid:durableId="1578899178">
    <w:abstractNumId w:val="28"/>
  </w:num>
  <w:num w:numId="35" w16cid:durableId="625627029">
    <w:abstractNumId w:val="52"/>
  </w:num>
  <w:num w:numId="36" w16cid:durableId="810369207">
    <w:abstractNumId w:val="35"/>
  </w:num>
  <w:num w:numId="37" w16cid:durableId="79065193">
    <w:abstractNumId w:val="47"/>
  </w:num>
  <w:num w:numId="38" w16cid:durableId="1035276083">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52278473">
    <w:abstractNumId w:val="93"/>
  </w:num>
  <w:num w:numId="40" w16cid:durableId="2115393766">
    <w:abstractNumId w:val="62"/>
  </w:num>
  <w:num w:numId="41" w16cid:durableId="718360821">
    <w:abstractNumId w:val="6"/>
  </w:num>
  <w:num w:numId="42" w16cid:durableId="1591813821">
    <w:abstractNumId w:val="95"/>
  </w:num>
  <w:num w:numId="43" w16cid:durableId="1913544512">
    <w:abstractNumId w:val="75"/>
  </w:num>
  <w:num w:numId="44" w16cid:durableId="300772542">
    <w:abstractNumId w:val="9"/>
  </w:num>
  <w:num w:numId="45" w16cid:durableId="561137817">
    <w:abstractNumId w:val="65"/>
  </w:num>
  <w:num w:numId="46" w16cid:durableId="871653236">
    <w:abstractNumId w:val="34"/>
  </w:num>
  <w:num w:numId="47" w16cid:durableId="2083984453">
    <w:abstractNumId w:val="114"/>
  </w:num>
  <w:num w:numId="48" w16cid:durableId="1286346177">
    <w:abstractNumId w:val="49"/>
  </w:num>
  <w:num w:numId="49" w16cid:durableId="846140686">
    <w:abstractNumId w:val="104"/>
  </w:num>
  <w:num w:numId="50" w16cid:durableId="2043624521">
    <w:abstractNumId w:val="8"/>
  </w:num>
  <w:num w:numId="51" w16cid:durableId="97023732">
    <w:abstractNumId w:val="37"/>
  </w:num>
  <w:num w:numId="52" w16cid:durableId="1492254948">
    <w:abstractNumId w:val="77"/>
  </w:num>
  <w:num w:numId="53" w16cid:durableId="1795103261">
    <w:abstractNumId w:val="113"/>
  </w:num>
  <w:num w:numId="54" w16cid:durableId="911503460">
    <w:abstractNumId w:val="24"/>
  </w:num>
  <w:num w:numId="55" w16cid:durableId="1944025231">
    <w:abstractNumId w:val="108"/>
  </w:num>
  <w:num w:numId="56" w16cid:durableId="1581450053">
    <w:abstractNumId w:val="13"/>
  </w:num>
  <w:num w:numId="57" w16cid:durableId="11619631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16410405">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038189836">
    <w:abstractNumId w:val="41"/>
  </w:num>
  <w:num w:numId="60" w16cid:durableId="2133132827">
    <w:abstractNumId w:val="99"/>
  </w:num>
  <w:num w:numId="61" w16cid:durableId="1022901880">
    <w:abstractNumId w:val="69"/>
  </w:num>
  <w:num w:numId="62" w16cid:durableId="2124767458">
    <w:abstractNumId w:val="100"/>
  </w:num>
  <w:num w:numId="63" w16cid:durableId="1352293592">
    <w:abstractNumId w:val="7"/>
  </w:num>
  <w:num w:numId="64" w16cid:durableId="2101219334">
    <w:abstractNumId w:val="111"/>
  </w:num>
  <w:num w:numId="65" w16cid:durableId="709302727">
    <w:abstractNumId w:val="89"/>
  </w:num>
  <w:num w:numId="66" w16cid:durableId="1805466636">
    <w:abstractNumId w:val="76"/>
  </w:num>
  <w:num w:numId="67" w16cid:durableId="756248951">
    <w:abstractNumId w:val="103"/>
  </w:num>
  <w:num w:numId="68" w16cid:durableId="1785075751">
    <w:abstractNumId w:val="53"/>
  </w:num>
  <w:num w:numId="69" w16cid:durableId="1787001508">
    <w:abstractNumId w:val="50"/>
  </w:num>
  <w:num w:numId="70" w16cid:durableId="1046445416">
    <w:abstractNumId w:val="16"/>
  </w:num>
  <w:num w:numId="71" w16cid:durableId="2020809617">
    <w:abstractNumId w:val="25"/>
  </w:num>
  <w:num w:numId="72" w16cid:durableId="1537742640">
    <w:abstractNumId w:val="66"/>
  </w:num>
  <w:num w:numId="73" w16cid:durableId="2107723491">
    <w:abstractNumId w:val="5"/>
  </w:num>
  <w:num w:numId="74" w16cid:durableId="373382815">
    <w:abstractNumId w:val="58"/>
  </w:num>
  <w:num w:numId="75" w16cid:durableId="1589073297">
    <w:abstractNumId w:val="84"/>
  </w:num>
  <w:num w:numId="76" w16cid:durableId="2142720354">
    <w:abstractNumId w:val="71"/>
  </w:num>
  <w:num w:numId="77" w16cid:durableId="85081956">
    <w:abstractNumId w:val="18"/>
  </w:num>
  <w:num w:numId="78" w16cid:durableId="1370491365">
    <w:abstractNumId w:val="59"/>
  </w:num>
  <w:num w:numId="79" w16cid:durableId="1911190992">
    <w:abstractNumId w:val="2"/>
  </w:num>
  <w:num w:numId="80" w16cid:durableId="281225757">
    <w:abstractNumId w:val="67"/>
  </w:num>
  <w:num w:numId="81" w16cid:durableId="1762677215">
    <w:abstractNumId w:val="110"/>
  </w:num>
  <w:num w:numId="82" w16cid:durableId="155070866">
    <w:abstractNumId w:val="14"/>
  </w:num>
  <w:num w:numId="83" w16cid:durableId="1571116821">
    <w:abstractNumId w:val="105"/>
  </w:num>
  <w:num w:numId="84" w16cid:durableId="1336882913">
    <w:abstractNumId w:val="17"/>
  </w:num>
  <w:num w:numId="85" w16cid:durableId="314796140">
    <w:abstractNumId w:val="70"/>
  </w:num>
  <w:num w:numId="86" w16cid:durableId="1893925733">
    <w:abstractNumId w:val="74"/>
  </w:num>
  <w:num w:numId="87" w16cid:durableId="606500482">
    <w:abstractNumId w:val="40"/>
  </w:num>
  <w:num w:numId="88" w16cid:durableId="781803752">
    <w:abstractNumId w:val="109"/>
  </w:num>
  <w:num w:numId="89" w16cid:durableId="47733127">
    <w:abstractNumId w:val="98"/>
  </w:num>
  <w:num w:numId="90" w16cid:durableId="530654710">
    <w:abstractNumId w:val="19"/>
  </w:num>
  <w:num w:numId="91" w16cid:durableId="533032974">
    <w:abstractNumId w:val="33"/>
  </w:num>
  <w:num w:numId="92" w16cid:durableId="1442992807">
    <w:abstractNumId w:val="38"/>
  </w:num>
  <w:num w:numId="93" w16cid:durableId="1272737096">
    <w:abstractNumId w:val="44"/>
  </w:num>
  <w:num w:numId="94" w16cid:durableId="121314388">
    <w:abstractNumId w:val="30"/>
  </w:num>
  <w:num w:numId="95" w16cid:durableId="2000497407">
    <w:abstractNumId w:val="51"/>
  </w:num>
  <w:num w:numId="96" w16cid:durableId="1600212294">
    <w:abstractNumId w:val="27"/>
  </w:num>
  <w:num w:numId="97" w16cid:durableId="1012100296">
    <w:abstractNumId w:val="10"/>
  </w:num>
  <w:num w:numId="98" w16cid:durableId="1031342830">
    <w:abstractNumId w:val="46"/>
  </w:num>
  <w:num w:numId="99" w16cid:durableId="1874072467">
    <w:abstractNumId w:val="54"/>
  </w:num>
  <w:num w:numId="100" w16cid:durableId="1430269985">
    <w:abstractNumId w:val="15"/>
  </w:num>
  <w:num w:numId="101" w16cid:durableId="1009600228">
    <w:abstractNumId w:val="78"/>
  </w:num>
  <w:num w:numId="102" w16cid:durableId="79763674">
    <w:abstractNumId w:val="43"/>
  </w:num>
  <w:num w:numId="103" w16cid:durableId="1559902181">
    <w:abstractNumId w:val="64"/>
  </w:num>
  <w:num w:numId="104" w16cid:durableId="1735004909">
    <w:abstractNumId w:val="57"/>
  </w:num>
  <w:num w:numId="105" w16cid:durableId="1888686431">
    <w:abstractNumId w:val="39"/>
  </w:num>
  <w:num w:numId="106" w16cid:durableId="1469937213">
    <w:abstractNumId w:val="72"/>
  </w:num>
  <w:num w:numId="107" w16cid:durableId="1773351655">
    <w:abstractNumId w:val="4"/>
  </w:num>
  <w:num w:numId="108" w16cid:durableId="790322282">
    <w:abstractNumId w:val="68"/>
  </w:num>
  <w:num w:numId="109" w16cid:durableId="2144346142">
    <w:abstractNumId w:val="90"/>
  </w:num>
  <w:num w:numId="110" w16cid:durableId="1856725447">
    <w:abstractNumId w:val="86"/>
  </w:num>
  <w:num w:numId="111" w16cid:durableId="375155137">
    <w:abstractNumId w:val="81"/>
  </w:num>
  <w:num w:numId="112" w16cid:durableId="1503157712">
    <w:abstractNumId w:val="56"/>
  </w:num>
  <w:num w:numId="113" w16cid:durableId="727263676">
    <w:abstractNumId w:val="82"/>
  </w:num>
  <w:num w:numId="114" w16cid:durableId="2070614559">
    <w:abstractNumId w:val="83"/>
  </w:num>
  <w:num w:numId="115" w16cid:durableId="1626740864">
    <w:abstractNumId w:val="23"/>
  </w:num>
  <w:num w:numId="116" w16cid:durableId="1586722469">
    <w:abstractNumId w:val="112"/>
  </w:num>
  <w:num w:numId="117" w16cid:durableId="1413742844">
    <w:abstractNumId w:val="94"/>
  </w:num>
  <w:num w:numId="118" w16cid:durableId="348218647">
    <w:abstractNumId w:val="91"/>
  </w:num>
  <w:num w:numId="119" w16cid:durableId="236475878">
    <w:abstractNumId w:val="36"/>
  </w:num>
  <w:num w:numId="120" w16cid:durableId="154609746">
    <w:abstractNumId w:val="79"/>
  </w:num>
  <w:num w:numId="121" w16cid:durableId="675965299">
    <w:abstractNumId w:val="63"/>
  </w:num>
  <w:num w:numId="122" w16cid:durableId="853954800">
    <w:abstractNumId w:val="87"/>
  </w:num>
  <w:num w:numId="123" w16cid:durableId="939066508">
    <w:abstractNumId w:val="45"/>
  </w:num>
  <w:num w:numId="124" w16cid:durableId="1297685374">
    <w:abstractNumId w:val="92"/>
  </w:num>
  <w:num w:numId="125" w16cid:durableId="228468515">
    <w:abstractNumId w:val="29"/>
  </w:num>
  <w:numIdMacAtCleanup w:val="9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ar Othman">
    <w15:presenceInfo w15:providerId="Windows Live" w15:userId="22c113f7e58a81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86E"/>
    <w:rsid w:val="00004891"/>
    <w:rsid w:val="00011378"/>
    <w:rsid w:val="00012231"/>
    <w:rsid w:val="000151DE"/>
    <w:rsid w:val="00023322"/>
    <w:rsid w:val="000250F6"/>
    <w:rsid w:val="00033995"/>
    <w:rsid w:val="00034F95"/>
    <w:rsid w:val="00036CE2"/>
    <w:rsid w:val="000371AA"/>
    <w:rsid w:val="00040294"/>
    <w:rsid w:val="000405BE"/>
    <w:rsid w:val="000428B2"/>
    <w:rsid w:val="000470C7"/>
    <w:rsid w:val="000508D6"/>
    <w:rsid w:val="00055D34"/>
    <w:rsid w:val="00062E42"/>
    <w:rsid w:val="00077E69"/>
    <w:rsid w:val="000810E5"/>
    <w:rsid w:val="0008549C"/>
    <w:rsid w:val="00085FF6"/>
    <w:rsid w:val="000A318A"/>
    <w:rsid w:val="000A74AB"/>
    <w:rsid w:val="000B584A"/>
    <w:rsid w:val="000B5ECD"/>
    <w:rsid w:val="000C1607"/>
    <w:rsid w:val="000C2AD6"/>
    <w:rsid w:val="000C59EE"/>
    <w:rsid w:val="000D3FEF"/>
    <w:rsid w:val="000D481D"/>
    <w:rsid w:val="000E2D2D"/>
    <w:rsid w:val="000E45FE"/>
    <w:rsid w:val="0010381D"/>
    <w:rsid w:val="00105196"/>
    <w:rsid w:val="001108BF"/>
    <w:rsid w:val="00111D42"/>
    <w:rsid w:val="00115521"/>
    <w:rsid w:val="00117273"/>
    <w:rsid w:val="00136C81"/>
    <w:rsid w:val="00146ECB"/>
    <w:rsid w:val="00153146"/>
    <w:rsid w:val="00156AF6"/>
    <w:rsid w:val="001662DD"/>
    <w:rsid w:val="00174140"/>
    <w:rsid w:val="00174D4D"/>
    <w:rsid w:val="0017675E"/>
    <w:rsid w:val="00180279"/>
    <w:rsid w:val="001802D6"/>
    <w:rsid w:val="00182476"/>
    <w:rsid w:val="001854BC"/>
    <w:rsid w:val="00187E6C"/>
    <w:rsid w:val="00190712"/>
    <w:rsid w:val="00194E27"/>
    <w:rsid w:val="001A3073"/>
    <w:rsid w:val="001A45B1"/>
    <w:rsid w:val="001B10C5"/>
    <w:rsid w:val="001B23B1"/>
    <w:rsid w:val="001B5E05"/>
    <w:rsid w:val="001C5F77"/>
    <w:rsid w:val="001D088C"/>
    <w:rsid w:val="001D0B03"/>
    <w:rsid w:val="001D4760"/>
    <w:rsid w:val="001D7037"/>
    <w:rsid w:val="001E3BC3"/>
    <w:rsid w:val="001F1A7E"/>
    <w:rsid w:val="001F57D2"/>
    <w:rsid w:val="001F5D40"/>
    <w:rsid w:val="002054F1"/>
    <w:rsid w:val="0021533D"/>
    <w:rsid w:val="0022601B"/>
    <w:rsid w:val="0022640C"/>
    <w:rsid w:val="002273BC"/>
    <w:rsid w:val="0023328C"/>
    <w:rsid w:val="00240834"/>
    <w:rsid w:val="00254C1D"/>
    <w:rsid w:val="00254C6D"/>
    <w:rsid w:val="00257AE3"/>
    <w:rsid w:val="002710FF"/>
    <w:rsid w:val="00271547"/>
    <w:rsid w:val="002739AF"/>
    <w:rsid w:val="00276221"/>
    <w:rsid w:val="00281E58"/>
    <w:rsid w:val="002833B8"/>
    <w:rsid w:val="00292F68"/>
    <w:rsid w:val="002939FA"/>
    <w:rsid w:val="00294F3D"/>
    <w:rsid w:val="002A1AEB"/>
    <w:rsid w:val="002C1EDC"/>
    <w:rsid w:val="002C2F5F"/>
    <w:rsid w:val="002C3F1A"/>
    <w:rsid w:val="002C5532"/>
    <w:rsid w:val="002C5A4E"/>
    <w:rsid w:val="002E0CEE"/>
    <w:rsid w:val="002E4FA2"/>
    <w:rsid w:val="002F1473"/>
    <w:rsid w:val="002F23EF"/>
    <w:rsid w:val="002F4E52"/>
    <w:rsid w:val="002F6D02"/>
    <w:rsid w:val="00303567"/>
    <w:rsid w:val="00303941"/>
    <w:rsid w:val="003118B7"/>
    <w:rsid w:val="00314D1D"/>
    <w:rsid w:val="00315686"/>
    <w:rsid w:val="003252DD"/>
    <w:rsid w:val="003270C6"/>
    <w:rsid w:val="0032769E"/>
    <w:rsid w:val="00334C3F"/>
    <w:rsid w:val="00336641"/>
    <w:rsid w:val="00351359"/>
    <w:rsid w:val="003533D7"/>
    <w:rsid w:val="0036382B"/>
    <w:rsid w:val="00375EB7"/>
    <w:rsid w:val="00376B5F"/>
    <w:rsid w:val="0038359B"/>
    <w:rsid w:val="00385E59"/>
    <w:rsid w:val="003919E2"/>
    <w:rsid w:val="003A08E5"/>
    <w:rsid w:val="003A2763"/>
    <w:rsid w:val="003A2EAA"/>
    <w:rsid w:val="003A528F"/>
    <w:rsid w:val="003A6D65"/>
    <w:rsid w:val="003C353F"/>
    <w:rsid w:val="003C39A1"/>
    <w:rsid w:val="003C3ACA"/>
    <w:rsid w:val="003C6BD7"/>
    <w:rsid w:val="003C7723"/>
    <w:rsid w:val="003D1E12"/>
    <w:rsid w:val="003D58CF"/>
    <w:rsid w:val="003D6299"/>
    <w:rsid w:val="003E0411"/>
    <w:rsid w:val="003E4A78"/>
    <w:rsid w:val="003F1CF9"/>
    <w:rsid w:val="003F44CB"/>
    <w:rsid w:val="00402C3B"/>
    <w:rsid w:val="00402D86"/>
    <w:rsid w:val="0040385B"/>
    <w:rsid w:val="004042A6"/>
    <w:rsid w:val="00405F36"/>
    <w:rsid w:val="00412603"/>
    <w:rsid w:val="00415112"/>
    <w:rsid w:val="004278F6"/>
    <w:rsid w:val="004313E8"/>
    <w:rsid w:val="00433A7F"/>
    <w:rsid w:val="00441130"/>
    <w:rsid w:val="004440F3"/>
    <w:rsid w:val="00444D8E"/>
    <w:rsid w:val="00464050"/>
    <w:rsid w:val="004665CC"/>
    <w:rsid w:val="00470C4E"/>
    <w:rsid w:val="00477A4F"/>
    <w:rsid w:val="00491EF5"/>
    <w:rsid w:val="004965F6"/>
    <w:rsid w:val="00496911"/>
    <w:rsid w:val="004B4BD7"/>
    <w:rsid w:val="004C043B"/>
    <w:rsid w:val="004C50B0"/>
    <w:rsid w:val="004D1562"/>
    <w:rsid w:val="004E1A51"/>
    <w:rsid w:val="004E4354"/>
    <w:rsid w:val="004E510B"/>
    <w:rsid w:val="004E56EE"/>
    <w:rsid w:val="004F1358"/>
    <w:rsid w:val="004F2EDB"/>
    <w:rsid w:val="004F510A"/>
    <w:rsid w:val="00510A5E"/>
    <w:rsid w:val="0051326D"/>
    <w:rsid w:val="00513A5D"/>
    <w:rsid w:val="00514C7D"/>
    <w:rsid w:val="00515339"/>
    <w:rsid w:val="0055088F"/>
    <w:rsid w:val="005565FD"/>
    <w:rsid w:val="00563304"/>
    <w:rsid w:val="005644D7"/>
    <w:rsid w:val="00564595"/>
    <w:rsid w:val="00570CEF"/>
    <w:rsid w:val="00571A52"/>
    <w:rsid w:val="005742B1"/>
    <w:rsid w:val="00575E7E"/>
    <w:rsid w:val="0058454E"/>
    <w:rsid w:val="005A110B"/>
    <w:rsid w:val="005A2908"/>
    <w:rsid w:val="005B1DBD"/>
    <w:rsid w:val="005B3FFE"/>
    <w:rsid w:val="005B5C71"/>
    <w:rsid w:val="005C3D4D"/>
    <w:rsid w:val="005D186B"/>
    <w:rsid w:val="005D363A"/>
    <w:rsid w:val="005D6B96"/>
    <w:rsid w:val="005E1D2D"/>
    <w:rsid w:val="00601F5C"/>
    <w:rsid w:val="006062D8"/>
    <w:rsid w:val="00612937"/>
    <w:rsid w:val="00616DC6"/>
    <w:rsid w:val="00630668"/>
    <w:rsid w:val="00632466"/>
    <w:rsid w:val="006328B5"/>
    <w:rsid w:val="00634396"/>
    <w:rsid w:val="00636F95"/>
    <w:rsid w:val="00640DF1"/>
    <w:rsid w:val="00646E02"/>
    <w:rsid w:val="006512DE"/>
    <w:rsid w:val="00651777"/>
    <w:rsid w:val="00656345"/>
    <w:rsid w:val="00673CF5"/>
    <w:rsid w:val="006776FC"/>
    <w:rsid w:val="00680FBB"/>
    <w:rsid w:val="006A1FF6"/>
    <w:rsid w:val="006B1ACD"/>
    <w:rsid w:val="006C113E"/>
    <w:rsid w:val="006C54B9"/>
    <w:rsid w:val="006C72F6"/>
    <w:rsid w:val="006D032F"/>
    <w:rsid w:val="006D40F8"/>
    <w:rsid w:val="006D591E"/>
    <w:rsid w:val="006E2968"/>
    <w:rsid w:val="006E37F6"/>
    <w:rsid w:val="006E6D8A"/>
    <w:rsid w:val="006E6F14"/>
    <w:rsid w:val="006E7710"/>
    <w:rsid w:val="006F2B0A"/>
    <w:rsid w:val="006F3F37"/>
    <w:rsid w:val="006F45C3"/>
    <w:rsid w:val="006F69A0"/>
    <w:rsid w:val="0070534E"/>
    <w:rsid w:val="007132EB"/>
    <w:rsid w:val="00723B23"/>
    <w:rsid w:val="00733300"/>
    <w:rsid w:val="0073589D"/>
    <w:rsid w:val="00744E69"/>
    <w:rsid w:val="00751A67"/>
    <w:rsid w:val="007621DF"/>
    <w:rsid w:val="00764907"/>
    <w:rsid w:val="00766088"/>
    <w:rsid w:val="0077027D"/>
    <w:rsid w:val="00770656"/>
    <w:rsid w:val="00774A2A"/>
    <w:rsid w:val="007779C5"/>
    <w:rsid w:val="00790754"/>
    <w:rsid w:val="007A5EF1"/>
    <w:rsid w:val="007A6B55"/>
    <w:rsid w:val="007B68A4"/>
    <w:rsid w:val="007C32CD"/>
    <w:rsid w:val="007D0A64"/>
    <w:rsid w:val="007E1328"/>
    <w:rsid w:val="007E412E"/>
    <w:rsid w:val="007F2852"/>
    <w:rsid w:val="007F3669"/>
    <w:rsid w:val="00800AFE"/>
    <w:rsid w:val="0080396D"/>
    <w:rsid w:val="00806597"/>
    <w:rsid w:val="00810F62"/>
    <w:rsid w:val="008232E4"/>
    <w:rsid w:val="00831F57"/>
    <w:rsid w:val="00832C5F"/>
    <w:rsid w:val="00836E73"/>
    <w:rsid w:val="00840E93"/>
    <w:rsid w:val="00843393"/>
    <w:rsid w:val="0084520A"/>
    <w:rsid w:val="00853195"/>
    <w:rsid w:val="00861926"/>
    <w:rsid w:val="00867380"/>
    <w:rsid w:val="00870971"/>
    <w:rsid w:val="0087106E"/>
    <w:rsid w:val="00871D0C"/>
    <w:rsid w:val="008729DA"/>
    <w:rsid w:val="00873B28"/>
    <w:rsid w:val="00875C80"/>
    <w:rsid w:val="00882802"/>
    <w:rsid w:val="008849A6"/>
    <w:rsid w:val="008A4364"/>
    <w:rsid w:val="008A450B"/>
    <w:rsid w:val="008A4CD4"/>
    <w:rsid w:val="008A4F5A"/>
    <w:rsid w:val="008A586E"/>
    <w:rsid w:val="008A68A2"/>
    <w:rsid w:val="008B227C"/>
    <w:rsid w:val="008B3F73"/>
    <w:rsid w:val="008B42BA"/>
    <w:rsid w:val="008B5E00"/>
    <w:rsid w:val="008B76F7"/>
    <w:rsid w:val="008C22FA"/>
    <w:rsid w:val="008C349B"/>
    <w:rsid w:val="008C43F3"/>
    <w:rsid w:val="008D2140"/>
    <w:rsid w:val="008D445C"/>
    <w:rsid w:val="008E1C09"/>
    <w:rsid w:val="008E2F1F"/>
    <w:rsid w:val="008F2672"/>
    <w:rsid w:val="008F3551"/>
    <w:rsid w:val="008F36B5"/>
    <w:rsid w:val="008F5D15"/>
    <w:rsid w:val="008F7575"/>
    <w:rsid w:val="00903C67"/>
    <w:rsid w:val="00905B61"/>
    <w:rsid w:val="009073AF"/>
    <w:rsid w:val="00907413"/>
    <w:rsid w:val="00912FB6"/>
    <w:rsid w:val="00917100"/>
    <w:rsid w:val="00917EB6"/>
    <w:rsid w:val="00926280"/>
    <w:rsid w:val="009304F9"/>
    <w:rsid w:val="00930665"/>
    <w:rsid w:val="009470BE"/>
    <w:rsid w:val="00973120"/>
    <w:rsid w:val="0097604C"/>
    <w:rsid w:val="009766E0"/>
    <w:rsid w:val="009803D8"/>
    <w:rsid w:val="00992B8D"/>
    <w:rsid w:val="00996AAF"/>
    <w:rsid w:val="009A6A2E"/>
    <w:rsid w:val="009A7CBF"/>
    <w:rsid w:val="009B161F"/>
    <w:rsid w:val="009B3217"/>
    <w:rsid w:val="009B39B6"/>
    <w:rsid w:val="009B55D0"/>
    <w:rsid w:val="009B5D8B"/>
    <w:rsid w:val="009C657F"/>
    <w:rsid w:val="009D0C8E"/>
    <w:rsid w:val="009D121D"/>
    <w:rsid w:val="009D2E26"/>
    <w:rsid w:val="009D6B7F"/>
    <w:rsid w:val="009E0342"/>
    <w:rsid w:val="009E61E4"/>
    <w:rsid w:val="009E76D6"/>
    <w:rsid w:val="009F4873"/>
    <w:rsid w:val="009F5276"/>
    <w:rsid w:val="00A07CC5"/>
    <w:rsid w:val="00A14128"/>
    <w:rsid w:val="00A168D1"/>
    <w:rsid w:val="00A2619B"/>
    <w:rsid w:val="00A3160D"/>
    <w:rsid w:val="00A348B3"/>
    <w:rsid w:val="00A34D24"/>
    <w:rsid w:val="00A36E03"/>
    <w:rsid w:val="00A4512C"/>
    <w:rsid w:val="00A56161"/>
    <w:rsid w:val="00A64566"/>
    <w:rsid w:val="00A71E65"/>
    <w:rsid w:val="00A7282C"/>
    <w:rsid w:val="00A73CE4"/>
    <w:rsid w:val="00A75F94"/>
    <w:rsid w:val="00A77CF1"/>
    <w:rsid w:val="00A802C9"/>
    <w:rsid w:val="00A84FB4"/>
    <w:rsid w:val="00A927C2"/>
    <w:rsid w:val="00A970E6"/>
    <w:rsid w:val="00AA418F"/>
    <w:rsid w:val="00AA794E"/>
    <w:rsid w:val="00AB60A1"/>
    <w:rsid w:val="00AE5B9E"/>
    <w:rsid w:val="00AF27DC"/>
    <w:rsid w:val="00AF6127"/>
    <w:rsid w:val="00B00976"/>
    <w:rsid w:val="00B0117E"/>
    <w:rsid w:val="00B13553"/>
    <w:rsid w:val="00B205D7"/>
    <w:rsid w:val="00B2321A"/>
    <w:rsid w:val="00B26A47"/>
    <w:rsid w:val="00B274EA"/>
    <w:rsid w:val="00B318B6"/>
    <w:rsid w:val="00B3293C"/>
    <w:rsid w:val="00B35776"/>
    <w:rsid w:val="00B372F5"/>
    <w:rsid w:val="00B405CE"/>
    <w:rsid w:val="00B46E9B"/>
    <w:rsid w:val="00B5339A"/>
    <w:rsid w:val="00B546E6"/>
    <w:rsid w:val="00B55C4C"/>
    <w:rsid w:val="00B57285"/>
    <w:rsid w:val="00B61F83"/>
    <w:rsid w:val="00B632EE"/>
    <w:rsid w:val="00B64E00"/>
    <w:rsid w:val="00B665FA"/>
    <w:rsid w:val="00B73153"/>
    <w:rsid w:val="00B82587"/>
    <w:rsid w:val="00B86094"/>
    <w:rsid w:val="00B86437"/>
    <w:rsid w:val="00B8718C"/>
    <w:rsid w:val="00BA0D4C"/>
    <w:rsid w:val="00BA487D"/>
    <w:rsid w:val="00BB1C5E"/>
    <w:rsid w:val="00BB40E0"/>
    <w:rsid w:val="00BB7A7A"/>
    <w:rsid w:val="00BC42AB"/>
    <w:rsid w:val="00BD3327"/>
    <w:rsid w:val="00BD77CA"/>
    <w:rsid w:val="00BE3ADD"/>
    <w:rsid w:val="00BF627A"/>
    <w:rsid w:val="00C0032B"/>
    <w:rsid w:val="00C20CFB"/>
    <w:rsid w:val="00C2497B"/>
    <w:rsid w:val="00C26583"/>
    <w:rsid w:val="00C35EDE"/>
    <w:rsid w:val="00C40A40"/>
    <w:rsid w:val="00C434D1"/>
    <w:rsid w:val="00C47B99"/>
    <w:rsid w:val="00C50FA0"/>
    <w:rsid w:val="00C52E6A"/>
    <w:rsid w:val="00C57445"/>
    <w:rsid w:val="00C62757"/>
    <w:rsid w:val="00C666E1"/>
    <w:rsid w:val="00C714E2"/>
    <w:rsid w:val="00C73F5B"/>
    <w:rsid w:val="00C75A42"/>
    <w:rsid w:val="00C769A2"/>
    <w:rsid w:val="00C80223"/>
    <w:rsid w:val="00C8072D"/>
    <w:rsid w:val="00C915E4"/>
    <w:rsid w:val="00C96781"/>
    <w:rsid w:val="00CA1823"/>
    <w:rsid w:val="00CA3358"/>
    <w:rsid w:val="00CA3F91"/>
    <w:rsid w:val="00CB1E98"/>
    <w:rsid w:val="00CB5873"/>
    <w:rsid w:val="00CB5DA5"/>
    <w:rsid w:val="00CB6CC5"/>
    <w:rsid w:val="00CC1183"/>
    <w:rsid w:val="00CC3AC9"/>
    <w:rsid w:val="00CC4C65"/>
    <w:rsid w:val="00CD4670"/>
    <w:rsid w:val="00CE0D98"/>
    <w:rsid w:val="00CE188C"/>
    <w:rsid w:val="00CE47C5"/>
    <w:rsid w:val="00CE58AD"/>
    <w:rsid w:val="00CF1536"/>
    <w:rsid w:val="00CF3893"/>
    <w:rsid w:val="00CF6A40"/>
    <w:rsid w:val="00D04D46"/>
    <w:rsid w:val="00D15A53"/>
    <w:rsid w:val="00D15D0A"/>
    <w:rsid w:val="00D23E66"/>
    <w:rsid w:val="00D26ED9"/>
    <w:rsid w:val="00D34F23"/>
    <w:rsid w:val="00D45DFF"/>
    <w:rsid w:val="00D470FA"/>
    <w:rsid w:val="00D50053"/>
    <w:rsid w:val="00D570E2"/>
    <w:rsid w:val="00D60BAF"/>
    <w:rsid w:val="00D61047"/>
    <w:rsid w:val="00D74C89"/>
    <w:rsid w:val="00D756C5"/>
    <w:rsid w:val="00D76054"/>
    <w:rsid w:val="00D77B76"/>
    <w:rsid w:val="00D859B3"/>
    <w:rsid w:val="00D871D3"/>
    <w:rsid w:val="00D94F7B"/>
    <w:rsid w:val="00DA0B34"/>
    <w:rsid w:val="00DA12A2"/>
    <w:rsid w:val="00DA1A57"/>
    <w:rsid w:val="00DB0EA8"/>
    <w:rsid w:val="00DB648F"/>
    <w:rsid w:val="00DC7B90"/>
    <w:rsid w:val="00DD04D4"/>
    <w:rsid w:val="00DE1362"/>
    <w:rsid w:val="00DE1B79"/>
    <w:rsid w:val="00DE7C97"/>
    <w:rsid w:val="00DF3607"/>
    <w:rsid w:val="00DF7236"/>
    <w:rsid w:val="00E0000D"/>
    <w:rsid w:val="00E0273C"/>
    <w:rsid w:val="00E029AE"/>
    <w:rsid w:val="00E075E0"/>
    <w:rsid w:val="00E201C5"/>
    <w:rsid w:val="00E2481B"/>
    <w:rsid w:val="00E25727"/>
    <w:rsid w:val="00E36BF5"/>
    <w:rsid w:val="00E41AD2"/>
    <w:rsid w:val="00E565F3"/>
    <w:rsid w:val="00E6005C"/>
    <w:rsid w:val="00E61C6D"/>
    <w:rsid w:val="00E741D3"/>
    <w:rsid w:val="00E8038D"/>
    <w:rsid w:val="00E81F8E"/>
    <w:rsid w:val="00E82557"/>
    <w:rsid w:val="00E84160"/>
    <w:rsid w:val="00E85167"/>
    <w:rsid w:val="00E96A07"/>
    <w:rsid w:val="00EB132F"/>
    <w:rsid w:val="00EB463F"/>
    <w:rsid w:val="00ED0AEF"/>
    <w:rsid w:val="00ED1110"/>
    <w:rsid w:val="00ED4C7E"/>
    <w:rsid w:val="00EE10EB"/>
    <w:rsid w:val="00EE23CA"/>
    <w:rsid w:val="00EE46AF"/>
    <w:rsid w:val="00EE6D5D"/>
    <w:rsid w:val="00EE7CE6"/>
    <w:rsid w:val="00EF4F1D"/>
    <w:rsid w:val="00F10F5A"/>
    <w:rsid w:val="00F16FCE"/>
    <w:rsid w:val="00F20FA8"/>
    <w:rsid w:val="00F23968"/>
    <w:rsid w:val="00F3027A"/>
    <w:rsid w:val="00F471FB"/>
    <w:rsid w:val="00F5039C"/>
    <w:rsid w:val="00F50A35"/>
    <w:rsid w:val="00F512CA"/>
    <w:rsid w:val="00F55A80"/>
    <w:rsid w:val="00F61E91"/>
    <w:rsid w:val="00F72050"/>
    <w:rsid w:val="00F7230A"/>
    <w:rsid w:val="00F74C44"/>
    <w:rsid w:val="00F91A9E"/>
    <w:rsid w:val="00F95FEC"/>
    <w:rsid w:val="00F97F42"/>
    <w:rsid w:val="00FA0A2D"/>
    <w:rsid w:val="00FA3BAB"/>
    <w:rsid w:val="00FA7CB3"/>
    <w:rsid w:val="00FA7FA3"/>
    <w:rsid w:val="00FB2946"/>
    <w:rsid w:val="00FB2C3F"/>
    <w:rsid w:val="00FB48F8"/>
    <w:rsid w:val="00FC2009"/>
    <w:rsid w:val="00FD023C"/>
    <w:rsid w:val="00FD1463"/>
    <w:rsid w:val="00FD1B38"/>
    <w:rsid w:val="00FD3D8B"/>
    <w:rsid w:val="00FD623E"/>
    <w:rsid w:val="00FE4A3D"/>
    <w:rsid w:val="00FE777C"/>
    <w:rsid w:val="00FF1319"/>
    <w:rsid w:val="00FF6A6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59FE5"/>
  <w15:docId w15:val="{EBAAC382-ACB0-49F8-A510-83FEF68A8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lang w:val="en-US" w:eastAsia="en-US" w:bidi="ar-SA"/>
      </w:rPr>
    </w:rPrDefault>
    <w:pPrDefault>
      <w:pPr>
        <w:bidi/>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13" w:unhideWhenUsed="1" w:qFormat="1"/>
    <w:lsdException w:name="heading 5" w:semiHidden="1" w:uiPriority="13" w:unhideWhenUsed="1" w:qFormat="1"/>
    <w:lsdException w:name="heading 6" w:semiHidden="1" w:uiPriority="13"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672"/>
    <w:rPr>
      <w:rFonts w:ascii="Traditional Arabic" w:hAnsi="Traditional Arabic"/>
      <w:color w:val="000000" w:themeColor="text1"/>
      <w:sz w:val="24"/>
      <w:szCs w:val="24"/>
    </w:rPr>
  </w:style>
  <w:style w:type="paragraph" w:styleId="Heading1">
    <w:name w:val="heading 1"/>
    <w:basedOn w:val="Normal"/>
    <w:next w:val="Normal"/>
    <w:link w:val="Heading1Char"/>
    <w:uiPriority w:val="9"/>
    <w:qFormat/>
    <w:rsid w:val="002C5A4E"/>
    <w:pPr>
      <w:keepNext/>
      <w:keepLines/>
      <w:numPr>
        <w:numId w:val="4"/>
      </w:numPr>
      <w:spacing w:before="600" w:after="60"/>
      <w:outlineLvl w:val="0"/>
    </w:pPr>
    <w:rPr>
      <w:rFonts w:eastAsiaTheme="majorEastAsia" w:cstheme="majorBidi"/>
      <w:sz w:val="40"/>
      <w:szCs w:val="40"/>
    </w:rPr>
  </w:style>
  <w:style w:type="paragraph" w:styleId="Heading2">
    <w:name w:val="heading 2"/>
    <w:basedOn w:val="Normal"/>
    <w:next w:val="Normal"/>
    <w:link w:val="Heading2Char"/>
    <w:uiPriority w:val="1"/>
    <w:unhideWhenUsed/>
    <w:qFormat/>
    <w:rsid w:val="002F6D02"/>
    <w:pPr>
      <w:keepNext/>
      <w:keepLines/>
      <w:numPr>
        <w:ilvl w:val="1"/>
        <w:numId w:val="4"/>
      </w:numPr>
      <w:spacing w:before="240" w:after="0"/>
      <w:outlineLvl w:val="1"/>
    </w:pPr>
    <w:rPr>
      <w:rFonts w:eastAsiaTheme="majorEastAsia" w:cstheme="majorBidi"/>
      <w:caps/>
      <w:sz w:val="36"/>
      <w:szCs w:val="36"/>
    </w:rPr>
  </w:style>
  <w:style w:type="paragraph" w:styleId="Heading3">
    <w:name w:val="heading 3"/>
    <w:basedOn w:val="Normal"/>
    <w:next w:val="Normal"/>
    <w:link w:val="Heading3Char"/>
    <w:autoRedefine/>
    <w:uiPriority w:val="1"/>
    <w:unhideWhenUsed/>
    <w:qFormat/>
    <w:rsid w:val="00DD04D4"/>
    <w:pPr>
      <w:keepNext/>
      <w:keepLines/>
      <w:numPr>
        <w:ilvl w:val="2"/>
        <w:numId w:val="4"/>
      </w:numPr>
      <w:spacing w:before="200" w:after="0"/>
      <w:ind w:left="3924"/>
      <w:outlineLvl w:val="2"/>
    </w:pPr>
    <w:rPr>
      <w:rFonts w:eastAsiaTheme="majorEastAsia" w:cs="Traditional Arabic"/>
      <w:sz w:val="32"/>
      <w:szCs w:val="32"/>
    </w:rPr>
  </w:style>
  <w:style w:type="paragraph" w:styleId="Heading4">
    <w:name w:val="heading 4"/>
    <w:basedOn w:val="Normal"/>
    <w:next w:val="Normal"/>
    <w:link w:val="Heading4Char"/>
    <w:uiPriority w:val="9"/>
    <w:unhideWhenUsed/>
    <w:qFormat/>
    <w:rsid w:val="001662DD"/>
    <w:pPr>
      <w:keepNext/>
      <w:keepLines/>
      <w:numPr>
        <w:ilvl w:val="3"/>
        <w:numId w:val="4"/>
      </w:numPr>
      <w:spacing w:before="200" w:after="0"/>
      <w:outlineLvl w:val="3"/>
    </w:pPr>
    <w:rPr>
      <w:rFonts w:eastAsiaTheme="majorEastAsia" w:cstheme="majorBidi"/>
      <w:sz w:val="28"/>
      <w:szCs w:val="28"/>
    </w:rPr>
  </w:style>
  <w:style w:type="paragraph" w:styleId="Heading5">
    <w:name w:val="heading 5"/>
    <w:basedOn w:val="Normal"/>
    <w:next w:val="Normal"/>
    <w:link w:val="Heading5Char"/>
    <w:uiPriority w:val="9"/>
    <w:unhideWhenUsed/>
    <w:qFormat/>
    <w:rsid w:val="005E1D2D"/>
    <w:pPr>
      <w:keepNext/>
      <w:keepLines/>
      <w:numPr>
        <w:ilvl w:val="4"/>
        <w:numId w:val="4"/>
      </w:numPr>
      <w:spacing w:before="200" w:after="0"/>
      <w:outlineLvl w:val="4"/>
    </w:pPr>
    <w:rPr>
      <w:rFonts w:asciiTheme="majorHAnsi" w:eastAsiaTheme="majorEastAsia" w:hAnsiTheme="majorHAnsi" w:cstheme="majorBidi"/>
      <w:color w:val="00505C" w:themeColor="accent1" w:themeShade="80"/>
    </w:rPr>
  </w:style>
  <w:style w:type="paragraph" w:styleId="Heading6">
    <w:name w:val="heading 6"/>
    <w:basedOn w:val="Normal"/>
    <w:next w:val="Normal"/>
    <w:link w:val="Heading6Char"/>
    <w:uiPriority w:val="9"/>
    <w:unhideWhenUsed/>
    <w:qFormat/>
    <w:rsid w:val="005E1D2D"/>
    <w:pPr>
      <w:keepNext/>
      <w:keepLines/>
      <w:numPr>
        <w:ilvl w:val="5"/>
        <w:numId w:val="4"/>
      </w:numPr>
      <w:spacing w:before="200" w:after="0"/>
      <w:outlineLvl w:val="5"/>
    </w:pPr>
    <w:rPr>
      <w:rFonts w:asciiTheme="majorHAnsi" w:eastAsiaTheme="majorEastAsia" w:hAnsiTheme="majorHAnsi" w:cstheme="majorBidi"/>
      <w:i/>
      <w:iCs/>
      <w:color w:val="004F5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
    <w:name w:val="معلومات جهة الاتصال"/>
    <w:basedOn w:val="Normal"/>
    <w:uiPriority w:val="99"/>
    <w:qFormat/>
    <w:pPr>
      <w:spacing w:before="0" w:after="0"/>
      <w:jc w:val="center"/>
    </w:pPr>
  </w:style>
  <w:style w:type="character" w:customStyle="1" w:styleId="Heading1Char">
    <w:name w:val="Heading 1 Char"/>
    <w:basedOn w:val="DefaultParagraphFont"/>
    <w:link w:val="Heading1"/>
    <w:uiPriority w:val="9"/>
    <w:qFormat/>
    <w:rsid w:val="002C5A4E"/>
    <w:rPr>
      <w:rFonts w:ascii="Traditional Arabic" w:eastAsiaTheme="majorEastAsia" w:hAnsi="Traditional Arabic" w:cstheme="majorBidi"/>
      <w:color w:val="000000" w:themeColor="text1"/>
      <w:sz w:val="40"/>
      <w:szCs w:val="40"/>
    </w:rPr>
  </w:style>
  <w:style w:type="character" w:customStyle="1" w:styleId="Heading2Char">
    <w:name w:val="Heading 2 Char"/>
    <w:basedOn w:val="DefaultParagraphFont"/>
    <w:link w:val="Heading2"/>
    <w:uiPriority w:val="1"/>
    <w:rsid w:val="002F6D02"/>
    <w:rPr>
      <w:rFonts w:ascii="Traditional Arabic" w:eastAsiaTheme="majorEastAsia" w:hAnsi="Traditional Arabic" w:cstheme="majorBidi"/>
      <w:caps/>
      <w:color w:val="000000" w:themeColor="text1"/>
      <w:sz w:val="36"/>
      <w:szCs w:val="36"/>
    </w:rPr>
  </w:style>
  <w:style w:type="character" w:customStyle="1" w:styleId="Heading3Char">
    <w:name w:val="Heading 3 Char"/>
    <w:basedOn w:val="DefaultParagraphFont"/>
    <w:link w:val="Heading3"/>
    <w:uiPriority w:val="1"/>
    <w:rsid w:val="00DD04D4"/>
    <w:rPr>
      <w:rFonts w:ascii="Traditional Arabic" w:eastAsiaTheme="majorEastAsia" w:hAnsi="Traditional Arabic" w:cs="Traditional Arabic"/>
      <w:color w:val="000000" w:themeColor="text1"/>
      <w:sz w:val="32"/>
      <w:szCs w:val="32"/>
    </w:rPr>
  </w:style>
  <w:style w:type="character" w:customStyle="1" w:styleId="Heading4Char">
    <w:name w:val="Heading 4 Char"/>
    <w:basedOn w:val="DefaultParagraphFont"/>
    <w:link w:val="Heading4"/>
    <w:uiPriority w:val="9"/>
    <w:rsid w:val="001662DD"/>
    <w:rPr>
      <w:rFonts w:ascii="Traditional Arabic" w:eastAsiaTheme="majorEastAsia" w:hAnsi="Traditional Arabic" w:cstheme="majorBidi"/>
      <w:color w:val="000000" w:themeColor="text1"/>
      <w:sz w:val="28"/>
      <w:szCs w:val="28"/>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00505C"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004F5B" w:themeColor="accent1" w:themeShade="7F"/>
    </w:rPr>
  </w:style>
  <w:style w:type="paragraph" w:styleId="Caption">
    <w:name w:val="caption"/>
    <w:basedOn w:val="Normal"/>
    <w:next w:val="Normal"/>
    <w:uiPriority w:val="10"/>
    <w:unhideWhenUsed/>
    <w:qFormat/>
    <w:pPr>
      <w:spacing w:before="200" w:after="120" w:line="240" w:lineRule="auto"/>
    </w:pPr>
    <w:rPr>
      <w:i/>
      <w:iCs/>
    </w:rPr>
  </w:style>
  <w:style w:type="paragraph" w:styleId="ListBullet">
    <w:name w:val="List Bullet"/>
    <w:basedOn w:val="Normal"/>
    <w:uiPriority w:val="1"/>
    <w:unhideWhenUsed/>
    <w:qFormat/>
    <w:pPr>
      <w:numPr>
        <w:numId w:val="1"/>
      </w:numPr>
    </w:pPr>
  </w:style>
  <w:style w:type="paragraph" w:styleId="ListNumber">
    <w:name w:val="List Number"/>
    <w:basedOn w:val="Normal"/>
    <w:uiPriority w:val="1"/>
    <w:unhideWhenUsed/>
    <w:qFormat/>
    <w:pPr>
      <w:numPr>
        <w:numId w:val="2"/>
      </w:numPr>
      <w:contextualSpacing/>
    </w:pPr>
  </w:style>
  <w:style w:type="paragraph" w:styleId="Title">
    <w:name w:val="Title"/>
    <w:basedOn w:val="Normal"/>
    <w:next w:val="Normal"/>
    <w:link w:val="TitleChar"/>
    <w:uiPriority w:val="10"/>
    <w:unhideWhenUsed/>
    <w:qFormat/>
    <w:pPr>
      <w:spacing w:before="480" w:after="40" w:line="240" w:lineRule="auto"/>
      <w:contextualSpacing/>
      <w:jc w:val="center"/>
    </w:pPr>
    <w:rPr>
      <w:rFonts w:asciiTheme="majorHAnsi" w:eastAsiaTheme="majorEastAsia" w:hAnsiTheme="majorHAnsi" w:cstheme="majorBidi"/>
      <w:color w:val="007789" w:themeColor="accent1" w:themeShade="BF"/>
      <w:kern w:val="28"/>
      <w:sz w:val="60"/>
      <w:szCs w:val="60"/>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007789" w:themeColor="accent1" w:themeShade="BF"/>
      <w:kern w:val="28"/>
      <w:sz w:val="60"/>
      <w:szCs w:val="60"/>
    </w:rPr>
  </w:style>
  <w:style w:type="paragraph" w:styleId="Subtitle">
    <w:name w:val="Subtitle"/>
    <w:basedOn w:val="Normal"/>
    <w:next w:val="Normal"/>
    <w:link w:val="SubtitleChar"/>
    <w:uiPriority w:val="11"/>
    <w:unhideWhenUsed/>
    <w:qFormat/>
    <w:pPr>
      <w:numPr>
        <w:ilvl w:val="1"/>
      </w:numPr>
      <w:spacing w:before="0" w:after="480"/>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aps/>
      <w:sz w:val="26"/>
      <w:szCs w:val="26"/>
    </w:rPr>
  </w:style>
  <w:style w:type="character" w:styleId="Emphasis">
    <w:name w:val="Emphasis"/>
    <w:basedOn w:val="DefaultParagraphFont"/>
    <w:uiPriority w:val="10"/>
    <w:unhideWhenUsed/>
    <w:qFormat/>
    <w:rPr>
      <w:i w:val="0"/>
      <w:iCs w:val="0"/>
      <w:color w:val="007789" w:themeColor="accent1" w:themeShade="BF"/>
    </w:rPr>
  </w:style>
  <w:style w:type="paragraph" w:styleId="NoSpacing">
    <w:name w:val="No Spacing"/>
    <w:link w:val="NoSpacingChar"/>
    <w:uiPriority w:val="1"/>
    <w:unhideWhenUsed/>
    <w:qFormat/>
    <w:pPr>
      <w:spacing w:before="0" w:after="0" w:line="240" w:lineRule="auto"/>
    </w:pPr>
    <w:rPr>
      <w:color w:val="auto"/>
    </w:rPr>
  </w:style>
  <w:style w:type="character" w:customStyle="1" w:styleId="NoSpacingChar">
    <w:name w:val="No Spacing Char"/>
    <w:basedOn w:val="DefaultParagraphFont"/>
    <w:link w:val="NoSpacing"/>
    <w:uiPriority w:val="1"/>
    <w:qFormat/>
    <w:rPr>
      <w:rFonts w:asciiTheme="minorHAnsi" w:eastAsiaTheme="minorEastAsia" w:hAnsiTheme="minorHAnsi" w:cstheme="minorBidi"/>
      <w:color w:val="auto"/>
    </w:rPr>
  </w:style>
  <w:style w:type="paragraph" w:styleId="Quote">
    <w:name w:val="Quote"/>
    <w:basedOn w:val="Normal"/>
    <w:next w:val="Normal"/>
    <w:link w:val="QuoteChar"/>
    <w:uiPriority w:val="10"/>
    <w:unhideWhenUsed/>
    <w:qFormat/>
    <w:pPr>
      <w:spacing w:after="480"/>
      <w:jc w:val="center"/>
    </w:pPr>
    <w:rPr>
      <w:i/>
      <w:iCs/>
      <w:color w:val="00A0B8" w:themeColor="accent1"/>
      <w:sz w:val="26"/>
      <w:szCs w:val="26"/>
      <w14:textFill>
        <w14:solidFill>
          <w14:schemeClr w14:val="accent1">
            <w14:alpha w14:val="30000"/>
          </w14:schemeClr>
        </w14:solidFill>
      </w14:textFill>
    </w:rPr>
  </w:style>
  <w:style w:type="character" w:customStyle="1" w:styleId="QuoteChar">
    <w:name w:val="Quote Char"/>
    <w:basedOn w:val="DefaultParagraphFont"/>
    <w:link w:val="Quote"/>
    <w:uiPriority w:val="10"/>
    <w:rPr>
      <w:i/>
      <w:iCs/>
      <w:color w:val="00A0B8" w:themeColor="accent1"/>
      <w:sz w:val="26"/>
      <w:szCs w:val="26"/>
      <w14:textFill>
        <w14:solidFill>
          <w14:schemeClr w14:val="accent1">
            <w14:alpha w14:val="30000"/>
          </w14:schemeClr>
        </w14:solidFill>
      </w14:textFill>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pPr>
      <w:spacing w:before="0" w:after="0" w:line="240" w:lineRule="auto"/>
      <w:jc w:val="right"/>
    </w:pPr>
    <w:rPr>
      <w:caps/>
      <w:sz w:val="16"/>
      <w:szCs w:val="16"/>
    </w:rPr>
  </w:style>
  <w:style w:type="character" w:customStyle="1" w:styleId="FooterChar">
    <w:name w:val="Footer Char"/>
    <w:basedOn w:val="DefaultParagraphFont"/>
    <w:link w:val="Footer"/>
    <w:uiPriority w:val="99"/>
    <w:rPr>
      <w:caps/>
      <w:sz w:val="16"/>
      <w:szCs w:val="16"/>
    </w:rPr>
  </w:style>
  <w:style w:type="paragraph" w:styleId="TOC3">
    <w:name w:val="toc 3"/>
    <w:basedOn w:val="Normal"/>
    <w:next w:val="Normal"/>
    <w:autoRedefine/>
    <w:uiPriority w:val="39"/>
    <w:unhideWhenUsed/>
    <w:pPr>
      <w:spacing w:after="100"/>
      <w:ind w:left="400"/>
    </w:pPr>
    <w:rPr>
      <w:i/>
      <w:iCs/>
    </w:rPr>
  </w:style>
  <w:style w:type="character" w:customStyle="1" w:styleId="a0">
    <w:name w:val="ارتباط تشعبي"/>
    <w:basedOn w:val="DefaultParagraphFont"/>
    <w:uiPriority w:val="99"/>
    <w:unhideWhenUsed/>
    <w:rPr>
      <w:color w:val="EB8803"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Bibliography">
    <w:name w:val="Bibliography"/>
    <w:basedOn w:val="Normal"/>
    <w:next w:val="Normal"/>
    <w:uiPriority w:val="39"/>
    <w:unhideWhenUsed/>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customStyle="1" w:styleId="a1">
    <w:name w:val="مسافة بادئة عادية"/>
    <w:basedOn w:val="Normal"/>
    <w:uiPriority w:val="99"/>
    <w:unhideWhenUsed/>
    <w:pPr>
      <w:ind w:left="720"/>
    </w:pPr>
  </w:style>
  <w:style w:type="character" w:styleId="PlaceholderText">
    <w:name w:val="Placeholder Text"/>
    <w:basedOn w:val="DefaultParagraphFont"/>
    <w:uiPriority w:val="99"/>
    <w:semiHidden/>
    <w:rPr>
      <w:color w:val="808080"/>
    </w:rPr>
  </w:style>
  <w:style w:type="table" w:customStyle="1" w:styleId="a2">
    <w:name w:val="جدول تقرير"/>
    <w:basedOn w:val="TableNormal"/>
    <w:uiPriority w:val="99"/>
    <w:pPr>
      <w:spacing w:before="60" w:after="60" w:line="240" w:lineRule="auto"/>
      <w:jc w:val="center"/>
    </w:pPr>
    <w:tblPr>
      <w:tblBorders>
        <w:top w:val="single" w:sz="4" w:space="0" w:color="00A0B8" w:themeColor="accent1"/>
        <w:left w:val="single" w:sz="4" w:space="0" w:color="00A0B8" w:themeColor="accent1"/>
        <w:bottom w:val="single" w:sz="4" w:space="0" w:color="00A0B8" w:themeColor="accent1"/>
        <w:right w:val="single" w:sz="4" w:space="0" w:color="00A0B8" w:themeColor="accent1"/>
        <w:insideH w:val="single" w:sz="4" w:space="0" w:color="00A0B8" w:themeColor="accent1"/>
        <w:insideV w:val="single" w:sz="4" w:space="0" w:color="00A0B8" w:themeColor="accent1"/>
      </w:tblBorders>
    </w:tblPr>
    <w:tblStylePr w:type="firstRow">
      <w:rPr>
        <w:b/>
        <w:bCs/>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customStyle="1" w:styleId="a3">
    <w:name w:val="شبكة الجدول"/>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abic">
    <w:name w:val="arabic"/>
    <w:uiPriority w:val="99"/>
    <w:rsid w:val="005E1D2D"/>
    <w:pPr>
      <w:numPr>
        <w:numId w:val="3"/>
      </w:numPr>
    </w:pPr>
  </w:style>
  <w:style w:type="paragraph" w:customStyle="1" w:styleId="a4">
    <w:name w:val="ترويسة الواجهة"/>
    <w:basedOn w:val="Normal"/>
    <w:link w:val="Char"/>
    <w:qFormat/>
    <w:rsid w:val="008A586E"/>
    <w:pPr>
      <w:spacing w:before="0" w:after="0" w:line="240" w:lineRule="auto"/>
    </w:pPr>
    <w:rPr>
      <w:rFonts w:ascii="Times New Roman" w:eastAsia="Times New Roman" w:hAnsi="Times New Roman" w:cs="Traditional Arabic"/>
      <w:b/>
      <w:bCs/>
      <w:color w:val="000000"/>
      <w:szCs w:val="30"/>
      <w14:textFill>
        <w14:solidFill>
          <w14:srgbClr w14:val="000000">
            <w14:lumMod w14:val="65000"/>
            <w14:lumOff w14:val="35000"/>
          </w14:srgbClr>
        </w14:solidFill>
      </w14:textFill>
    </w:rPr>
  </w:style>
  <w:style w:type="character" w:customStyle="1" w:styleId="Char">
    <w:name w:val="ترويسة الواجهة Char"/>
    <w:basedOn w:val="DefaultParagraphFont"/>
    <w:link w:val="a4"/>
    <w:qFormat/>
    <w:rsid w:val="008A586E"/>
    <w:rPr>
      <w:rFonts w:ascii="Times New Roman" w:eastAsia="Times New Roman" w:hAnsi="Times New Roman" w:cs="Traditional Arabic"/>
      <w:b/>
      <w:bCs/>
      <w:color w:val="000000"/>
      <w:sz w:val="24"/>
      <w:szCs w:val="30"/>
      <w14:textFill>
        <w14:solidFill>
          <w14:srgbClr w14:val="000000">
            <w14:lumMod w14:val="65000"/>
            <w14:lumOff w14:val="35000"/>
          </w14:srgbClr>
        </w14:solidFill>
      </w14:textFill>
    </w:rPr>
  </w:style>
  <w:style w:type="paragraph" w:styleId="CommentText">
    <w:name w:val="annotation text"/>
    <w:basedOn w:val="Normal"/>
    <w:link w:val="CommentTextChar"/>
    <w:uiPriority w:val="99"/>
    <w:semiHidden/>
    <w:unhideWhenUsed/>
    <w:qFormat/>
    <w:rsid w:val="00E82557"/>
  </w:style>
  <w:style w:type="character" w:customStyle="1" w:styleId="CommentTextChar">
    <w:name w:val="Comment Text Char"/>
    <w:basedOn w:val="DefaultParagraphFont"/>
    <w:link w:val="CommentText"/>
    <w:uiPriority w:val="99"/>
    <w:semiHidden/>
    <w:rsid w:val="00E82557"/>
    <w:rPr>
      <w:color w:val="595959" w:themeColor="text1" w:themeTint="A6"/>
    </w:rPr>
  </w:style>
  <w:style w:type="paragraph" w:styleId="ListParagraph">
    <w:name w:val="List Paragraph"/>
    <w:basedOn w:val="Normal"/>
    <w:qFormat/>
    <w:rsid w:val="00E82557"/>
    <w:pPr>
      <w:ind w:left="720"/>
      <w:contextualSpacing/>
    </w:pPr>
  </w:style>
  <w:style w:type="paragraph" w:styleId="NormalWeb">
    <w:name w:val="Normal (Web)"/>
    <w:basedOn w:val="Normal"/>
    <w:uiPriority w:val="99"/>
    <w:unhideWhenUsed/>
    <w:rsid w:val="001B23B1"/>
    <w:pPr>
      <w:bidi w:val="0"/>
      <w:spacing w:before="100" w:beforeAutospacing="1" w:after="100" w:afterAutospacing="1" w:line="240" w:lineRule="auto"/>
    </w:pPr>
    <w:rPr>
      <w:rFonts w:ascii="Times New Roman" w:eastAsia="Times New Roman" w:hAnsi="Times New Roman" w:cs="Times New Roman"/>
      <w:color w:val="auto"/>
    </w:rPr>
  </w:style>
  <w:style w:type="character" w:styleId="Strong">
    <w:name w:val="Strong"/>
    <w:basedOn w:val="DefaultParagraphFont"/>
    <w:uiPriority w:val="22"/>
    <w:qFormat/>
    <w:rsid w:val="001108BF"/>
    <w:rPr>
      <w:b/>
      <w:bCs/>
    </w:rPr>
  </w:style>
  <w:style w:type="paragraph" w:styleId="Revision">
    <w:name w:val="Revision"/>
    <w:hidden/>
    <w:uiPriority w:val="99"/>
    <w:semiHidden/>
    <w:rsid w:val="00BD77CA"/>
    <w:pPr>
      <w:bidi w:val="0"/>
      <w:spacing w:before="0" w:after="0" w:line="240" w:lineRule="auto"/>
    </w:pPr>
  </w:style>
  <w:style w:type="character" w:styleId="CommentReference">
    <w:name w:val="annotation reference"/>
    <w:basedOn w:val="DefaultParagraphFont"/>
    <w:uiPriority w:val="99"/>
    <w:semiHidden/>
    <w:unhideWhenUsed/>
    <w:rsid w:val="009073AF"/>
    <w:rPr>
      <w:sz w:val="16"/>
      <w:szCs w:val="16"/>
    </w:rPr>
  </w:style>
  <w:style w:type="paragraph" w:styleId="CommentSubject">
    <w:name w:val="annotation subject"/>
    <w:basedOn w:val="CommentText"/>
    <w:next w:val="CommentText"/>
    <w:link w:val="CommentSubjectChar"/>
    <w:uiPriority w:val="99"/>
    <w:semiHidden/>
    <w:unhideWhenUsed/>
    <w:rsid w:val="009073AF"/>
    <w:pPr>
      <w:spacing w:line="240" w:lineRule="auto"/>
    </w:pPr>
    <w:rPr>
      <w:b/>
      <w:bCs/>
    </w:rPr>
  </w:style>
  <w:style w:type="character" w:customStyle="1" w:styleId="CommentSubjectChar">
    <w:name w:val="Comment Subject Char"/>
    <w:basedOn w:val="CommentTextChar"/>
    <w:link w:val="CommentSubject"/>
    <w:uiPriority w:val="99"/>
    <w:semiHidden/>
    <w:rsid w:val="009073AF"/>
    <w:rPr>
      <w:b/>
      <w:bCs/>
      <w:color w:val="595959" w:themeColor="text1" w:themeTint="A6"/>
    </w:rPr>
  </w:style>
  <w:style w:type="table" w:styleId="TableGridLight">
    <w:name w:val="Grid Table Light"/>
    <w:basedOn w:val="TableNormal"/>
    <w:uiPriority w:val="40"/>
    <w:rsid w:val="00F512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F512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F512C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512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4">
    <w:name w:val="Grid Table 6 Colorful Accent 4"/>
    <w:basedOn w:val="TableNormal"/>
    <w:uiPriority w:val="51"/>
    <w:rsid w:val="002F1473"/>
    <w:pPr>
      <w:spacing w:after="0" w:line="240" w:lineRule="auto"/>
    </w:pPr>
    <w:rPr>
      <w:color w:val="0081A4" w:themeColor="accent4" w:themeShade="BF"/>
    </w:r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rPr>
      <w:tblPr/>
      <w:tcPr>
        <w:tcBorders>
          <w:bottom w:val="single" w:sz="12" w:space="0" w:color="51D9FF" w:themeColor="accent4" w:themeTint="99"/>
        </w:tcBorders>
      </w:tcPr>
    </w:tblStylePr>
    <w:tblStylePr w:type="lastRow">
      <w:rPr>
        <w:b/>
        <w:bCs/>
      </w:rPr>
      <w:tblPr/>
      <w:tcPr>
        <w:tcBorders>
          <w:top w:val="double" w:sz="4" w:space="0" w:color="51D9FF" w:themeColor="accent4" w:themeTint="99"/>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character" w:styleId="HTMLCode">
    <w:name w:val="HTML Code"/>
    <w:basedOn w:val="DefaultParagraphFont"/>
    <w:uiPriority w:val="99"/>
    <w:semiHidden/>
    <w:unhideWhenUsed/>
    <w:rsid w:val="003A2763"/>
    <w:rPr>
      <w:rFonts w:ascii="Courier New" w:eastAsia="Times New Roman" w:hAnsi="Courier New" w:cs="Courier New"/>
      <w:sz w:val="20"/>
      <w:szCs w:val="20"/>
    </w:rPr>
  </w:style>
  <w:style w:type="character" w:styleId="Hyperlink">
    <w:name w:val="Hyperlink"/>
    <w:basedOn w:val="DefaultParagraphFont"/>
    <w:uiPriority w:val="99"/>
    <w:unhideWhenUsed/>
    <w:rsid w:val="008B5E00"/>
    <w:rPr>
      <w:color w:val="EB8803"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1327">
      <w:bodyDiv w:val="1"/>
      <w:marLeft w:val="0"/>
      <w:marRight w:val="0"/>
      <w:marTop w:val="0"/>
      <w:marBottom w:val="0"/>
      <w:divBdr>
        <w:top w:val="none" w:sz="0" w:space="0" w:color="auto"/>
        <w:left w:val="none" w:sz="0" w:space="0" w:color="auto"/>
        <w:bottom w:val="none" w:sz="0" w:space="0" w:color="auto"/>
        <w:right w:val="none" w:sz="0" w:space="0" w:color="auto"/>
      </w:divBdr>
    </w:div>
    <w:div w:id="33427863">
      <w:bodyDiv w:val="1"/>
      <w:marLeft w:val="0"/>
      <w:marRight w:val="0"/>
      <w:marTop w:val="0"/>
      <w:marBottom w:val="0"/>
      <w:divBdr>
        <w:top w:val="none" w:sz="0" w:space="0" w:color="auto"/>
        <w:left w:val="none" w:sz="0" w:space="0" w:color="auto"/>
        <w:bottom w:val="none" w:sz="0" w:space="0" w:color="auto"/>
        <w:right w:val="none" w:sz="0" w:space="0" w:color="auto"/>
      </w:divBdr>
    </w:div>
    <w:div w:id="44764208">
      <w:bodyDiv w:val="1"/>
      <w:marLeft w:val="0"/>
      <w:marRight w:val="0"/>
      <w:marTop w:val="0"/>
      <w:marBottom w:val="0"/>
      <w:divBdr>
        <w:top w:val="none" w:sz="0" w:space="0" w:color="auto"/>
        <w:left w:val="none" w:sz="0" w:space="0" w:color="auto"/>
        <w:bottom w:val="none" w:sz="0" w:space="0" w:color="auto"/>
        <w:right w:val="none" w:sz="0" w:space="0" w:color="auto"/>
      </w:divBdr>
    </w:div>
    <w:div w:id="66415628">
      <w:bodyDiv w:val="1"/>
      <w:marLeft w:val="0"/>
      <w:marRight w:val="0"/>
      <w:marTop w:val="0"/>
      <w:marBottom w:val="0"/>
      <w:divBdr>
        <w:top w:val="none" w:sz="0" w:space="0" w:color="auto"/>
        <w:left w:val="none" w:sz="0" w:space="0" w:color="auto"/>
        <w:bottom w:val="none" w:sz="0" w:space="0" w:color="auto"/>
        <w:right w:val="none" w:sz="0" w:space="0" w:color="auto"/>
      </w:divBdr>
    </w:div>
    <w:div w:id="73938032">
      <w:bodyDiv w:val="1"/>
      <w:marLeft w:val="0"/>
      <w:marRight w:val="0"/>
      <w:marTop w:val="0"/>
      <w:marBottom w:val="0"/>
      <w:divBdr>
        <w:top w:val="none" w:sz="0" w:space="0" w:color="auto"/>
        <w:left w:val="none" w:sz="0" w:space="0" w:color="auto"/>
        <w:bottom w:val="none" w:sz="0" w:space="0" w:color="auto"/>
        <w:right w:val="none" w:sz="0" w:space="0" w:color="auto"/>
      </w:divBdr>
    </w:div>
    <w:div w:id="86927640">
      <w:bodyDiv w:val="1"/>
      <w:marLeft w:val="0"/>
      <w:marRight w:val="0"/>
      <w:marTop w:val="0"/>
      <w:marBottom w:val="0"/>
      <w:divBdr>
        <w:top w:val="none" w:sz="0" w:space="0" w:color="auto"/>
        <w:left w:val="none" w:sz="0" w:space="0" w:color="auto"/>
        <w:bottom w:val="none" w:sz="0" w:space="0" w:color="auto"/>
        <w:right w:val="none" w:sz="0" w:space="0" w:color="auto"/>
      </w:divBdr>
    </w:div>
    <w:div w:id="103156693">
      <w:bodyDiv w:val="1"/>
      <w:marLeft w:val="0"/>
      <w:marRight w:val="0"/>
      <w:marTop w:val="0"/>
      <w:marBottom w:val="0"/>
      <w:divBdr>
        <w:top w:val="none" w:sz="0" w:space="0" w:color="auto"/>
        <w:left w:val="none" w:sz="0" w:space="0" w:color="auto"/>
        <w:bottom w:val="none" w:sz="0" w:space="0" w:color="auto"/>
        <w:right w:val="none" w:sz="0" w:space="0" w:color="auto"/>
      </w:divBdr>
    </w:div>
    <w:div w:id="116335304">
      <w:bodyDiv w:val="1"/>
      <w:marLeft w:val="0"/>
      <w:marRight w:val="0"/>
      <w:marTop w:val="0"/>
      <w:marBottom w:val="0"/>
      <w:divBdr>
        <w:top w:val="none" w:sz="0" w:space="0" w:color="auto"/>
        <w:left w:val="none" w:sz="0" w:space="0" w:color="auto"/>
        <w:bottom w:val="none" w:sz="0" w:space="0" w:color="auto"/>
        <w:right w:val="none" w:sz="0" w:space="0" w:color="auto"/>
      </w:divBdr>
    </w:div>
    <w:div w:id="119885801">
      <w:bodyDiv w:val="1"/>
      <w:marLeft w:val="0"/>
      <w:marRight w:val="0"/>
      <w:marTop w:val="0"/>
      <w:marBottom w:val="0"/>
      <w:divBdr>
        <w:top w:val="none" w:sz="0" w:space="0" w:color="auto"/>
        <w:left w:val="none" w:sz="0" w:space="0" w:color="auto"/>
        <w:bottom w:val="none" w:sz="0" w:space="0" w:color="auto"/>
        <w:right w:val="none" w:sz="0" w:space="0" w:color="auto"/>
      </w:divBdr>
    </w:div>
    <w:div w:id="121732045">
      <w:bodyDiv w:val="1"/>
      <w:marLeft w:val="0"/>
      <w:marRight w:val="0"/>
      <w:marTop w:val="0"/>
      <w:marBottom w:val="0"/>
      <w:divBdr>
        <w:top w:val="none" w:sz="0" w:space="0" w:color="auto"/>
        <w:left w:val="none" w:sz="0" w:space="0" w:color="auto"/>
        <w:bottom w:val="none" w:sz="0" w:space="0" w:color="auto"/>
        <w:right w:val="none" w:sz="0" w:space="0" w:color="auto"/>
      </w:divBdr>
    </w:div>
    <w:div w:id="145979290">
      <w:bodyDiv w:val="1"/>
      <w:marLeft w:val="0"/>
      <w:marRight w:val="0"/>
      <w:marTop w:val="0"/>
      <w:marBottom w:val="0"/>
      <w:divBdr>
        <w:top w:val="none" w:sz="0" w:space="0" w:color="auto"/>
        <w:left w:val="none" w:sz="0" w:space="0" w:color="auto"/>
        <w:bottom w:val="none" w:sz="0" w:space="0" w:color="auto"/>
        <w:right w:val="none" w:sz="0" w:space="0" w:color="auto"/>
      </w:divBdr>
    </w:div>
    <w:div w:id="152256399">
      <w:bodyDiv w:val="1"/>
      <w:marLeft w:val="0"/>
      <w:marRight w:val="0"/>
      <w:marTop w:val="0"/>
      <w:marBottom w:val="0"/>
      <w:divBdr>
        <w:top w:val="none" w:sz="0" w:space="0" w:color="auto"/>
        <w:left w:val="none" w:sz="0" w:space="0" w:color="auto"/>
        <w:bottom w:val="none" w:sz="0" w:space="0" w:color="auto"/>
        <w:right w:val="none" w:sz="0" w:space="0" w:color="auto"/>
      </w:divBdr>
    </w:div>
    <w:div w:id="187987133">
      <w:bodyDiv w:val="1"/>
      <w:marLeft w:val="0"/>
      <w:marRight w:val="0"/>
      <w:marTop w:val="0"/>
      <w:marBottom w:val="0"/>
      <w:divBdr>
        <w:top w:val="none" w:sz="0" w:space="0" w:color="auto"/>
        <w:left w:val="none" w:sz="0" w:space="0" w:color="auto"/>
        <w:bottom w:val="none" w:sz="0" w:space="0" w:color="auto"/>
        <w:right w:val="none" w:sz="0" w:space="0" w:color="auto"/>
      </w:divBdr>
    </w:div>
    <w:div w:id="207298571">
      <w:bodyDiv w:val="1"/>
      <w:marLeft w:val="0"/>
      <w:marRight w:val="0"/>
      <w:marTop w:val="0"/>
      <w:marBottom w:val="0"/>
      <w:divBdr>
        <w:top w:val="none" w:sz="0" w:space="0" w:color="auto"/>
        <w:left w:val="none" w:sz="0" w:space="0" w:color="auto"/>
        <w:bottom w:val="none" w:sz="0" w:space="0" w:color="auto"/>
        <w:right w:val="none" w:sz="0" w:space="0" w:color="auto"/>
      </w:divBdr>
    </w:div>
    <w:div w:id="209926624">
      <w:bodyDiv w:val="1"/>
      <w:marLeft w:val="0"/>
      <w:marRight w:val="0"/>
      <w:marTop w:val="0"/>
      <w:marBottom w:val="0"/>
      <w:divBdr>
        <w:top w:val="none" w:sz="0" w:space="0" w:color="auto"/>
        <w:left w:val="none" w:sz="0" w:space="0" w:color="auto"/>
        <w:bottom w:val="none" w:sz="0" w:space="0" w:color="auto"/>
        <w:right w:val="none" w:sz="0" w:space="0" w:color="auto"/>
      </w:divBdr>
    </w:div>
    <w:div w:id="226041921">
      <w:bodyDiv w:val="1"/>
      <w:marLeft w:val="0"/>
      <w:marRight w:val="0"/>
      <w:marTop w:val="0"/>
      <w:marBottom w:val="0"/>
      <w:divBdr>
        <w:top w:val="none" w:sz="0" w:space="0" w:color="auto"/>
        <w:left w:val="none" w:sz="0" w:space="0" w:color="auto"/>
        <w:bottom w:val="none" w:sz="0" w:space="0" w:color="auto"/>
        <w:right w:val="none" w:sz="0" w:space="0" w:color="auto"/>
      </w:divBdr>
    </w:div>
    <w:div w:id="232470647">
      <w:bodyDiv w:val="1"/>
      <w:marLeft w:val="0"/>
      <w:marRight w:val="0"/>
      <w:marTop w:val="0"/>
      <w:marBottom w:val="0"/>
      <w:divBdr>
        <w:top w:val="none" w:sz="0" w:space="0" w:color="auto"/>
        <w:left w:val="none" w:sz="0" w:space="0" w:color="auto"/>
        <w:bottom w:val="none" w:sz="0" w:space="0" w:color="auto"/>
        <w:right w:val="none" w:sz="0" w:space="0" w:color="auto"/>
      </w:divBdr>
    </w:div>
    <w:div w:id="250892711">
      <w:bodyDiv w:val="1"/>
      <w:marLeft w:val="0"/>
      <w:marRight w:val="0"/>
      <w:marTop w:val="0"/>
      <w:marBottom w:val="0"/>
      <w:divBdr>
        <w:top w:val="none" w:sz="0" w:space="0" w:color="auto"/>
        <w:left w:val="none" w:sz="0" w:space="0" w:color="auto"/>
        <w:bottom w:val="none" w:sz="0" w:space="0" w:color="auto"/>
        <w:right w:val="none" w:sz="0" w:space="0" w:color="auto"/>
      </w:divBdr>
    </w:div>
    <w:div w:id="254019163">
      <w:bodyDiv w:val="1"/>
      <w:marLeft w:val="0"/>
      <w:marRight w:val="0"/>
      <w:marTop w:val="0"/>
      <w:marBottom w:val="0"/>
      <w:divBdr>
        <w:top w:val="none" w:sz="0" w:space="0" w:color="auto"/>
        <w:left w:val="none" w:sz="0" w:space="0" w:color="auto"/>
        <w:bottom w:val="none" w:sz="0" w:space="0" w:color="auto"/>
        <w:right w:val="none" w:sz="0" w:space="0" w:color="auto"/>
      </w:divBdr>
    </w:div>
    <w:div w:id="254243002">
      <w:bodyDiv w:val="1"/>
      <w:marLeft w:val="0"/>
      <w:marRight w:val="0"/>
      <w:marTop w:val="0"/>
      <w:marBottom w:val="0"/>
      <w:divBdr>
        <w:top w:val="none" w:sz="0" w:space="0" w:color="auto"/>
        <w:left w:val="none" w:sz="0" w:space="0" w:color="auto"/>
        <w:bottom w:val="none" w:sz="0" w:space="0" w:color="auto"/>
        <w:right w:val="none" w:sz="0" w:space="0" w:color="auto"/>
      </w:divBdr>
    </w:div>
    <w:div w:id="273248818">
      <w:bodyDiv w:val="1"/>
      <w:marLeft w:val="0"/>
      <w:marRight w:val="0"/>
      <w:marTop w:val="0"/>
      <w:marBottom w:val="0"/>
      <w:divBdr>
        <w:top w:val="none" w:sz="0" w:space="0" w:color="auto"/>
        <w:left w:val="none" w:sz="0" w:space="0" w:color="auto"/>
        <w:bottom w:val="none" w:sz="0" w:space="0" w:color="auto"/>
        <w:right w:val="none" w:sz="0" w:space="0" w:color="auto"/>
      </w:divBdr>
    </w:div>
    <w:div w:id="275603042">
      <w:bodyDiv w:val="1"/>
      <w:marLeft w:val="0"/>
      <w:marRight w:val="0"/>
      <w:marTop w:val="0"/>
      <w:marBottom w:val="0"/>
      <w:divBdr>
        <w:top w:val="none" w:sz="0" w:space="0" w:color="auto"/>
        <w:left w:val="none" w:sz="0" w:space="0" w:color="auto"/>
        <w:bottom w:val="none" w:sz="0" w:space="0" w:color="auto"/>
        <w:right w:val="none" w:sz="0" w:space="0" w:color="auto"/>
      </w:divBdr>
    </w:div>
    <w:div w:id="276641161">
      <w:bodyDiv w:val="1"/>
      <w:marLeft w:val="0"/>
      <w:marRight w:val="0"/>
      <w:marTop w:val="0"/>
      <w:marBottom w:val="0"/>
      <w:divBdr>
        <w:top w:val="none" w:sz="0" w:space="0" w:color="auto"/>
        <w:left w:val="none" w:sz="0" w:space="0" w:color="auto"/>
        <w:bottom w:val="none" w:sz="0" w:space="0" w:color="auto"/>
        <w:right w:val="none" w:sz="0" w:space="0" w:color="auto"/>
      </w:divBdr>
    </w:div>
    <w:div w:id="298846476">
      <w:bodyDiv w:val="1"/>
      <w:marLeft w:val="0"/>
      <w:marRight w:val="0"/>
      <w:marTop w:val="0"/>
      <w:marBottom w:val="0"/>
      <w:divBdr>
        <w:top w:val="none" w:sz="0" w:space="0" w:color="auto"/>
        <w:left w:val="none" w:sz="0" w:space="0" w:color="auto"/>
        <w:bottom w:val="none" w:sz="0" w:space="0" w:color="auto"/>
        <w:right w:val="none" w:sz="0" w:space="0" w:color="auto"/>
      </w:divBdr>
    </w:div>
    <w:div w:id="299264790">
      <w:bodyDiv w:val="1"/>
      <w:marLeft w:val="0"/>
      <w:marRight w:val="0"/>
      <w:marTop w:val="0"/>
      <w:marBottom w:val="0"/>
      <w:divBdr>
        <w:top w:val="none" w:sz="0" w:space="0" w:color="auto"/>
        <w:left w:val="none" w:sz="0" w:space="0" w:color="auto"/>
        <w:bottom w:val="none" w:sz="0" w:space="0" w:color="auto"/>
        <w:right w:val="none" w:sz="0" w:space="0" w:color="auto"/>
      </w:divBdr>
    </w:div>
    <w:div w:id="305941591">
      <w:bodyDiv w:val="1"/>
      <w:marLeft w:val="0"/>
      <w:marRight w:val="0"/>
      <w:marTop w:val="0"/>
      <w:marBottom w:val="0"/>
      <w:divBdr>
        <w:top w:val="none" w:sz="0" w:space="0" w:color="auto"/>
        <w:left w:val="none" w:sz="0" w:space="0" w:color="auto"/>
        <w:bottom w:val="none" w:sz="0" w:space="0" w:color="auto"/>
        <w:right w:val="none" w:sz="0" w:space="0" w:color="auto"/>
      </w:divBdr>
    </w:div>
    <w:div w:id="312149713">
      <w:bodyDiv w:val="1"/>
      <w:marLeft w:val="0"/>
      <w:marRight w:val="0"/>
      <w:marTop w:val="0"/>
      <w:marBottom w:val="0"/>
      <w:divBdr>
        <w:top w:val="none" w:sz="0" w:space="0" w:color="auto"/>
        <w:left w:val="none" w:sz="0" w:space="0" w:color="auto"/>
        <w:bottom w:val="none" w:sz="0" w:space="0" w:color="auto"/>
        <w:right w:val="none" w:sz="0" w:space="0" w:color="auto"/>
      </w:divBdr>
    </w:div>
    <w:div w:id="324165564">
      <w:bodyDiv w:val="1"/>
      <w:marLeft w:val="0"/>
      <w:marRight w:val="0"/>
      <w:marTop w:val="0"/>
      <w:marBottom w:val="0"/>
      <w:divBdr>
        <w:top w:val="none" w:sz="0" w:space="0" w:color="auto"/>
        <w:left w:val="none" w:sz="0" w:space="0" w:color="auto"/>
        <w:bottom w:val="none" w:sz="0" w:space="0" w:color="auto"/>
        <w:right w:val="none" w:sz="0" w:space="0" w:color="auto"/>
      </w:divBdr>
    </w:div>
    <w:div w:id="334766171">
      <w:bodyDiv w:val="1"/>
      <w:marLeft w:val="0"/>
      <w:marRight w:val="0"/>
      <w:marTop w:val="0"/>
      <w:marBottom w:val="0"/>
      <w:divBdr>
        <w:top w:val="none" w:sz="0" w:space="0" w:color="auto"/>
        <w:left w:val="none" w:sz="0" w:space="0" w:color="auto"/>
        <w:bottom w:val="none" w:sz="0" w:space="0" w:color="auto"/>
        <w:right w:val="none" w:sz="0" w:space="0" w:color="auto"/>
      </w:divBdr>
    </w:div>
    <w:div w:id="374962912">
      <w:bodyDiv w:val="1"/>
      <w:marLeft w:val="0"/>
      <w:marRight w:val="0"/>
      <w:marTop w:val="0"/>
      <w:marBottom w:val="0"/>
      <w:divBdr>
        <w:top w:val="none" w:sz="0" w:space="0" w:color="auto"/>
        <w:left w:val="none" w:sz="0" w:space="0" w:color="auto"/>
        <w:bottom w:val="none" w:sz="0" w:space="0" w:color="auto"/>
        <w:right w:val="none" w:sz="0" w:space="0" w:color="auto"/>
      </w:divBdr>
    </w:div>
    <w:div w:id="378551330">
      <w:bodyDiv w:val="1"/>
      <w:marLeft w:val="0"/>
      <w:marRight w:val="0"/>
      <w:marTop w:val="0"/>
      <w:marBottom w:val="0"/>
      <w:divBdr>
        <w:top w:val="none" w:sz="0" w:space="0" w:color="auto"/>
        <w:left w:val="none" w:sz="0" w:space="0" w:color="auto"/>
        <w:bottom w:val="none" w:sz="0" w:space="0" w:color="auto"/>
        <w:right w:val="none" w:sz="0" w:space="0" w:color="auto"/>
      </w:divBdr>
    </w:div>
    <w:div w:id="394546566">
      <w:bodyDiv w:val="1"/>
      <w:marLeft w:val="0"/>
      <w:marRight w:val="0"/>
      <w:marTop w:val="0"/>
      <w:marBottom w:val="0"/>
      <w:divBdr>
        <w:top w:val="none" w:sz="0" w:space="0" w:color="auto"/>
        <w:left w:val="none" w:sz="0" w:space="0" w:color="auto"/>
        <w:bottom w:val="none" w:sz="0" w:space="0" w:color="auto"/>
        <w:right w:val="none" w:sz="0" w:space="0" w:color="auto"/>
      </w:divBdr>
    </w:div>
    <w:div w:id="395979189">
      <w:bodyDiv w:val="1"/>
      <w:marLeft w:val="0"/>
      <w:marRight w:val="0"/>
      <w:marTop w:val="0"/>
      <w:marBottom w:val="0"/>
      <w:divBdr>
        <w:top w:val="none" w:sz="0" w:space="0" w:color="auto"/>
        <w:left w:val="none" w:sz="0" w:space="0" w:color="auto"/>
        <w:bottom w:val="none" w:sz="0" w:space="0" w:color="auto"/>
        <w:right w:val="none" w:sz="0" w:space="0" w:color="auto"/>
      </w:divBdr>
    </w:div>
    <w:div w:id="405882446">
      <w:bodyDiv w:val="1"/>
      <w:marLeft w:val="0"/>
      <w:marRight w:val="0"/>
      <w:marTop w:val="0"/>
      <w:marBottom w:val="0"/>
      <w:divBdr>
        <w:top w:val="none" w:sz="0" w:space="0" w:color="auto"/>
        <w:left w:val="none" w:sz="0" w:space="0" w:color="auto"/>
        <w:bottom w:val="none" w:sz="0" w:space="0" w:color="auto"/>
        <w:right w:val="none" w:sz="0" w:space="0" w:color="auto"/>
      </w:divBdr>
    </w:div>
    <w:div w:id="455180048">
      <w:bodyDiv w:val="1"/>
      <w:marLeft w:val="0"/>
      <w:marRight w:val="0"/>
      <w:marTop w:val="0"/>
      <w:marBottom w:val="0"/>
      <w:divBdr>
        <w:top w:val="none" w:sz="0" w:space="0" w:color="auto"/>
        <w:left w:val="none" w:sz="0" w:space="0" w:color="auto"/>
        <w:bottom w:val="none" w:sz="0" w:space="0" w:color="auto"/>
        <w:right w:val="none" w:sz="0" w:space="0" w:color="auto"/>
      </w:divBdr>
    </w:div>
    <w:div w:id="455686971">
      <w:bodyDiv w:val="1"/>
      <w:marLeft w:val="0"/>
      <w:marRight w:val="0"/>
      <w:marTop w:val="0"/>
      <w:marBottom w:val="0"/>
      <w:divBdr>
        <w:top w:val="none" w:sz="0" w:space="0" w:color="auto"/>
        <w:left w:val="none" w:sz="0" w:space="0" w:color="auto"/>
        <w:bottom w:val="none" w:sz="0" w:space="0" w:color="auto"/>
        <w:right w:val="none" w:sz="0" w:space="0" w:color="auto"/>
      </w:divBdr>
    </w:div>
    <w:div w:id="465241523">
      <w:bodyDiv w:val="1"/>
      <w:marLeft w:val="0"/>
      <w:marRight w:val="0"/>
      <w:marTop w:val="0"/>
      <w:marBottom w:val="0"/>
      <w:divBdr>
        <w:top w:val="none" w:sz="0" w:space="0" w:color="auto"/>
        <w:left w:val="none" w:sz="0" w:space="0" w:color="auto"/>
        <w:bottom w:val="none" w:sz="0" w:space="0" w:color="auto"/>
        <w:right w:val="none" w:sz="0" w:space="0" w:color="auto"/>
      </w:divBdr>
    </w:div>
    <w:div w:id="476259822">
      <w:bodyDiv w:val="1"/>
      <w:marLeft w:val="0"/>
      <w:marRight w:val="0"/>
      <w:marTop w:val="0"/>
      <w:marBottom w:val="0"/>
      <w:divBdr>
        <w:top w:val="none" w:sz="0" w:space="0" w:color="auto"/>
        <w:left w:val="none" w:sz="0" w:space="0" w:color="auto"/>
        <w:bottom w:val="none" w:sz="0" w:space="0" w:color="auto"/>
        <w:right w:val="none" w:sz="0" w:space="0" w:color="auto"/>
      </w:divBdr>
    </w:div>
    <w:div w:id="486898540">
      <w:bodyDiv w:val="1"/>
      <w:marLeft w:val="0"/>
      <w:marRight w:val="0"/>
      <w:marTop w:val="0"/>
      <w:marBottom w:val="0"/>
      <w:divBdr>
        <w:top w:val="none" w:sz="0" w:space="0" w:color="auto"/>
        <w:left w:val="none" w:sz="0" w:space="0" w:color="auto"/>
        <w:bottom w:val="none" w:sz="0" w:space="0" w:color="auto"/>
        <w:right w:val="none" w:sz="0" w:space="0" w:color="auto"/>
      </w:divBdr>
    </w:div>
    <w:div w:id="495925658">
      <w:bodyDiv w:val="1"/>
      <w:marLeft w:val="0"/>
      <w:marRight w:val="0"/>
      <w:marTop w:val="0"/>
      <w:marBottom w:val="0"/>
      <w:divBdr>
        <w:top w:val="none" w:sz="0" w:space="0" w:color="auto"/>
        <w:left w:val="none" w:sz="0" w:space="0" w:color="auto"/>
        <w:bottom w:val="none" w:sz="0" w:space="0" w:color="auto"/>
        <w:right w:val="none" w:sz="0" w:space="0" w:color="auto"/>
      </w:divBdr>
    </w:div>
    <w:div w:id="515578767">
      <w:bodyDiv w:val="1"/>
      <w:marLeft w:val="0"/>
      <w:marRight w:val="0"/>
      <w:marTop w:val="0"/>
      <w:marBottom w:val="0"/>
      <w:divBdr>
        <w:top w:val="none" w:sz="0" w:space="0" w:color="auto"/>
        <w:left w:val="none" w:sz="0" w:space="0" w:color="auto"/>
        <w:bottom w:val="none" w:sz="0" w:space="0" w:color="auto"/>
        <w:right w:val="none" w:sz="0" w:space="0" w:color="auto"/>
      </w:divBdr>
    </w:div>
    <w:div w:id="522206696">
      <w:bodyDiv w:val="1"/>
      <w:marLeft w:val="0"/>
      <w:marRight w:val="0"/>
      <w:marTop w:val="0"/>
      <w:marBottom w:val="0"/>
      <w:divBdr>
        <w:top w:val="none" w:sz="0" w:space="0" w:color="auto"/>
        <w:left w:val="none" w:sz="0" w:space="0" w:color="auto"/>
        <w:bottom w:val="none" w:sz="0" w:space="0" w:color="auto"/>
        <w:right w:val="none" w:sz="0" w:space="0" w:color="auto"/>
      </w:divBdr>
    </w:div>
    <w:div w:id="538589657">
      <w:bodyDiv w:val="1"/>
      <w:marLeft w:val="0"/>
      <w:marRight w:val="0"/>
      <w:marTop w:val="0"/>
      <w:marBottom w:val="0"/>
      <w:divBdr>
        <w:top w:val="none" w:sz="0" w:space="0" w:color="auto"/>
        <w:left w:val="none" w:sz="0" w:space="0" w:color="auto"/>
        <w:bottom w:val="none" w:sz="0" w:space="0" w:color="auto"/>
        <w:right w:val="none" w:sz="0" w:space="0" w:color="auto"/>
      </w:divBdr>
    </w:div>
    <w:div w:id="544566270">
      <w:bodyDiv w:val="1"/>
      <w:marLeft w:val="0"/>
      <w:marRight w:val="0"/>
      <w:marTop w:val="0"/>
      <w:marBottom w:val="0"/>
      <w:divBdr>
        <w:top w:val="none" w:sz="0" w:space="0" w:color="auto"/>
        <w:left w:val="none" w:sz="0" w:space="0" w:color="auto"/>
        <w:bottom w:val="none" w:sz="0" w:space="0" w:color="auto"/>
        <w:right w:val="none" w:sz="0" w:space="0" w:color="auto"/>
      </w:divBdr>
    </w:div>
    <w:div w:id="576481020">
      <w:bodyDiv w:val="1"/>
      <w:marLeft w:val="0"/>
      <w:marRight w:val="0"/>
      <w:marTop w:val="0"/>
      <w:marBottom w:val="0"/>
      <w:divBdr>
        <w:top w:val="none" w:sz="0" w:space="0" w:color="auto"/>
        <w:left w:val="none" w:sz="0" w:space="0" w:color="auto"/>
        <w:bottom w:val="none" w:sz="0" w:space="0" w:color="auto"/>
        <w:right w:val="none" w:sz="0" w:space="0" w:color="auto"/>
      </w:divBdr>
    </w:div>
    <w:div w:id="604193778">
      <w:bodyDiv w:val="1"/>
      <w:marLeft w:val="0"/>
      <w:marRight w:val="0"/>
      <w:marTop w:val="0"/>
      <w:marBottom w:val="0"/>
      <w:divBdr>
        <w:top w:val="none" w:sz="0" w:space="0" w:color="auto"/>
        <w:left w:val="none" w:sz="0" w:space="0" w:color="auto"/>
        <w:bottom w:val="none" w:sz="0" w:space="0" w:color="auto"/>
        <w:right w:val="none" w:sz="0" w:space="0" w:color="auto"/>
      </w:divBdr>
    </w:div>
    <w:div w:id="617294447">
      <w:bodyDiv w:val="1"/>
      <w:marLeft w:val="0"/>
      <w:marRight w:val="0"/>
      <w:marTop w:val="0"/>
      <w:marBottom w:val="0"/>
      <w:divBdr>
        <w:top w:val="none" w:sz="0" w:space="0" w:color="auto"/>
        <w:left w:val="none" w:sz="0" w:space="0" w:color="auto"/>
        <w:bottom w:val="none" w:sz="0" w:space="0" w:color="auto"/>
        <w:right w:val="none" w:sz="0" w:space="0" w:color="auto"/>
      </w:divBdr>
    </w:div>
    <w:div w:id="618030207">
      <w:bodyDiv w:val="1"/>
      <w:marLeft w:val="0"/>
      <w:marRight w:val="0"/>
      <w:marTop w:val="0"/>
      <w:marBottom w:val="0"/>
      <w:divBdr>
        <w:top w:val="none" w:sz="0" w:space="0" w:color="auto"/>
        <w:left w:val="none" w:sz="0" w:space="0" w:color="auto"/>
        <w:bottom w:val="none" w:sz="0" w:space="0" w:color="auto"/>
        <w:right w:val="none" w:sz="0" w:space="0" w:color="auto"/>
      </w:divBdr>
    </w:div>
    <w:div w:id="618100537">
      <w:bodyDiv w:val="1"/>
      <w:marLeft w:val="0"/>
      <w:marRight w:val="0"/>
      <w:marTop w:val="0"/>
      <w:marBottom w:val="0"/>
      <w:divBdr>
        <w:top w:val="none" w:sz="0" w:space="0" w:color="auto"/>
        <w:left w:val="none" w:sz="0" w:space="0" w:color="auto"/>
        <w:bottom w:val="none" w:sz="0" w:space="0" w:color="auto"/>
        <w:right w:val="none" w:sz="0" w:space="0" w:color="auto"/>
      </w:divBdr>
    </w:div>
    <w:div w:id="645671445">
      <w:bodyDiv w:val="1"/>
      <w:marLeft w:val="0"/>
      <w:marRight w:val="0"/>
      <w:marTop w:val="0"/>
      <w:marBottom w:val="0"/>
      <w:divBdr>
        <w:top w:val="none" w:sz="0" w:space="0" w:color="auto"/>
        <w:left w:val="none" w:sz="0" w:space="0" w:color="auto"/>
        <w:bottom w:val="none" w:sz="0" w:space="0" w:color="auto"/>
        <w:right w:val="none" w:sz="0" w:space="0" w:color="auto"/>
      </w:divBdr>
    </w:div>
    <w:div w:id="682586529">
      <w:bodyDiv w:val="1"/>
      <w:marLeft w:val="0"/>
      <w:marRight w:val="0"/>
      <w:marTop w:val="0"/>
      <w:marBottom w:val="0"/>
      <w:divBdr>
        <w:top w:val="none" w:sz="0" w:space="0" w:color="auto"/>
        <w:left w:val="none" w:sz="0" w:space="0" w:color="auto"/>
        <w:bottom w:val="none" w:sz="0" w:space="0" w:color="auto"/>
        <w:right w:val="none" w:sz="0" w:space="0" w:color="auto"/>
      </w:divBdr>
    </w:div>
    <w:div w:id="685209015">
      <w:bodyDiv w:val="1"/>
      <w:marLeft w:val="0"/>
      <w:marRight w:val="0"/>
      <w:marTop w:val="0"/>
      <w:marBottom w:val="0"/>
      <w:divBdr>
        <w:top w:val="none" w:sz="0" w:space="0" w:color="auto"/>
        <w:left w:val="none" w:sz="0" w:space="0" w:color="auto"/>
        <w:bottom w:val="none" w:sz="0" w:space="0" w:color="auto"/>
        <w:right w:val="none" w:sz="0" w:space="0" w:color="auto"/>
      </w:divBdr>
    </w:div>
    <w:div w:id="685866498">
      <w:bodyDiv w:val="1"/>
      <w:marLeft w:val="0"/>
      <w:marRight w:val="0"/>
      <w:marTop w:val="0"/>
      <w:marBottom w:val="0"/>
      <w:divBdr>
        <w:top w:val="none" w:sz="0" w:space="0" w:color="auto"/>
        <w:left w:val="none" w:sz="0" w:space="0" w:color="auto"/>
        <w:bottom w:val="none" w:sz="0" w:space="0" w:color="auto"/>
        <w:right w:val="none" w:sz="0" w:space="0" w:color="auto"/>
      </w:divBdr>
    </w:div>
    <w:div w:id="688995532">
      <w:bodyDiv w:val="1"/>
      <w:marLeft w:val="0"/>
      <w:marRight w:val="0"/>
      <w:marTop w:val="0"/>
      <w:marBottom w:val="0"/>
      <w:divBdr>
        <w:top w:val="none" w:sz="0" w:space="0" w:color="auto"/>
        <w:left w:val="none" w:sz="0" w:space="0" w:color="auto"/>
        <w:bottom w:val="none" w:sz="0" w:space="0" w:color="auto"/>
        <w:right w:val="none" w:sz="0" w:space="0" w:color="auto"/>
      </w:divBdr>
    </w:div>
    <w:div w:id="714697260">
      <w:bodyDiv w:val="1"/>
      <w:marLeft w:val="0"/>
      <w:marRight w:val="0"/>
      <w:marTop w:val="0"/>
      <w:marBottom w:val="0"/>
      <w:divBdr>
        <w:top w:val="none" w:sz="0" w:space="0" w:color="auto"/>
        <w:left w:val="none" w:sz="0" w:space="0" w:color="auto"/>
        <w:bottom w:val="none" w:sz="0" w:space="0" w:color="auto"/>
        <w:right w:val="none" w:sz="0" w:space="0" w:color="auto"/>
      </w:divBdr>
    </w:div>
    <w:div w:id="716245493">
      <w:bodyDiv w:val="1"/>
      <w:marLeft w:val="0"/>
      <w:marRight w:val="0"/>
      <w:marTop w:val="0"/>
      <w:marBottom w:val="0"/>
      <w:divBdr>
        <w:top w:val="none" w:sz="0" w:space="0" w:color="auto"/>
        <w:left w:val="none" w:sz="0" w:space="0" w:color="auto"/>
        <w:bottom w:val="none" w:sz="0" w:space="0" w:color="auto"/>
        <w:right w:val="none" w:sz="0" w:space="0" w:color="auto"/>
      </w:divBdr>
    </w:div>
    <w:div w:id="724834978">
      <w:bodyDiv w:val="1"/>
      <w:marLeft w:val="0"/>
      <w:marRight w:val="0"/>
      <w:marTop w:val="0"/>
      <w:marBottom w:val="0"/>
      <w:divBdr>
        <w:top w:val="none" w:sz="0" w:space="0" w:color="auto"/>
        <w:left w:val="none" w:sz="0" w:space="0" w:color="auto"/>
        <w:bottom w:val="none" w:sz="0" w:space="0" w:color="auto"/>
        <w:right w:val="none" w:sz="0" w:space="0" w:color="auto"/>
      </w:divBdr>
    </w:div>
    <w:div w:id="732192911">
      <w:bodyDiv w:val="1"/>
      <w:marLeft w:val="0"/>
      <w:marRight w:val="0"/>
      <w:marTop w:val="0"/>
      <w:marBottom w:val="0"/>
      <w:divBdr>
        <w:top w:val="none" w:sz="0" w:space="0" w:color="auto"/>
        <w:left w:val="none" w:sz="0" w:space="0" w:color="auto"/>
        <w:bottom w:val="none" w:sz="0" w:space="0" w:color="auto"/>
        <w:right w:val="none" w:sz="0" w:space="0" w:color="auto"/>
      </w:divBdr>
    </w:div>
    <w:div w:id="734740216">
      <w:bodyDiv w:val="1"/>
      <w:marLeft w:val="0"/>
      <w:marRight w:val="0"/>
      <w:marTop w:val="0"/>
      <w:marBottom w:val="0"/>
      <w:divBdr>
        <w:top w:val="none" w:sz="0" w:space="0" w:color="auto"/>
        <w:left w:val="none" w:sz="0" w:space="0" w:color="auto"/>
        <w:bottom w:val="none" w:sz="0" w:space="0" w:color="auto"/>
        <w:right w:val="none" w:sz="0" w:space="0" w:color="auto"/>
      </w:divBdr>
    </w:div>
    <w:div w:id="756290464">
      <w:bodyDiv w:val="1"/>
      <w:marLeft w:val="0"/>
      <w:marRight w:val="0"/>
      <w:marTop w:val="0"/>
      <w:marBottom w:val="0"/>
      <w:divBdr>
        <w:top w:val="none" w:sz="0" w:space="0" w:color="auto"/>
        <w:left w:val="none" w:sz="0" w:space="0" w:color="auto"/>
        <w:bottom w:val="none" w:sz="0" w:space="0" w:color="auto"/>
        <w:right w:val="none" w:sz="0" w:space="0" w:color="auto"/>
      </w:divBdr>
    </w:div>
    <w:div w:id="771359014">
      <w:bodyDiv w:val="1"/>
      <w:marLeft w:val="0"/>
      <w:marRight w:val="0"/>
      <w:marTop w:val="0"/>
      <w:marBottom w:val="0"/>
      <w:divBdr>
        <w:top w:val="none" w:sz="0" w:space="0" w:color="auto"/>
        <w:left w:val="none" w:sz="0" w:space="0" w:color="auto"/>
        <w:bottom w:val="none" w:sz="0" w:space="0" w:color="auto"/>
        <w:right w:val="none" w:sz="0" w:space="0" w:color="auto"/>
      </w:divBdr>
    </w:div>
    <w:div w:id="810710705">
      <w:bodyDiv w:val="1"/>
      <w:marLeft w:val="0"/>
      <w:marRight w:val="0"/>
      <w:marTop w:val="0"/>
      <w:marBottom w:val="0"/>
      <w:divBdr>
        <w:top w:val="none" w:sz="0" w:space="0" w:color="auto"/>
        <w:left w:val="none" w:sz="0" w:space="0" w:color="auto"/>
        <w:bottom w:val="none" w:sz="0" w:space="0" w:color="auto"/>
        <w:right w:val="none" w:sz="0" w:space="0" w:color="auto"/>
      </w:divBdr>
    </w:div>
    <w:div w:id="814612785">
      <w:bodyDiv w:val="1"/>
      <w:marLeft w:val="0"/>
      <w:marRight w:val="0"/>
      <w:marTop w:val="0"/>
      <w:marBottom w:val="0"/>
      <w:divBdr>
        <w:top w:val="none" w:sz="0" w:space="0" w:color="auto"/>
        <w:left w:val="none" w:sz="0" w:space="0" w:color="auto"/>
        <w:bottom w:val="none" w:sz="0" w:space="0" w:color="auto"/>
        <w:right w:val="none" w:sz="0" w:space="0" w:color="auto"/>
      </w:divBdr>
    </w:div>
    <w:div w:id="825708573">
      <w:bodyDiv w:val="1"/>
      <w:marLeft w:val="0"/>
      <w:marRight w:val="0"/>
      <w:marTop w:val="0"/>
      <w:marBottom w:val="0"/>
      <w:divBdr>
        <w:top w:val="none" w:sz="0" w:space="0" w:color="auto"/>
        <w:left w:val="none" w:sz="0" w:space="0" w:color="auto"/>
        <w:bottom w:val="none" w:sz="0" w:space="0" w:color="auto"/>
        <w:right w:val="none" w:sz="0" w:space="0" w:color="auto"/>
      </w:divBdr>
    </w:div>
    <w:div w:id="832451273">
      <w:bodyDiv w:val="1"/>
      <w:marLeft w:val="0"/>
      <w:marRight w:val="0"/>
      <w:marTop w:val="0"/>
      <w:marBottom w:val="0"/>
      <w:divBdr>
        <w:top w:val="none" w:sz="0" w:space="0" w:color="auto"/>
        <w:left w:val="none" w:sz="0" w:space="0" w:color="auto"/>
        <w:bottom w:val="none" w:sz="0" w:space="0" w:color="auto"/>
        <w:right w:val="none" w:sz="0" w:space="0" w:color="auto"/>
      </w:divBdr>
    </w:div>
    <w:div w:id="835804876">
      <w:bodyDiv w:val="1"/>
      <w:marLeft w:val="0"/>
      <w:marRight w:val="0"/>
      <w:marTop w:val="0"/>
      <w:marBottom w:val="0"/>
      <w:divBdr>
        <w:top w:val="none" w:sz="0" w:space="0" w:color="auto"/>
        <w:left w:val="none" w:sz="0" w:space="0" w:color="auto"/>
        <w:bottom w:val="none" w:sz="0" w:space="0" w:color="auto"/>
        <w:right w:val="none" w:sz="0" w:space="0" w:color="auto"/>
      </w:divBdr>
    </w:div>
    <w:div w:id="845873353">
      <w:bodyDiv w:val="1"/>
      <w:marLeft w:val="0"/>
      <w:marRight w:val="0"/>
      <w:marTop w:val="0"/>
      <w:marBottom w:val="0"/>
      <w:divBdr>
        <w:top w:val="none" w:sz="0" w:space="0" w:color="auto"/>
        <w:left w:val="none" w:sz="0" w:space="0" w:color="auto"/>
        <w:bottom w:val="none" w:sz="0" w:space="0" w:color="auto"/>
        <w:right w:val="none" w:sz="0" w:space="0" w:color="auto"/>
      </w:divBdr>
    </w:div>
    <w:div w:id="855315326">
      <w:bodyDiv w:val="1"/>
      <w:marLeft w:val="0"/>
      <w:marRight w:val="0"/>
      <w:marTop w:val="0"/>
      <w:marBottom w:val="0"/>
      <w:divBdr>
        <w:top w:val="none" w:sz="0" w:space="0" w:color="auto"/>
        <w:left w:val="none" w:sz="0" w:space="0" w:color="auto"/>
        <w:bottom w:val="none" w:sz="0" w:space="0" w:color="auto"/>
        <w:right w:val="none" w:sz="0" w:space="0" w:color="auto"/>
      </w:divBdr>
    </w:div>
    <w:div w:id="873270468">
      <w:bodyDiv w:val="1"/>
      <w:marLeft w:val="0"/>
      <w:marRight w:val="0"/>
      <w:marTop w:val="0"/>
      <w:marBottom w:val="0"/>
      <w:divBdr>
        <w:top w:val="none" w:sz="0" w:space="0" w:color="auto"/>
        <w:left w:val="none" w:sz="0" w:space="0" w:color="auto"/>
        <w:bottom w:val="none" w:sz="0" w:space="0" w:color="auto"/>
        <w:right w:val="none" w:sz="0" w:space="0" w:color="auto"/>
      </w:divBdr>
    </w:div>
    <w:div w:id="873731668">
      <w:bodyDiv w:val="1"/>
      <w:marLeft w:val="0"/>
      <w:marRight w:val="0"/>
      <w:marTop w:val="0"/>
      <w:marBottom w:val="0"/>
      <w:divBdr>
        <w:top w:val="none" w:sz="0" w:space="0" w:color="auto"/>
        <w:left w:val="none" w:sz="0" w:space="0" w:color="auto"/>
        <w:bottom w:val="none" w:sz="0" w:space="0" w:color="auto"/>
        <w:right w:val="none" w:sz="0" w:space="0" w:color="auto"/>
      </w:divBdr>
    </w:div>
    <w:div w:id="884294862">
      <w:bodyDiv w:val="1"/>
      <w:marLeft w:val="0"/>
      <w:marRight w:val="0"/>
      <w:marTop w:val="0"/>
      <w:marBottom w:val="0"/>
      <w:divBdr>
        <w:top w:val="none" w:sz="0" w:space="0" w:color="auto"/>
        <w:left w:val="none" w:sz="0" w:space="0" w:color="auto"/>
        <w:bottom w:val="none" w:sz="0" w:space="0" w:color="auto"/>
        <w:right w:val="none" w:sz="0" w:space="0" w:color="auto"/>
      </w:divBdr>
    </w:div>
    <w:div w:id="889464063">
      <w:bodyDiv w:val="1"/>
      <w:marLeft w:val="0"/>
      <w:marRight w:val="0"/>
      <w:marTop w:val="0"/>
      <w:marBottom w:val="0"/>
      <w:divBdr>
        <w:top w:val="none" w:sz="0" w:space="0" w:color="auto"/>
        <w:left w:val="none" w:sz="0" w:space="0" w:color="auto"/>
        <w:bottom w:val="none" w:sz="0" w:space="0" w:color="auto"/>
        <w:right w:val="none" w:sz="0" w:space="0" w:color="auto"/>
      </w:divBdr>
    </w:div>
    <w:div w:id="917909314">
      <w:bodyDiv w:val="1"/>
      <w:marLeft w:val="0"/>
      <w:marRight w:val="0"/>
      <w:marTop w:val="0"/>
      <w:marBottom w:val="0"/>
      <w:divBdr>
        <w:top w:val="none" w:sz="0" w:space="0" w:color="auto"/>
        <w:left w:val="none" w:sz="0" w:space="0" w:color="auto"/>
        <w:bottom w:val="none" w:sz="0" w:space="0" w:color="auto"/>
        <w:right w:val="none" w:sz="0" w:space="0" w:color="auto"/>
      </w:divBdr>
    </w:div>
    <w:div w:id="951282095">
      <w:bodyDiv w:val="1"/>
      <w:marLeft w:val="0"/>
      <w:marRight w:val="0"/>
      <w:marTop w:val="0"/>
      <w:marBottom w:val="0"/>
      <w:divBdr>
        <w:top w:val="none" w:sz="0" w:space="0" w:color="auto"/>
        <w:left w:val="none" w:sz="0" w:space="0" w:color="auto"/>
        <w:bottom w:val="none" w:sz="0" w:space="0" w:color="auto"/>
        <w:right w:val="none" w:sz="0" w:space="0" w:color="auto"/>
      </w:divBdr>
    </w:div>
    <w:div w:id="994379155">
      <w:bodyDiv w:val="1"/>
      <w:marLeft w:val="0"/>
      <w:marRight w:val="0"/>
      <w:marTop w:val="0"/>
      <w:marBottom w:val="0"/>
      <w:divBdr>
        <w:top w:val="none" w:sz="0" w:space="0" w:color="auto"/>
        <w:left w:val="none" w:sz="0" w:space="0" w:color="auto"/>
        <w:bottom w:val="none" w:sz="0" w:space="0" w:color="auto"/>
        <w:right w:val="none" w:sz="0" w:space="0" w:color="auto"/>
      </w:divBdr>
    </w:div>
    <w:div w:id="994605309">
      <w:bodyDiv w:val="1"/>
      <w:marLeft w:val="0"/>
      <w:marRight w:val="0"/>
      <w:marTop w:val="0"/>
      <w:marBottom w:val="0"/>
      <w:divBdr>
        <w:top w:val="none" w:sz="0" w:space="0" w:color="auto"/>
        <w:left w:val="none" w:sz="0" w:space="0" w:color="auto"/>
        <w:bottom w:val="none" w:sz="0" w:space="0" w:color="auto"/>
        <w:right w:val="none" w:sz="0" w:space="0" w:color="auto"/>
      </w:divBdr>
    </w:div>
    <w:div w:id="996572415">
      <w:bodyDiv w:val="1"/>
      <w:marLeft w:val="0"/>
      <w:marRight w:val="0"/>
      <w:marTop w:val="0"/>
      <w:marBottom w:val="0"/>
      <w:divBdr>
        <w:top w:val="none" w:sz="0" w:space="0" w:color="auto"/>
        <w:left w:val="none" w:sz="0" w:space="0" w:color="auto"/>
        <w:bottom w:val="none" w:sz="0" w:space="0" w:color="auto"/>
        <w:right w:val="none" w:sz="0" w:space="0" w:color="auto"/>
      </w:divBdr>
    </w:div>
    <w:div w:id="997464332">
      <w:bodyDiv w:val="1"/>
      <w:marLeft w:val="0"/>
      <w:marRight w:val="0"/>
      <w:marTop w:val="0"/>
      <w:marBottom w:val="0"/>
      <w:divBdr>
        <w:top w:val="none" w:sz="0" w:space="0" w:color="auto"/>
        <w:left w:val="none" w:sz="0" w:space="0" w:color="auto"/>
        <w:bottom w:val="none" w:sz="0" w:space="0" w:color="auto"/>
        <w:right w:val="none" w:sz="0" w:space="0" w:color="auto"/>
      </w:divBdr>
    </w:div>
    <w:div w:id="1001347758">
      <w:bodyDiv w:val="1"/>
      <w:marLeft w:val="0"/>
      <w:marRight w:val="0"/>
      <w:marTop w:val="0"/>
      <w:marBottom w:val="0"/>
      <w:divBdr>
        <w:top w:val="none" w:sz="0" w:space="0" w:color="auto"/>
        <w:left w:val="none" w:sz="0" w:space="0" w:color="auto"/>
        <w:bottom w:val="none" w:sz="0" w:space="0" w:color="auto"/>
        <w:right w:val="none" w:sz="0" w:space="0" w:color="auto"/>
      </w:divBdr>
    </w:div>
    <w:div w:id="1022590797">
      <w:bodyDiv w:val="1"/>
      <w:marLeft w:val="0"/>
      <w:marRight w:val="0"/>
      <w:marTop w:val="0"/>
      <w:marBottom w:val="0"/>
      <w:divBdr>
        <w:top w:val="none" w:sz="0" w:space="0" w:color="auto"/>
        <w:left w:val="none" w:sz="0" w:space="0" w:color="auto"/>
        <w:bottom w:val="none" w:sz="0" w:space="0" w:color="auto"/>
        <w:right w:val="none" w:sz="0" w:space="0" w:color="auto"/>
      </w:divBdr>
    </w:div>
    <w:div w:id="1032267212">
      <w:bodyDiv w:val="1"/>
      <w:marLeft w:val="0"/>
      <w:marRight w:val="0"/>
      <w:marTop w:val="0"/>
      <w:marBottom w:val="0"/>
      <w:divBdr>
        <w:top w:val="none" w:sz="0" w:space="0" w:color="auto"/>
        <w:left w:val="none" w:sz="0" w:space="0" w:color="auto"/>
        <w:bottom w:val="none" w:sz="0" w:space="0" w:color="auto"/>
        <w:right w:val="none" w:sz="0" w:space="0" w:color="auto"/>
      </w:divBdr>
    </w:div>
    <w:div w:id="1061169496">
      <w:bodyDiv w:val="1"/>
      <w:marLeft w:val="0"/>
      <w:marRight w:val="0"/>
      <w:marTop w:val="0"/>
      <w:marBottom w:val="0"/>
      <w:divBdr>
        <w:top w:val="none" w:sz="0" w:space="0" w:color="auto"/>
        <w:left w:val="none" w:sz="0" w:space="0" w:color="auto"/>
        <w:bottom w:val="none" w:sz="0" w:space="0" w:color="auto"/>
        <w:right w:val="none" w:sz="0" w:space="0" w:color="auto"/>
      </w:divBdr>
    </w:div>
    <w:div w:id="1065763534">
      <w:bodyDiv w:val="1"/>
      <w:marLeft w:val="0"/>
      <w:marRight w:val="0"/>
      <w:marTop w:val="0"/>
      <w:marBottom w:val="0"/>
      <w:divBdr>
        <w:top w:val="none" w:sz="0" w:space="0" w:color="auto"/>
        <w:left w:val="none" w:sz="0" w:space="0" w:color="auto"/>
        <w:bottom w:val="none" w:sz="0" w:space="0" w:color="auto"/>
        <w:right w:val="none" w:sz="0" w:space="0" w:color="auto"/>
      </w:divBdr>
    </w:div>
    <w:div w:id="1072970069">
      <w:bodyDiv w:val="1"/>
      <w:marLeft w:val="0"/>
      <w:marRight w:val="0"/>
      <w:marTop w:val="0"/>
      <w:marBottom w:val="0"/>
      <w:divBdr>
        <w:top w:val="none" w:sz="0" w:space="0" w:color="auto"/>
        <w:left w:val="none" w:sz="0" w:space="0" w:color="auto"/>
        <w:bottom w:val="none" w:sz="0" w:space="0" w:color="auto"/>
        <w:right w:val="none" w:sz="0" w:space="0" w:color="auto"/>
      </w:divBdr>
    </w:div>
    <w:div w:id="1093084229">
      <w:bodyDiv w:val="1"/>
      <w:marLeft w:val="0"/>
      <w:marRight w:val="0"/>
      <w:marTop w:val="0"/>
      <w:marBottom w:val="0"/>
      <w:divBdr>
        <w:top w:val="none" w:sz="0" w:space="0" w:color="auto"/>
        <w:left w:val="none" w:sz="0" w:space="0" w:color="auto"/>
        <w:bottom w:val="none" w:sz="0" w:space="0" w:color="auto"/>
        <w:right w:val="none" w:sz="0" w:space="0" w:color="auto"/>
      </w:divBdr>
    </w:div>
    <w:div w:id="1096946869">
      <w:bodyDiv w:val="1"/>
      <w:marLeft w:val="0"/>
      <w:marRight w:val="0"/>
      <w:marTop w:val="0"/>
      <w:marBottom w:val="0"/>
      <w:divBdr>
        <w:top w:val="none" w:sz="0" w:space="0" w:color="auto"/>
        <w:left w:val="none" w:sz="0" w:space="0" w:color="auto"/>
        <w:bottom w:val="none" w:sz="0" w:space="0" w:color="auto"/>
        <w:right w:val="none" w:sz="0" w:space="0" w:color="auto"/>
      </w:divBdr>
    </w:div>
    <w:div w:id="1115058527">
      <w:bodyDiv w:val="1"/>
      <w:marLeft w:val="0"/>
      <w:marRight w:val="0"/>
      <w:marTop w:val="0"/>
      <w:marBottom w:val="0"/>
      <w:divBdr>
        <w:top w:val="none" w:sz="0" w:space="0" w:color="auto"/>
        <w:left w:val="none" w:sz="0" w:space="0" w:color="auto"/>
        <w:bottom w:val="none" w:sz="0" w:space="0" w:color="auto"/>
        <w:right w:val="none" w:sz="0" w:space="0" w:color="auto"/>
      </w:divBdr>
    </w:div>
    <w:div w:id="1123617497">
      <w:bodyDiv w:val="1"/>
      <w:marLeft w:val="0"/>
      <w:marRight w:val="0"/>
      <w:marTop w:val="0"/>
      <w:marBottom w:val="0"/>
      <w:divBdr>
        <w:top w:val="none" w:sz="0" w:space="0" w:color="auto"/>
        <w:left w:val="none" w:sz="0" w:space="0" w:color="auto"/>
        <w:bottom w:val="none" w:sz="0" w:space="0" w:color="auto"/>
        <w:right w:val="none" w:sz="0" w:space="0" w:color="auto"/>
      </w:divBdr>
    </w:div>
    <w:div w:id="1130173531">
      <w:bodyDiv w:val="1"/>
      <w:marLeft w:val="0"/>
      <w:marRight w:val="0"/>
      <w:marTop w:val="0"/>
      <w:marBottom w:val="0"/>
      <w:divBdr>
        <w:top w:val="none" w:sz="0" w:space="0" w:color="auto"/>
        <w:left w:val="none" w:sz="0" w:space="0" w:color="auto"/>
        <w:bottom w:val="none" w:sz="0" w:space="0" w:color="auto"/>
        <w:right w:val="none" w:sz="0" w:space="0" w:color="auto"/>
      </w:divBdr>
    </w:div>
    <w:div w:id="1130200043">
      <w:bodyDiv w:val="1"/>
      <w:marLeft w:val="0"/>
      <w:marRight w:val="0"/>
      <w:marTop w:val="0"/>
      <w:marBottom w:val="0"/>
      <w:divBdr>
        <w:top w:val="none" w:sz="0" w:space="0" w:color="auto"/>
        <w:left w:val="none" w:sz="0" w:space="0" w:color="auto"/>
        <w:bottom w:val="none" w:sz="0" w:space="0" w:color="auto"/>
        <w:right w:val="none" w:sz="0" w:space="0" w:color="auto"/>
      </w:divBdr>
    </w:div>
    <w:div w:id="1143158526">
      <w:bodyDiv w:val="1"/>
      <w:marLeft w:val="0"/>
      <w:marRight w:val="0"/>
      <w:marTop w:val="0"/>
      <w:marBottom w:val="0"/>
      <w:divBdr>
        <w:top w:val="none" w:sz="0" w:space="0" w:color="auto"/>
        <w:left w:val="none" w:sz="0" w:space="0" w:color="auto"/>
        <w:bottom w:val="none" w:sz="0" w:space="0" w:color="auto"/>
        <w:right w:val="none" w:sz="0" w:space="0" w:color="auto"/>
      </w:divBdr>
    </w:div>
    <w:div w:id="1146512444">
      <w:bodyDiv w:val="1"/>
      <w:marLeft w:val="0"/>
      <w:marRight w:val="0"/>
      <w:marTop w:val="0"/>
      <w:marBottom w:val="0"/>
      <w:divBdr>
        <w:top w:val="none" w:sz="0" w:space="0" w:color="auto"/>
        <w:left w:val="none" w:sz="0" w:space="0" w:color="auto"/>
        <w:bottom w:val="none" w:sz="0" w:space="0" w:color="auto"/>
        <w:right w:val="none" w:sz="0" w:space="0" w:color="auto"/>
      </w:divBdr>
    </w:div>
    <w:div w:id="1161889626">
      <w:bodyDiv w:val="1"/>
      <w:marLeft w:val="0"/>
      <w:marRight w:val="0"/>
      <w:marTop w:val="0"/>
      <w:marBottom w:val="0"/>
      <w:divBdr>
        <w:top w:val="none" w:sz="0" w:space="0" w:color="auto"/>
        <w:left w:val="none" w:sz="0" w:space="0" w:color="auto"/>
        <w:bottom w:val="none" w:sz="0" w:space="0" w:color="auto"/>
        <w:right w:val="none" w:sz="0" w:space="0" w:color="auto"/>
      </w:divBdr>
    </w:div>
    <w:div w:id="1172448507">
      <w:bodyDiv w:val="1"/>
      <w:marLeft w:val="0"/>
      <w:marRight w:val="0"/>
      <w:marTop w:val="0"/>
      <w:marBottom w:val="0"/>
      <w:divBdr>
        <w:top w:val="none" w:sz="0" w:space="0" w:color="auto"/>
        <w:left w:val="none" w:sz="0" w:space="0" w:color="auto"/>
        <w:bottom w:val="none" w:sz="0" w:space="0" w:color="auto"/>
        <w:right w:val="none" w:sz="0" w:space="0" w:color="auto"/>
      </w:divBdr>
    </w:div>
    <w:div w:id="1179856663">
      <w:bodyDiv w:val="1"/>
      <w:marLeft w:val="0"/>
      <w:marRight w:val="0"/>
      <w:marTop w:val="0"/>
      <w:marBottom w:val="0"/>
      <w:divBdr>
        <w:top w:val="none" w:sz="0" w:space="0" w:color="auto"/>
        <w:left w:val="none" w:sz="0" w:space="0" w:color="auto"/>
        <w:bottom w:val="none" w:sz="0" w:space="0" w:color="auto"/>
        <w:right w:val="none" w:sz="0" w:space="0" w:color="auto"/>
      </w:divBdr>
    </w:div>
    <w:div w:id="1186358545">
      <w:bodyDiv w:val="1"/>
      <w:marLeft w:val="0"/>
      <w:marRight w:val="0"/>
      <w:marTop w:val="0"/>
      <w:marBottom w:val="0"/>
      <w:divBdr>
        <w:top w:val="none" w:sz="0" w:space="0" w:color="auto"/>
        <w:left w:val="none" w:sz="0" w:space="0" w:color="auto"/>
        <w:bottom w:val="none" w:sz="0" w:space="0" w:color="auto"/>
        <w:right w:val="none" w:sz="0" w:space="0" w:color="auto"/>
      </w:divBdr>
    </w:div>
    <w:div w:id="1196116172">
      <w:bodyDiv w:val="1"/>
      <w:marLeft w:val="0"/>
      <w:marRight w:val="0"/>
      <w:marTop w:val="0"/>
      <w:marBottom w:val="0"/>
      <w:divBdr>
        <w:top w:val="none" w:sz="0" w:space="0" w:color="auto"/>
        <w:left w:val="none" w:sz="0" w:space="0" w:color="auto"/>
        <w:bottom w:val="none" w:sz="0" w:space="0" w:color="auto"/>
        <w:right w:val="none" w:sz="0" w:space="0" w:color="auto"/>
      </w:divBdr>
    </w:div>
    <w:div w:id="1198156993">
      <w:bodyDiv w:val="1"/>
      <w:marLeft w:val="0"/>
      <w:marRight w:val="0"/>
      <w:marTop w:val="0"/>
      <w:marBottom w:val="0"/>
      <w:divBdr>
        <w:top w:val="none" w:sz="0" w:space="0" w:color="auto"/>
        <w:left w:val="none" w:sz="0" w:space="0" w:color="auto"/>
        <w:bottom w:val="none" w:sz="0" w:space="0" w:color="auto"/>
        <w:right w:val="none" w:sz="0" w:space="0" w:color="auto"/>
      </w:divBdr>
    </w:div>
    <w:div w:id="1200822200">
      <w:bodyDiv w:val="1"/>
      <w:marLeft w:val="0"/>
      <w:marRight w:val="0"/>
      <w:marTop w:val="0"/>
      <w:marBottom w:val="0"/>
      <w:divBdr>
        <w:top w:val="none" w:sz="0" w:space="0" w:color="auto"/>
        <w:left w:val="none" w:sz="0" w:space="0" w:color="auto"/>
        <w:bottom w:val="none" w:sz="0" w:space="0" w:color="auto"/>
        <w:right w:val="none" w:sz="0" w:space="0" w:color="auto"/>
      </w:divBdr>
    </w:div>
    <w:div w:id="1208183409">
      <w:bodyDiv w:val="1"/>
      <w:marLeft w:val="0"/>
      <w:marRight w:val="0"/>
      <w:marTop w:val="0"/>
      <w:marBottom w:val="0"/>
      <w:divBdr>
        <w:top w:val="none" w:sz="0" w:space="0" w:color="auto"/>
        <w:left w:val="none" w:sz="0" w:space="0" w:color="auto"/>
        <w:bottom w:val="none" w:sz="0" w:space="0" w:color="auto"/>
        <w:right w:val="none" w:sz="0" w:space="0" w:color="auto"/>
      </w:divBdr>
    </w:div>
    <w:div w:id="1224561496">
      <w:bodyDiv w:val="1"/>
      <w:marLeft w:val="0"/>
      <w:marRight w:val="0"/>
      <w:marTop w:val="0"/>
      <w:marBottom w:val="0"/>
      <w:divBdr>
        <w:top w:val="none" w:sz="0" w:space="0" w:color="auto"/>
        <w:left w:val="none" w:sz="0" w:space="0" w:color="auto"/>
        <w:bottom w:val="none" w:sz="0" w:space="0" w:color="auto"/>
        <w:right w:val="none" w:sz="0" w:space="0" w:color="auto"/>
      </w:divBdr>
    </w:div>
    <w:div w:id="1228109162">
      <w:bodyDiv w:val="1"/>
      <w:marLeft w:val="0"/>
      <w:marRight w:val="0"/>
      <w:marTop w:val="0"/>
      <w:marBottom w:val="0"/>
      <w:divBdr>
        <w:top w:val="none" w:sz="0" w:space="0" w:color="auto"/>
        <w:left w:val="none" w:sz="0" w:space="0" w:color="auto"/>
        <w:bottom w:val="none" w:sz="0" w:space="0" w:color="auto"/>
        <w:right w:val="none" w:sz="0" w:space="0" w:color="auto"/>
      </w:divBdr>
    </w:div>
    <w:div w:id="1232736229">
      <w:bodyDiv w:val="1"/>
      <w:marLeft w:val="0"/>
      <w:marRight w:val="0"/>
      <w:marTop w:val="0"/>
      <w:marBottom w:val="0"/>
      <w:divBdr>
        <w:top w:val="none" w:sz="0" w:space="0" w:color="auto"/>
        <w:left w:val="none" w:sz="0" w:space="0" w:color="auto"/>
        <w:bottom w:val="none" w:sz="0" w:space="0" w:color="auto"/>
        <w:right w:val="none" w:sz="0" w:space="0" w:color="auto"/>
      </w:divBdr>
    </w:div>
    <w:div w:id="1238327582">
      <w:bodyDiv w:val="1"/>
      <w:marLeft w:val="0"/>
      <w:marRight w:val="0"/>
      <w:marTop w:val="0"/>
      <w:marBottom w:val="0"/>
      <w:divBdr>
        <w:top w:val="none" w:sz="0" w:space="0" w:color="auto"/>
        <w:left w:val="none" w:sz="0" w:space="0" w:color="auto"/>
        <w:bottom w:val="none" w:sz="0" w:space="0" w:color="auto"/>
        <w:right w:val="none" w:sz="0" w:space="0" w:color="auto"/>
      </w:divBdr>
    </w:div>
    <w:div w:id="1248922927">
      <w:bodyDiv w:val="1"/>
      <w:marLeft w:val="0"/>
      <w:marRight w:val="0"/>
      <w:marTop w:val="0"/>
      <w:marBottom w:val="0"/>
      <w:divBdr>
        <w:top w:val="none" w:sz="0" w:space="0" w:color="auto"/>
        <w:left w:val="none" w:sz="0" w:space="0" w:color="auto"/>
        <w:bottom w:val="none" w:sz="0" w:space="0" w:color="auto"/>
        <w:right w:val="none" w:sz="0" w:space="0" w:color="auto"/>
      </w:divBdr>
    </w:div>
    <w:div w:id="1249997404">
      <w:bodyDiv w:val="1"/>
      <w:marLeft w:val="0"/>
      <w:marRight w:val="0"/>
      <w:marTop w:val="0"/>
      <w:marBottom w:val="0"/>
      <w:divBdr>
        <w:top w:val="none" w:sz="0" w:space="0" w:color="auto"/>
        <w:left w:val="none" w:sz="0" w:space="0" w:color="auto"/>
        <w:bottom w:val="none" w:sz="0" w:space="0" w:color="auto"/>
        <w:right w:val="none" w:sz="0" w:space="0" w:color="auto"/>
      </w:divBdr>
    </w:div>
    <w:div w:id="1256208432">
      <w:bodyDiv w:val="1"/>
      <w:marLeft w:val="0"/>
      <w:marRight w:val="0"/>
      <w:marTop w:val="0"/>
      <w:marBottom w:val="0"/>
      <w:divBdr>
        <w:top w:val="none" w:sz="0" w:space="0" w:color="auto"/>
        <w:left w:val="none" w:sz="0" w:space="0" w:color="auto"/>
        <w:bottom w:val="none" w:sz="0" w:space="0" w:color="auto"/>
        <w:right w:val="none" w:sz="0" w:space="0" w:color="auto"/>
      </w:divBdr>
    </w:div>
    <w:div w:id="1258251198">
      <w:bodyDiv w:val="1"/>
      <w:marLeft w:val="0"/>
      <w:marRight w:val="0"/>
      <w:marTop w:val="0"/>
      <w:marBottom w:val="0"/>
      <w:divBdr>
        <w:top w:val="none" w:sz="0" w:space="0" w:color="auto"/>
        <w:left w:val="none" w:sz="0" w:space="0" w:color="auto"/>
        <w:bottom w:val="none" w:sz="0" w:space="0" w:color="auto"/>
        <w:right w:val="none" w:sz="0" w:space="0" w:color="auto"/>
      </w:divBdr>
    </w:div>
    <w:div w:id="1259170308">
      <w:bodyDiv w:val="1"/>
      <w:marLeft w:val="0"/>
      <w:marRight w:val="0"/>
      <w:marTop w:val="0"/>
      <w:marBottom w:val="0"/>
      <w:divBdr>
        <w:top w:val="none" w:sz="0" w:space="0" w:color="auto"/>
        <w:left w:val="none" w:sz="0" w:space="0" w:color="auto"/>
        <w:bottom w:val="none" w:sz="0" w:space="0" w:color="auto"/>
        <w:right w:val="none" w:sz="0" w:space="0" w:color="auto"/>
      </w:divBdr>
    </w:div>
    <w:div w:id="1271812695">
      <w:bodyDiv w:val="1"/>
      <w:marLeft w:val="0"/>
      <w:marRight w:val="0"/>
      <w:marTop w:val="0"/>
      <w:marBottom w:val="0"/>
      <w:divBdr>
        <w:top w:val="none" w:sz="0" w:space="0" w:color="auto"/>
        <w:left w:val="none" w:sz="0" w:space="0" w:color="auto"/>
        <w:bottom w:val="none" w:sz="0" w:space="0" w:color="auto"/>
        <w:right w:val="none" w:sz="0" w:space="0" w:color="auto"/>
      </w:divBdr>
    </w:div>
    <w:div w:id="1283221730">
      <w:bodyDiv w:val="1"/>
      <w:marLeft w:val="0"/>
      <w:marRight w:val="0"/>
      <w:marTop w:val="0"/>
      <w:marBottom w:val="0"/>
      <w:divBdr>
        <w:top w:val="none" w:sz="0" w:space="0" w:color="auto"/>
        <w:left w:val="none" w:sz="0" w:space="0" w:color="auto"/>
        <w:bottom w:val="none" w:sz="0" w:space="0" w:color="auto"/>
        <w:right w:val="none" w:sz="0" w:space="0" w:color="auto"/>
      </w:divBdr>
    </w:div>
    <w:div w:id="1286931062">
      <w:bodyDiv w:val="1"/>
      <w:marLeft w:val="0"/>
      <w:marRight w:val="0"/>
      <w:marTop w:val="0"/>
      <w:marBottom w:val="0"/>
      <w:divBdr>
        <w:top w:val="none" w:sz="0" w:space="0" w:color="auto"/>
        <w:left w:val="none" w:sz="0" w:space="0" w:color="auto"/>
        <w:bottom w:val="none" w:sz="0" w:space="0" w:color="auto"/>
        <w:right w:val="none" w:sz="0" w:space="0" w:color="auto"/>
      </w:divBdr>
    </w:div>
    <w:div w:id="1312951815">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345088629">
      <w:bodyDiv w:val="1"/>
      <w:marLeft w:val="0"/>
      <w:marRight w:val="0"/>
      <w:marTop w:val="0"/>
      <w:marBottom w:val="0"/>
      <w:divBdr>
        <w:top w:val="none" w:sz="0" w:space="0" w:color="auto"/>
        <w:left w:val="none" w:sz="0" w:space="0" w:color="auto"/>
        <w:bottom w:val="none" w:sz="0" w:space="0" w:color="auto"/>
        <w:right w:val="none" w:sz="0" w:space="0" w:color="auto"/>
      </w:divBdr>
    </w:div>
    <w:div w:id="1367366510">
      <w:bodyDiv w:val="1"/>
      <w:marLeft w:val="0"/>
      <w:marRight w:val="0"/>
      <w:marTop w:val="0"/>
      <w:marBottom w:val="0"/>
      <w:divBdr>
        <w:top w:val="none" w:sz="0" w:space="0" w:color="auto"/>
        <w:left w:val="none" w:sz="0" w:space="0" w:color="auto"/>
        <w:bottom w:val="none" w:sz="0" w:space="0" w:color="auto"/>
        <w:right w:val="none" w:sz="0" w:space="0" w:color="auto"/>
      </w:divBdr>
    </w:div>
    <w:div w:id="1372918717">
      <w:bodyDiv w:val="1"/>
      <w:marLeft w:val="0"/>
      <w:marRight w:val="0"/>
      <w:marTop w:val="0"/>
      <w:marBottom w:val="0"/>
      <w:divBdr>
        <w:top w:val="none" w:sz="0" w:space="0" w:color="auto"/>
        <w:left w:val="none" w:sz="0" w:space="0" w:color="auto"/>
        <w:bottom w:val="none" w:sz="0" w:space="0" w:color="auto"/>
        <w:right w:val="none" w:sz="0" w:space="0" w:color="auto"/>
      </w:divBdr>
    </w:div>
    <w:div w:id="1378238842">
      <w:bodyDiv w:val="1"/>
      <w:marLeft w:val="0"/>
      <w:marRight w:val="0"/>
      <w:marTop w:val="0"/>
      <w:marBottom w:val="0"/>
      <w:divBdr>
        <w:top w:val="none" w:sz="0" w:space="0" w:color="auto"/>
        <w:left w:val="none" w:sz="0" w:space="0" w:color="auto"/>
        <w:bottom w:val="none" w:sz="0" w:space="0" w:color="auto"/>
        <w:right w:val="none" w:sz="0" w:space="0" w:color="auto"/>
      </w:divBdr>
    </w:div>
    <w:div w:id="1395084246">
      <w:bodyDiv w:val="1"/>
      <w:marLeft w:val="0"/>
      <w:marRight w:val="0"/>
      <w:marTop w:val="0"/>
      <w:marBottom w:val="0"/>
      <w:divBdr>
        <w:top w:val="none" w:sz="0" w:space="0" w:color="auto"/>
        <w:left w:val="none" w:sz="0" w:space="0" w:color="auto"/>
        <w:bottom w:val="none" w:sz="0" w:space="0" w:color="auto"/>
        <w:right w:val="none" w:sz="0" w:space="0" w:color="auto"/>
      </w:divBdr>
    </w:div>
    <w:div w:id="1395618978">
      <w:bodyDiv w:val="1"/>
      <w:marLeft w:val="0"/>
      <w:marRight w:val="0"/>
      <w:marTop w:val="0"/>
      <w:marBottom w:val="0"/>
      <w:divBdr>
        <w:top w:val="none" w:sz="0" w:space="0" w:color="auto"/>
        <w:left w:val="none" w:sz="0" w:space="0" w:color="auto"/>
        <w:bottom w:val="none" w:sz="0" w:space="0" w:color="auto"/>
        <w:right w:val="none" w:sz="0" w:space="0" w:color="auto"/>
      </w:divBdr>
    </w:div>
    <w:div w:id="1399865085">
      <w:bodyDiv w:val="1"/>
      <w:marLeft w:val="0"/>
      <w:marRight w:val="0"/>
      <w:marTop w:val="0"/>
      <w:marBottom w:val="0"/>
      <w:divBdr>
        <w:top w:val="none" w:sz="0" w:space="0" w:color="auto"/>
        <w:left w:val="none" w:sz="0" w:space="0" w:color="auto"/>
        <w:bottom w:val="none" w:sz="0" w:space="0" w:color="auto"/>
        <w:right w:val="none" w:sz="0" w:space="0" w:color="auto"/>
      </w:divBdr>
    </w:div>
    <w:div w:id="1439368843">
      <w:bodyDiv w:val="1"/>
      <w:marLeft w:val="0"/>
      <w:marRight w:val="0"/>
      <w:marTop w:val="0"/>
      <w:marBottom w:val="0"/>
      <w:divBdr>
        <w:top w:val="none" w:sz="0" w:space="0" w:color="auto"/>
        <w:left w:val="none" w:sz="0" w:space="0" w:color="auto"/>
        <w:bottom w:val="none" w:sz="0" w:space="0" w:color="auto"/>
        <w:right w:val="none" w:sz="0" w:space="0" w:color="auto"/>
      </w:divBdr>
    </w:div>
    <w:div w:id="1461920880">
      <w:bodyDiv w:val="1"/>
      <w:marLeft w:val="0"/>
      <w:marRight w:val="0"/>
      <w:marTop w:val="0"/>
      <w:marBottom w:val="0"/>
      <w:divBdr>
        <w:top w:val="none" w:sz="0" w:space="0" w:color="auto"/>
        <w:left w:val="none" w:sz="0" w:space="0" w:color="auto"/>
        <w:bottom w:val="none" w:sz="0" w:space="0" w:color="auto"/>
        <w:right w:val="none" w:sz="0" w:space="0" w:color="auto"/>
      </w:divBdr>
    </w:div>
    <w:div w:id="1472282706">
      <w:bodyDiv w:val="1"/>
      <w:marLeft w:val="0"/>
      <w:marRight w:val="0"/>
      <w:marTop w:val="0"/>
      <w:marBottom w:val="0"/>
      <w:divBdr>
        <w:top w:val="none" w:sz="0" w:space="0" w:color="auto"/>
        <w:left w:val="none" w:sz="0" w:space="0" w:color="auto"/>
        <w:bottom w:val="none" w:sz="0" w:space="0" w:color="auto"/>
        <w:right w:val="none" w:sz="0" w:space="0" w:color="auto"/>
      </w:divBdr>
    </w:div>
    <w:div w:id="1478721360">
      <w:bodyDiv w:val="1"/>
      <w:marLeft w:val="0"/>
      <w:marRight w:val="0"/>
      <w:marTop w:val="0"/>
      <w:marBottom w:val="0"/>
      <w:divBdr>
        <w:top w:val="none" w:sz="0" w:space="0" w:color="auto"/>
        <w:left w:val="none" w:sz="0" w:space="0" w:color="auto"/>
        <w:bottom w:val="none" w:sz="0" w:space="0" w:color="auto"/>
        <w:right w:val="none" w:sz="0" w:space="0" w:color="auto"/>
      </w:divBdr>
    </w:div>
    <w:div w:id="1496649780">
      <w:bodyDiv w:val="1"/>
      <w:marLeft w:val="0"/>
      <w:marRight w:val="0"/>
      <w:marTop w:val="0"/>
      <w:marBottom w:val="0"/>
      <w:divBdr>
        <w:top w:val="none" w:sz="0" w:space="0" w:color="auto"/>
        <w:left w:val="none" w:sz="0" w:space="0" w:color="auto"/>
        <w:bottom w:val="none" w:sz="0" w:space="0" w:color="auto"/>
        <w:right w:val="none" w:sz="0" w:space="0" w:color="auto"/>
      </w:divBdr>
    </w:div>
    <w:div w:id="1498231333">
      <w:bodyDiv w:val="1"/>
      <w:marLeft w:val="0"/>
      <w:marRight w:val="0"/>
      <w:marTop w:val="0"/>
      <w:marBottom w:val="0"/>
      <w:divBdr>
        <w:top w:val="none" w:sz="0" w:space="0" w:color="auto"/>
        <w:left w:val="none" w:sz="0" w:space="0" w:color="auto"/>
        <w:bottom w:val="none" w:sz="0" w:space="0" w:color="auto"/>
        <w:right w:val="none" w:sz="0" w:space="0" w:color="auto"/>
      </w:divBdr>
    </w:div>
    <w:div w:id="1518229311">
      <w:bodyDiv w:val="1"/>
      <w:marLeft w:val="0"/>
      <w:marRight w:val="0"/>
      <w:marTop w:val="0"/>
      <w:marBottom w:val="0"/>
      <w:divBdr>
        <w:top w:val="none" w:sz="0" w:space="0" w:color="auto"/>
        <w:left w:val="none" w:sz="0" w:space="0" w:color="auto"/>
        <w:bottom w:val="none" w:sz="0" w:space="0" w:color="auto"/>
        <w:right w:val="none" w:sz="0" w:space="0" w:color="auto"/>
      </w:divBdr>
    </w:div>
    <w:div w:id="1528980220">
      <w:bodyDiv w:val="1"/>
      <w:marLeft w:val="0"/>
      <w:marRight w:val="0"/>
      <w:marTop w:val="0"/>
      <w:marBottom w:val="0"/>
      <w:divBdr>
        <w:top w:val="none" w:sz="0" w:space="0" w:color="auto"/>
        <w:left w:val="none" w:sz="0" w:space="0" w:color="auto"/>
        <w:bottom w:val="none" w:sz="0" w:space="0" w:color="auto"/>
        <w:right w:val="none" w:sz="0" w:space="0" w:color="auto"/>
      </w:divBdr>
    </w:div>
    <w:div w:id="1534074481">
      <w:bodyDiv w:val="1"/>
      <w:marLeft w:val="0"/>
      <w:marRight w:val="0"/>
      <w:marTop w:val="0"/>
      <w:marBottom w:val="0"/>
      <w:divBdr>
        <w:top w:val="none" w:sz="0" w:space="0" w:color="auto"/>
        <w:left w:val="none" w:sz="0" w:space="0" w:color="auto"/>
        <w:bottom w:val="none" w:sz="0" w:space="0" w:color="auto"/>
        <w:right w:val="none" w:sz="0" w:space="0" w:color="auto"/>
      </w:divBdr>
    </w:div>
    <w:div w:id="1534342062">
      <w:bodyDiv w:val="1"/>
      <w:marLeft w:val="0"/>
      <w:marRight w:val="0"/>
      <w:marTop w:val="0"/>
      <w:marBottom w:val="0"/>
      <w:divBdr>
        <w:top w:val="none" w:sz="0" w:space="0" w:color="auto"/>
        <w:left w:val="none" w:sz="0" w:space="0" w:color="auto"/>
        <w:bottom w:val="none" w:sz="0" w:space="0" w:color="auto"/>
        <w:right w:val="none" w:sz="0" w:space="0" w:color="auto"/>
      </w:divBdr>
    </w:div>
    <w:div w:id="1559895680">
      <w:bodyDiv w:val="1"/>
      <w:marLeft w:val="0"/>
      <w:marRight w:val="0"/>
      <w:marTop w:val="0"/>
      <w:marBottom w:val="0"/>
      <w:divBdr>
        <w:top w:val="none" w:sz="0" w:space="0" w:color="auto"/>
        <w:left w:val="none" w:sz="0" w:space="0" w:color="auto"/>
        <w:bottom w:val="none" w:sz="0" w:space="0" w:color="auto"/>
        <w:right w:val="none" w:sz="0" w:space="0" w:color="auto"/>
      </w:divBdr>
    </w:div>
    <w:div w:id="1573390725">
      <w:bodyDiv w:val="1"/>
      <w:marLeft w:val="0"/>
      <w:marRight w:val="0"/>
      <w:marTop w:val="0"/>
      <w:marBottom w:val="0"/>
      <w:divBdr>
        <w:top w:val="none" w:sz="0" w:space="0" w:color="auto"/>
        <w:left w:val="none" w:sz="0" w:space="0" w:color="auto"/>
        <w:bottom w:val="none" w:sz="0" w:space="0" w:color="auto"/>
        <w:right w:val="none" w:sz="0" w:space="0" w:color="auto"/>
      </w:divBdr>
    </w:div>
    <w:div w:id="1589777948">
      <w:bodyDiv w:val="1"/>
      <w:marLeft w:val="0"/>
      <w:marRight w:val="0"/>
      <w:marTop w:val="0"/>
      <w:marBottom w:val="0"/>
      <w:divBdr>
        <w:top w:val="none" w:sz="0" w:space="0" w:color="auto"/>
        <w:left w:val="none" w:sz="0" w:space="0" w:color="auto"/>
        <w:bottom w:val="none" w:sz="0" w:space="0" w:color="auto"/>
        <w:right w:val="none" w:sz="0" w:space="0" w:color="auto"/>
      </w:divBdr>
    </w:div>
    <w:div w:id="1603955805">
      <w:bodyDiv w:val="1"/>
      <w:marLeft w:val="0"/>
      <w:marRight w:val="0"/>
      <w:marTop w:val="0"/>
      <w:marBottom w:val="0"/>
      <w:divBdr>
        <w:top w:val="none" w:sz="0" w:space="0" w:color="auto"/>
        <w:left w:val="none" w:sz="0" w:space="0" w:color="auto"/>
        <w:bottom w:val="none" w:sz="0" w:space="0" w:color="auto"/>
        <w:right w:val="none" w:sz="0" w:space="0" w:color="auto"/>
      </w:divBdr>
    </w:div>
    <w:div w:id="1630435945">
      <w:bodyDiv w:val="1"/>
      <w:marLeft w:val="0"/>
      <w:marRight w:val="0"/>
      <w:marTop w:val="0"/>
      <w:marBottom w:val="0"/>
      <w:divBdr>
        <w:top w:val="none" w:sz="0" w:space="0" w:color="auto"/>
        <w:left w:val="none" w:sz="0" w:space="0" w:color="auto"/>
        <w:bottom w:val="none" w:sz="0" w:space="0" w:color="auto"/>
        <w:right w:val="none" w:sz="0" w:space="0" w:color="auto"/>
      </w:divBdr>
    </w:div>
    <w:div w:id="1631548188">
      <w:bodyDiv w:val="1"/>
      <w:marLeft w:val="0"/>
      <w:marRight w:val="0"/>
      <w:marTop w:val="0"/>
      <w:marBottom w:val="0"/>
      <w:divBdr>
        <w:top w:val="none" w:sz="0" w:space="0" w:color="auto"/>
        <w:left w:val="none" w:sz="0" w:space="0" w:color="auto"/>
        <w:bottom w:val="none" w:sz="0" w:space="0" w:color="auto"/>
        <w:right w:val="none" w:sz="0" w:space="0" w:color="auto"/>
      </w:divBdr>
    </w:div>
    <w:div w:id="1638995272">
      <w:bodyDiv w:val="1"/>
      <w:marLeft w:val="0"/>
      <w:marRight w:val="0"/>
      <w:marTop w:val="0"/>
      <w:marBottom w:val="0"/>
      <w:divBdr>
        <w:top w:val="none" w:sz="0" w:space="0" w:color="auto"/>
        <w:left w:val="none" w:sz="0" w:space="0" w:color="auto"/>
        <w:bottom w:val="none" w:sz="0" w:space="0" w:color="auto"/>
        <w:right w:val="none" w:sz="0" w:space="0" w:color="auto"/>
      </w:divBdr>
    </w:div>
    <w:div w:id="1639410968">
      <w:bodyDiv w:val="1"/>
      <w:marLeft w:val="0"/>
      <w:marRight w:val="0"/>
      <w:marTop w:val="0"/>
      <w:marBottom w:val="0"/>
      <w:divBdr>
        <w:top w:val="none" w:sz="0" w:space="0" w:color="auto"/>
        <w:left w:val="none" w:sz="0" w:space="0" w:color="auto"/>
        <w:bottom w:val="none" w:sz="0" w:space="0" w:color="auto"/>
        <w:right w:val="none" w:sz="0" w:space="0" w:color="auto"/>
      </w:divBdr>
    </w:div>
    <w:div w:id="1647852259">
      <w:bodyDiv w:val="1"/>
      <w:marLeft w:val="0"/>
      <w:marRight w:val="0"/>
      <w:marTop w:val="0"/>
      <w:marBottom w:val="0"/>
      <w:divBdr>
        <w:top w:val="none" w:sz="0" w:space="0" w:color="auto"/>
        <w:left w:val="none" w:sz="0" w:space="0" w:color="auto"/>
        <w:bottom w:val="none" w:sz="0" w:space="0" w:color="auto"/>
        <w:right w:val="none" w:sz="0" w:space="0" w:color="auto"/>
      </w:divBdr>
    </w:div>
    <w:div w:id="1648243122">
      <w:bodyDiv w:val="1"/>
      <w:marLeft w:val="0"/>
      <w:marRight w:val="0"/>
      <w:marTop w:val="0"/>
      <w:marBottom w:val="0"/>
      <w:divBdr>
        <w:top w:val="none" w:sz="0" w:space="0" w:color="auto"/>
        <w:left w:val="none" w:sz="0" w:space="0" w:color="auto"/>
        <w:bottom w:val="none" w:sz="0" w:space="0" w:color="auto"/>
        <w:right w:val="none" w:sz="0" w:space="0" w:color="auto"/>
      </w:divBdr>
    </w:div>
    <w:div w:id="1655452281">
      <w:bodyDiv w:val="1"/>
      <w:marLeft w:val="0"/>
      <w:marRight w:val="0"/>
      <w:marTop w:val="0"/>
      <w:marBottom w:val="0"/>
      <w:divBdr>
        <w:top w:val="none" w:sz="0" w:space="0" w:color="auto"/>
        <w:left w:val="none" w:sz="0" w:space="0" w:color="auto"/>
        <w:bottom w:val="none" w:sz="0" w:space="0" w:color="auto"/>
        <w:right w:val="none" w:sz="0" w:space="0" w:color="auto"/>
      </w:divBdr>
    </w:div>
    <w:div w:id="1666127348">
      <w:bodyDiv w:val="1"/>
      <w:marLeft w:val="0"/>
      <w:marRight w:val="0"/>
      <w:marTop w:val="0"/>
      <w:marBottom w:val="0"/>
      <w:divBdr>
        <w:top w:val="none" w:sz="0" w:space="0" w:color="auto"/>
        <w:left w:val="none" w:sz="0" w:space="0" w:color="auto"/>
        <w:bottom w:val="none" w:sz="0" w:space="0" w:color="auto"/>
        <w:right w:val="none" w:sz="0" w:space="0" w:color="auto"/>
      </w:divBdr>
    </w:div>
    <w:div w:id="1671712870">
      <w:bodyDiv w:val="1"/>
      <w:marLeft w:val="0"/>
      <w:marRight w:val="0"/>
      <w:marTop w:val="0"/>
      <w:marBottom w:val="0"/>
      <w:divBdr>
        <w:top w:val="none" w:sz="0" w:space="0" w:color="auto"/>
        <w:left w:val="none" w:sz="0" w:space="0" w:color="auto"/>
        <w:bottom w:val="none" w:sz="0" w:space="0" w:color="auto"/>
        <w:right w:val="none" w:sz="0" w:space="0" w:color="auto"/>
      </w:divBdr>
    </w:div>
    <w:div w:id="1675261369">
      <w:bodyDiv w:val="1"/>
      <w:marLeft w:val="0"/>
      <w:marRight w:val="0"/>
      <w:marTop w:val="0"/>
      <w:marBottom w:val="0"/>
      <w:divBdr>
        <w:top w:val="none" w:sz="0" w:space="0" w:color="auto"/>
        <w:left w:val="none" w:sz="0" w:space="0" w:color="auto"/>
        <w:bottom w:val="none" w:sz="0" w:space="0" w:color="auto"/>
        <w:right w:val="none" w:sz="0" w:space="0" w:color="auto"/>
      </w:divBdr>
    </w:div>
    <w:div w:id="1675454759">
      <w:bodyDiv w:val="1"/>
      <w:marLeft w:val="0"/>
      <w:marRight w:val="0"/>
      <w:marTop w:val="0"/>
      <w:marBottom w:val="0"/>
      <w:divBdr>
        <w:top w:val="none" w:sz="0" w:space="0" w:color="auto"/>
        <w:left w:val="none" w:sz="0" w:space="0" w:color="auto"/>
        <w:bottom w:val="none" w:sz="0" w:space="0" w:color="auto"/>
        <w:right w:val="none" w:sz="0" w:space="0" w:color="auto"/>
      </w:divBdr>
    </w:div>
    <w:div w:id="1677921809">
      <w:bodyDiv w:val="1"/>
      <w:marLeft w:val="0"/>
      <w:marRight w:val="0"/>
      <w:marTop w:val="0"/>
      <w:marBottom w:val="0"/>
      <w:divBdr>
        <w:top w:val="none" w:sz="0" w:space="0" w:color="auto"/>
        <w:left w:val="none" w:sz="0" w:space="0" w:color="auto"/>
        <w:bottom w:val="none" w:sz="0" w:space="0" w:color="auto"/>
        <w:right w:val="none" w:sz="0" w:space="0" w:color="auto"/>
      </w:divBdr>
    </w:div>
    <w:div w:id="1707682835">
      <w:bodyDiv w:val="1"/>
      <w:marLeft w:val="0"/>
      <w:marRight w:val="0"/>
      <w:marTop w:val="0"/>
      <w:marBottom w:val="0"/>
      <w:divBdr>
        <w:top w:val="none" w:sz="0" w:space="0" w:color="auto"/>
        <w:left w:val="none" w:sz="0" w:space="0" w:color="auto"/>
        <w:bottom w:val="none" w:sz="0" w:space="0" w:color="auto"/>
        <w:right w:val="none" w:sz="0" w:space="0" w:color="auto"/>
      </w:divBdr>
    </w:div>
    <w:div w:id="1710953905">
      <w:bodyDiv w:val="1"/>
      <w:marLeft w:val="0"/>
      <w:marRight w:val="0"/>
      <w:marTop w:val="0"/>
      <w:marBottom w:val="0"/>
      <w:divBdr>
        <w:top w:val="none" w:sz="0" w:space="0" w:color="auto"/>
        <w:left w:val="none" w:sz="0" w:space="0" w:color="auto"/>
        <w:bottom w:val="none" w:sz="0" w:space="0" w:color="auto"/>
        <w:right w:val="none" w:sz="0" w:space="0" w:color="auto"/>
      </w:divBdr>
    </w:div>
    <w:div w:id="1711295224">
      <w:bodyDiv w:val="1"/>
      <w:marLeft w:val="0"/>
      <w:marRight w:val="0"/>
      <w:marTop w:val="0"/>
      <w:marBottom w:val="0"/>
      <w:divBdr>
        <w:top w:val="none" w:sz="0" w:space="0" w:color="auto"/>
        <w:left w:val="none" w:sz="0" w:space="0" w:color="auto"/>
        <w:bottom w:val="none" w:sz="0" w:space="0" w:color="auto"/>
        <w:right w:val="none" w:sz="0" w:space="0" w:color="auto"/>
      </w:divBdr>
    </w:div>
    <w:div w:id="1712609013">
      <w:bodyDiv w:val="1"/>
      <w:marLeft w:val="0"/>
      <w:marRight w:val="0"/>
      <w:marTop w:val="0"/>
      <w:marBottom w:val="0"/>
      <w:divBdr>
        <w:top w:val="none" w:sz="0" w:space="0" w:color="auto"/>
        <w:left w:val="none" w:sz="0" w:space="0" w:color="auto"/>
        <w:bottom w:val="none" w:sz="0" w:space="0" w:color="auto"/>
        <w:right w:val="none" w:sz="0" w:space="0" w:color="auto"/>
      </w:divBdr>
    </w:div>
    <w:div w:id="1714882418">
      <w:bodyDiv w:val="1"/>
      <w:marLeft w:val="0"/>
      <w:marRight w:val="0"/>
      <w:marTop w:val="0"/>
      <w:marBottom w:val="0"/>
      <w:divBdr>
        <w:top w:val="none" w:sz="0" w:space="0" w:color="auto"/>
        <w:left w:val="none" w:sz="0" w:space="0" w:color="auto"/>
        <w:bottom w:val="none" w:sz="0" w:space="0" w:color="auto"/>
        <w:right w:val="none" w:sz="0" w:space="0" w:color="auto"/>
      </w:divBdr>
    </w:div>
    <w:div w:id="1730879053">
      <w:bodyDiv w:val="1"/>
      <w:marLeft w:val="0"/>
      <w:marRight w:val="0"/>
      <w:marTop w:val="0"/>
      <w:marBottom w:val="0"/>
      <w:divBdr>
        <w:top w:val="none" w:sz="0" w:space="0" w:color="auto"/>
        <w:left w:val="none" w:sz="0" w:space="0" w:color="auto"/>
        <w:bottom w:val="none" w:sz="0" w:space="0" w:color="auto"/>
        <w:right w:val="none" w:sz="0" w:space="0" w:color="auto"/>
      </w:divBdr>
    </w:div>
    <w:div w:id="1739592702">
      <w:bodyDiv w:val="1"/>
      <w:marLeft w:val="0"/>
      <w:marRight w:val="0"/>
      <w:marTop w:val="0"/>
      <w:marBottom w:val="0"/>
      <w:divBdr>
        <w:top w:val="none" w:sz="0" w:space="0" w:color="auto"/>
        <w:left w:val="none" w:sz="0" w:space="0" w:color="auto"/>
        <w:bottom w:val="none" w:sz="0" w:space="0" w:color="auto"/>
        <w:right w:val="none" w:sz="0" w:space="0" w:color="auto"/>
      </w:divBdr>
    </w:div>
    <w:div w:id="1775394389">
      <w:bodyDiv w:val="1"/>
      <w:marLeft w:val="0"/>
      <w:marRight w:val="0"/>
      <w:marTop w:val="0"/>
      <w:marBottom w:val="0"/>
      <w:divBdr>
        <w:top w:val="none" w:sz="0" w:space="0" w:color="auto"/>
        <w:left w:val="none" w:sz="0" w:space="0" w:color="auto"/>
        <w:bottom w:val="none" w:sz="0" w:space="0" w:color="auto"/>
        <w:right w:val="none" w:sz="0" w:space="0" w:color="auto"/>
      </w:divBdr>
    </w:div>
    <w:div w:id="1784492505">
      <w:bodyDiv w:val="1"/>
      <w:marLeft w:val="0"/>
      <w:marRight w:val="0"/>
      <w:marTop w:val="0"/>
      <w:marBottom w:val="0"/>
      <w:divBdr>
        <w:top w:val="none" w:sz="0" w:space="0" w:color="auto"/>
        <w:left w:val="none" w:sz="0" w:space="0" w:color="auto"/>
        <w:bottom w:val="none" w:sz="0" w:space="0" w:color="auto"/>
        <w:right w:val="none" w:sz="0" w:space="0" w:color="auto"/>
      </w:divBdr>
    </w:div>
    <w:div w:id="1791895158">
      <w:bodyDiv w:val="1"/>
      <w:marLeft w:val="0"/>
      <w:marRight w:val="0"/>
      <w:marTop w:val="0"/>
      <w:marBottom w:val="0"/>
      <w:divBdr>
        <w:top w:val="none" w:sz="0" w:space="0" w:color="auto"/>
        <w:left w:val="none" w:sz="0" w:space="0" w:color="auto"/>
        <w:bottom w:val="none" w:sz="0" w:space="0" w:color="auto"/>
        <w:right w:val="none" w:sz="0" w:space="0" w:color="auto"/>
      </w:divBdr>
    </w:div>
    <w:div w:id="1798598585">
      <w:bodyDiv w:val="1"/>
      <w:marLeft w:val="0"/>
      <w:marRight w:val="0"/>
      <w:marTop w:val="0"/>
      <w:marBottom w:val="0"/>
      <w:divBdr>
        <w:top w:val="none" w:sz="0" w:space="0" w:color="auto"/>
        <w:left w:val="none" w:sz="0" w:space="0" w:color="auto"/>
        <w:bottom w:val="none" w:sz="0" w:space="0" w:color="auto"/>
        <w:right w:val="none" w:sz="0" w:space="0" w:color="auto"/>
      </w:divBdr>
    </w:div>
    <w:div w:id="1798986136">
      <w:bodyDiv w:val="1"/>
      <w:marLeft w:val="0"/>
      <w:marRight w:val="0"/>
      <w:marTop w:val="0"/>
      <w:marBottom w:val="0"/>
      <w:divBdr>
        <w:top w:val="none" w:sz="0" w:space="0" w:color="auto"/>
        <w:left w:val="none" w:sz="0" w:space="0" w:color="auto"/>
        <w:bottom w:val="none" w:sz="0" w:space="0" w:color="auto"/>
        <w:right w:val="none" w:sz="0" w:space="0" w:color="auto"/>
      </w:divBdr>
    </w:div>
    <w:div w:id="1811821230">
      <w:bodyDiv w:val="1"/>
      <w:marLeft w:val="0"/>
      <w:marRight w:val="0"/>
      <w:marTop w:val="0"/>
      <w:marBottom w:val="0"/>
      <w:divBdr>
        <w:top w:val="none" w:sz="0" w:space="0" w:color="auto"/>
        <w:left w:val="none" w:sz="0" w:space="0" w:color="auto"/>
        <w:bottom w:val="none" w:sz="0" w:space="0" w:color="auto"/>
        <w:right w:val="none" w:sz="0" w:space="0" w:color="auto"/>
      </w:divBdr>
    </w:div>
    <w:div w:id="1817645568">
      <w:bodyDiv w:val="1"/>
      <w:marLeft w:val="0"/>
      <w:marRight w:val="0"/>
      <w:marTop w:val="0"/>
      <w:marBottom w:val="0"/>
      <w:divBdr>
        <w:top w:val="none" w:sz="0" w:space="0" w:color="auto"/>
        <w:left w:val="none" w:sz="0" w:space="0" w:color="auto"/>
        <w:bottom w:val="none" w:sz="0" w:space="0" w:color="auto"/>
        <w:right w:val="none" w:sz="0" w:space="0" w:color="auto"/>
      </w:divBdr>
    </w:div>
    <w:div w:id="1821194145">
      <w:bodyDiv w:val="1"/>
      <w:marLeft w:val="0"/>
      <w:marRight w:val="0"/>
      <w:marTop w:val="0"/>
      <w:marBottom w:val="0"/>
      <w:divBdr>
        <w:top w:val="none" w:sz="0" w:space="0" w:color="auto"/>
        <w:left w:val="none" w:sz="0" w:space="0" w:color="auto"/>
        <w:bottom w:val="none" w:sz="0" w:space="0" w:color="auto"/>
        <w:right w:val="none" w:sz="0" w:space="0" w:color="auto"/>
      </w:divBdr>
    </w:div>
    <w:div w:id="1830901407">
      <w:bodyDiv w:val="1"/>
      <w:marLeft w:val="0"/>
      <w:marRight w:val="0"/>
      <w:marTop w:val="0"/>
      <w:marBottom w:val="0"/>
      <w:divBdr>
        <w:top w:val="none" w:sz="0" w:space="0" w:color="auto"/>
        <w:left w:val="none" w:sz="0" w:space="0" w:color="auto"/>
        <w:bottom w:val="none" w:sz="0" w:space="0" w:color="auto"/>
        <w:right w:val="none" w:sz="0" w:space="0" w:color="auto"/>
      </w:divBdr>
    </w:div>
    <w:div w:id="1863396401">
      <w:bodyDiv w:val="1"/>
      <w:marLeft w:val="0"/>
      <w:marRight w:val="0"/>
      <w:marTop w:val="0"/>
      <w:marBottom w:val="0"/>
      <w:divBdr>
        <w:top w:val="none" w:sz="0" w:space="0" w:color="auto"/>
        <w:left w:val="none" w:sz="0" w:space="0" w:color="auto"/>
        <w:bottom w:val="none" w:sz="0" w:space="0" w:color="auto"/>
        <w:right w:val="none" w:sz="0" w:space="0" w:color="auto"/>
      </w:divBdr>
    </w:div>
    <w:div w:id="1895579699">
      <w:bodyDiv w:val="1"/>
      <w:marLeft w:val="0"/>
      <w:marRight w:val="0"/>
      <w:marTop w:val="0"/>
      <w:marBottom w:val="0"/>
      <w:divBdr>
        <w:top w:val="none" w:sz="0" w:space="0" w:color="auto"/>
        <w:left w:val="none" w:sz="0" w:space="0" w:color="auto"/>
        <w:bottom w:val="none" w:sz="0" w:space="0" w:color="auto"/>
        <w:right w:val="none" w:sz="0" w:space="0" w:color="auto"/>
      </w:divBdr>
    </w:div>
    <w:div w:id="1898658978">
      <w:bodyDiv w:val="1"/>
      <w:marLeft w:val="0"/>
      <w:marRight w:val="0"/>
      <w:marTop w:val="0"/>
      <w:marBottom w:val="0"/>
      <w:divBdr>
        <w:top w:val="none" w:sz="0" w:space="0" w:color="auto"/>
        <w:left w:val="none" w:sz="0" w:space="0" w:color="auto"/>
        <w:bottom w:val="none" w:sz="0" w:space="0" w:color="auto"/>
        <w:right w:val="none" w:sz="0" w:space="0" w:color="auto"/>
      </w:divBdr>
    </w:div>
    <w:div w:id="1903635260">
      <w:bodyDiv w:val="1"/>
      <w:marLeft w:val="0"/>
      <w:marRight w:val="0"/>
      <w:marTop w:val="0"/>
      <w:marBottom w:val="0"/>
      <w:divBdr>
        <w:top w:val="none" w:sz="0" w:space="0" w:color="auto"/>
        <w:left w:val="none" w:sz="0" w:space="0" w:color="auto"/>
        <w:bottom w:val="none" w:sz="0" w:space="0" w:color="auto"/>
        <w:right w:val="none" w:sz="0" w:space="0" w:color="auto"/>
      </w:divBdr>
    </w:div>
    <w:div w:id="1909724387">
      <w:bodyDiv w:val="1"/>
      <w:marLeft w:val="0"/>
      <w:marRight w:val="0"/>
      <w:marTop w:val="0"/>
      <w:marBottom w:val="0"/>
      <w:divBdr>
        <w:top w:val="none" w:sz="0" w:space="0" w:color="auto"/>
        <w:left w:val="none" w:sz="0" w:space="0" w:color="auto"/>
        <w:bottom w:val="none" w:sz="0" w:space="0" w:color="auto"/>
        <w:right w:val="none" w:sz="0" w:space="0" w:color="auto"/>
      </w:divBdr>
    </w:div>
    <w:div w:id="1917200424">
      <w:bodyDiv w:val="1"/>
      <w:marLeft w:val="0"/>
      <w:marRight w:val="0"/>
      <w:marTop w:val="0"/>
      <w:marBottom w:val="0"/>
      <w:divBdr>
        <w:top w:val="none" w:sz="0" w:space="0" w:color="auto"/>
        <w:left w:val="none" w:sz="0" w:space="0" w:color="auto"/>
        <w:bottom w:val="none" w:sz="0" w:space="0" w:color="auto"/>
        <w:right w:val="none" w:sz="0" w:space="0" w:color="auto"/>
      </w:divBdr>
    </w:div>
    <w:div w:id="1924488179">
      <w:bodyDiv w:val="1"/>
      <w:marLeft w:val="0"/>
      <w:marRight w:val="0"/>
      <w:marTop w:val="0"/>
      <w:marBottom w:val="0"/>
      <w:divBdr>
        <w:top w:val="none" w:sz="0" w:space="0" w:color="auto"/>
        <w:left w:val="none" w:sz="0" w:space="0" w:color="auto"/>
        <w:bottom w:val="none" w:sz="0" w:space="0" w:color="auto"/>
        <w:right w:val="none" w:sz="0" w:space="0" w:color="auto"/>
      </w:divBdr>
    </w:div>
    <w:div w:id="1946040761">
      <w:bodyDiv w:val="1"/>
      <w:marLeft w:val="0"/>
      <w:marRight w:val="0"/>
      <w:marTop w:val="0"/>
      <w:marBottom w:val="0"/>
      <w:divBdr>
        <w:top w:val="none" w:sz="0" w:space="0" w:color="auto"/>
        <w:left w:val="none" w:sz="0" w:space="0" w:color="auto"/>
        <w:bottom w:val="none" w:sz="0" w:space="0" w:color="auto"/>
        <w:right w:val="none" w:sz="0" w:space="0" w:color="auto"/>
      </w:divBdr>
    </w:div>
    <w:div w:id="1948613054">
      <w:bodyDiv w:val="1"/>
      <w:marLeft w:val="0"/>
      <w:marRight w:val="0"/>
      <w:marTop w:val="0"/>
      <w:marBottom w:val="0"/>
      <w:divBdr>
        <w:top w:val="none" w:sz="0" w:space="0" w:color="auto"/>
        <w:left w:val="none" w:sz="0" w:space="0" w:color="auto"/>
        <w:bottom w:val="none" w:sz="0" w:space="0" w:color="auto"/>
        <w:right w:val="none" w:sz="0" w:space="0" w:color="auto"/>
      </w:divBdr>
    </w:div>
    <w:div w:id="1959414151">
      <w:bodyDiv w:val="1"/>
      <w:marLeft w:val="0"/>
      <w:marRight w:val="0"/>
      <w:marTop w:val="0"/>
      <w:marBottom w:val="0"/>
      <w:divBdr>
        <w:top w:val="none" w:sz="0" w:space="0" w:color="auto"/>
        <w:left w:val="none" w:sz="0" w:space="0" w:color="auto"/>
        <w:bottom w:val="none" w:sz="0" w:space="0" w:color="auto"/>
        <w:right w:val="none" w:sz="0" w:space="0" w:color="auto"/>
      </w:divBdr>
    </w:div>
    <w:div w:id="1962228989">
      <w:bodyDiv w:val="1"/>
      <w:marLeft w:val="0"/>
      <w:marRight w:val="0"/>
      <w:marTop w:val="0"/>
      <w:marBottom w:val="0"/>
      <w:divBdr>
        <w:top w:val="none" w:sz="0" w:space="0" w:color="auto"/>
        <w:left w:val="none" w:sz="0" w:space="0" w:color="auto"/>
        <w:bottom w:val="none" w:sz="0" w:space="0" w:color="auto"/>
        <w:right w:val="none" w:sz="0" w:space="0" w:color="auto"/>
      </w:divBdr>
    </w:div>
    <w:div w:id="1966503289">
      <w:bodyDiv w:val="1"/>
      <w:marLeft w:val="0"/>
      <w:marRight w:val="0"/>
      <w:marTop w:val="0"/>
      <w:marBottom w:val="0"/>
      <w:divBdr>
        <w:top w:val="none" w:sz="0" w:space="0" w:color="auto"/>
        <w:left w:val="none" w:sz="0" w:space="0" w:color="auto"/>
        <w:bottom w:val="none" w:sz="0" w:space="0" w:color="auto"/>
        <w:right w:val="none" w:sz="0" w:space="0" w:color="auto"/>
      </w:divBdr>
    </w:div>
    <w:div w:id="1989551873">
      <w:bodyDiv w:val="1"/>
      <w:marLeft w:val="0"/>
      <w:marRight w:val="0"/>
      <w:marTop w:val="0"/>
      <w:marBottom w:val="0"/>
      <w:divBdr>
        <w:top w:val="none" w:sz="0" w:space="0" w:color="auto"/>
        <w:left w:val="none" w:sz="0" w:space="0" w:color="auto"/>
        <w:bottom w:val="none" w:sz="0" w:space="0" w:color="auto"/>
        <w:right w:val="none" w:sz="0" w:space="0" w:color="auto"/>
      </w:divBdr>
    </w:div>
    <w:div w:id="1998800004">
      <w:bodyDiv w:val="1"/>
      <w:marLeft w:val="0"/>
      <w:marRight w:val="0"/>
      <w:marTop w:val="0"/>
      <w:marBottom w:val="0"/>
      <w:divBdr>
        <w:top w:val="none" w:sz="0" w:space="0" w:color="auto"/>
        <w:left w:val="none" w:sz="0" w:space="0" w:color="auto"/>
        <w:bottom w:val="none" w:sz="0" w:space="0" w:color="auto"/>
        <w:right w:val="none" w:sz="0" w:space="0" w:color="auto"/>
      </w:divBdr>
    </w:div>
    <w:div w:id="2000033643">
      <w:bodyDiv w:val="1"/>
      <w:marLeft w:val="0"/>
      <w:marRight w:val="0"/>
      <w:marTop w:val="0"/>
      <w:marBottom w:val="0"/>
      <w:divBdr>
        <w:top w:val="none" w:sz="0" w:space="0" w:color="auto"/>
        <w:left w:val="none" w:sz="0" w:space="0" w:color="auto"/>
        <w:bottom w:val="none" w:sz="0" w:space="0" w:color="auto"/>
        <w:right w:val="none" w:sz="0" w:space="0" w:color="auto"/>
      </w:divBdr>
    </w:div>
    <w:div w:id="2075394864">
      <w:bodyDiv w:val="1"/>
      <w:marLeft w:val="0"/>
      <w:marRight w:val="0"/>
      <w:marTop w:val="0"/>
      <w:marBottom w:val="0"/>
      <w:divBdr>
        <w:top w:val="none" w:sz="0" w:space="0" w:color="auto"/>
        <w:left w:val="none" w:sz="0" w:space="0" w:color="auto"/>
        <w:bottom w:val="none" w:sz="0" w:space="0" w:color="auto"/>
        <w:right w:val="none" w:sz="0" w:space="0" w:color="auto"/>
      </w:divBdr>
    </w:div>
    <w:div w:id="2079862843">
      <w:bodyDiv w:val="1"/>
      <w:marLeft w:val="0"/>
      <w:marRight w:val="0"/>
      <w:marTop w:val="0"/>
      <w:marBottom w:val="0"/>
      <w:divBdr>
        <w:top w:val="none" w:sz="0" w:space="0" w:color="auto"/>
        <w:left w:val="none" w:sz="0" w:space="0" w:color="auto"/>
        <w:bottom w:val="none" w:sz="0" w:space="0" w:color="auto"/>
        <w:right w:val="none" w:sz="0" w:space="0" w:color="auto"/>
      </w:divBdr>
    </w:div>
    <w:div w:id="2080320999">
      <w:bodyDiv w:val="1"/>
      <w:marLeft w:val="0"/>
      <w:marRight w:val="0"/>
      <w:marTop w:val="0"/>
      <w:marBottom w:val="0"/>
      <w:divBdr>
        <w:top w:val="none" w:sz="0" w:space="0" w:color="auto"/>
        <w:left w:val="none" w:sz="0" w:space="0" w:color="auto"/>
        <w:bottom w:val="none" w:sz="0" w:space="0" w:color="auto"/>
        <w:right w:val="none" w:sz="0" w:space="0" w:color="auto"/>
      </w:divBdr>
    </w:div>
    <w:div w:id="2084788267">
      <w:bodyDiv w:val="1"/>
      <w:marLeft w:val="0"/>
      <w:marRight w:val="0"/>
      <w:marTop w:val="0"/>
      <w:marBottom w:val="0"/>
      <w:divBdr>
        <w:top w:val="none" w:sz="0" w:space="0" w:color="auto"/>
        <w:left w:val="none" w:sz="0" w:space="0" w:color="auto"/>
        <w:bottom w:val="none" w:sz="0" w:space="0" w:color="auto"/>
        <w:right w:val="none" w:sz="0" w:space="0" w:color="auto"/>
      </w:divBdr>
    </w:div>
    <w:div w:id="2089888514">
      <w:bodyDiv w:val="1"/>
      <w:marLeft w:val="0"/>
      <w:marRight w:val="0"/>
      <w:marTop w:val="0"/>
      <w:marBottom w:val="0"/>
      <w:divBdr>
        <w:top w:val="none" w:sz="0" w:space="0" w:color="auto"/>
        <w:left w:val="none" w:sz="0" w:space="0" w:color="auto"/>
        <w:bottom w:val="none" w:sz="0" w:space="0" w:color="auto"/>
        <w:right w:val="none" w:sz="0" w:space="0" w:color="auto"/>
      </w:divBdr>
    </w:div>
    <w:div w:id="2094085661">
      <w:bodyDiv w:val="1"/>
      <w:marLeft w:val="0"/>
      <w:marRight w:val="0"/>
      <w:marTop w:val="0"/>
      <w:marBottom w:val="0"/>
      <w:divBdr>
        <w:top w:val="none" w:sz="0" w:space="0" w:color="auto"/>
        <w:left w:val="none" w:sz="0" w:space="0" w:color="auto"/>
        <w:bottom w:val="none" w:sz="0" w:space="0" w:color="auto"/>
        <w:right w:val="none" w:sz="0" w:space="0" w:color="auto"/>
      </w:divBdr>
    </w:div>
    <w:div w:id="2116904622">
      <w:bodyDiv w:val="1"/>
      <w:marLeft w:val="0"/>
      <w:marRight w:val="0"/>
      <w:marTop w:val="0"/>
      <w:marBottom w:val="0"/>
      <w:divBdr>
        <w:top w:val="none" w:sz="0" w:space="0" w:color="auto"/>
        <w:left w:val="none" w:sz="0" w:space="0" w:color="auto"/>
        <w:bottom w:val="none" w:sz="0" w:space="0" w:color="auto"/>
        <w:right w:val="none" w:sz="0" w:space="0" w:color="auto"/>
      </w:divBdr>
    </w:div>
    <w:div w:id="2119368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jpg"/><Relationship Id="rId19" Type="http://schemas.openxmlformats.org/officeDocument/2006/relationships/image" Target="media/image10.png"/><Relationship Id="rId31"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ectoMall\AppData\Roaming\Microsoft\Templates\StudentReport.dotx" TargetMode="External"/></Relationships>
</file>

<file path=word/theme/theme1.xml><?xml version="1.0" encoding="utf-8"?>
<a:theme xmlns:a="http://schemas.openxmlformats.org/drawingml/2006/main" name="Student Report">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SelectedStyle="\IEEE2006OfficeOnline.xsl" StyleName="IEEE" Version="2006">
  <b:Source>
    <b:Tag>Dia</b:Tag>
    <b:SourceType>ArticleInAPeriodical</b:SourceType>
    <b:Guid>{465DF132-E602-420E-B307-8AAC446841ED}</b:Guid>
    <b:Title>Diagnoses</b:Title>
    <b:RefOrder>8</b:RefOrder>
  </b:Source>
  <b:Source>
    <b:Tag>2</b:Tag>
    <b:SourceType>JournalArticle</b:SourceType>
    <b:Guid>{451B3EF4-821D-440B-9DCC-7312536969BA}</b:Guid>
    <b:Author>
      <b:Author>
        <b:NameList>
          <b:Person>
            <b:Last>Badiea Abdulkarem Mohammed</b:Last>
            <b:First>Ebrahim</b:First>
            <b:Middle>Mohammed Senan, Taha H. Rassem, Nasrin M. Makbol, Adwan Alownie Alanazi, Zeyad Ghaleb Al-Mekhlafi, Tariq S. Almurayziq, Fuad A. Ghaleb</b:Middle>
          </b:Person>
        </b:NameList>
      </b:Author>
    </b:Author>
    <b:Title>Multi-Method Analysis of Medical Records and MRI Images for Early Diagnosis of Dementia and Alzheimer's Disease Based on Deep Learning and Hybrid Methods</b:Title>
    <b:JournalName>Electronics</b:JournalName>
    <b:Year>2021</b:Year>
    <b:Pages>20</b:Pages>
    <b:DOI>https://doi.org/10.3390/electronics10222860</b:DOI>
    <b:RefOrder>3</b:RefOrder>
  </b:Source>
  <b:Source>
    <b:Tag>1</b:Tag>
    <b:SourceType>JournalArticle</b:SourceType>
    <b:Guid>{AE40204A-7605-45AF-918B-A83592FAD8D9}</b:Guid>
    <b:Author>
      <b:Author>
        <b:NameList>
          <b:Person>
            <b:Last>Kwok Tai Chui</b:Last>
            <b:First>Brij</b:First>
            <b:Middle>B. Gupta, Wadee Alhalabi, Fatma Salih Alzahrani</b:Middle>
          </b:Person>
        </b:NameList>
      </b:Author>
    </b:Author>
    <b:Title>An MRI Scans-Based Alzheimer's Disease Detection via Convolutional Neural Network and Transfer Learning</b:Title>
    <b:Year>2022</b:Year>
    <b:Pages>14</b:Pages>
    <b:JournalName>Diagnostics</b:JournalName>
    <b:DOI>https://doi.org/10.3390/diagnostics12071531</b:DOI>
    <b:RefOrder>2</b:RefOrder>
  </b:Source>
  <b:Source>
    <b:Tag>Sye23</b:Tag>
    <b:SourceType>ConferenceProceedings</b:SourceType>
    <b:Guid>{35F574BA-EC66-4B86-968D-976A23E54EC3}</b:Guid>
    <b:Author>
      <b:Author>
        <b:NameList>
          <b:Person>
            <b:Last>Syed Muhammad Salman Bukhari</b:Last>
            <b:First>Muhammad</b:First>
            <b:Middle>Hamza Zafar, Syed Kumayl Raza Moosavi, Noman Mujeeb Khan, Filippo Sanfilippo</b:Middle>
          </b:Person>
        </b:NameList>
      </b:Author>
    </b:Author>
    <b:Title>Enhancing Alzheimer's Disease Detection and Classification through Federated Learning-Optimized Deep Convolutional Neural Networks on MRI Data</b:Title>
    <b:JournalName>Intelligent SystemsConference</b:JournalName>
    <b:Year>2023</b:Year>
    <b:ConferenceName>Intelligent Systems Conference</b:ConferenceName>
    <b:URL>https://link.springer.com/chapter/10.1007/978-3-031-66428-1_44</b:URL>
    <b:RefOrder>6</b:RefOrder>
  </b:Source>
  <b:Source>
    <b:Tag>Emt20</b:Tag>
    <b:SourceType>ConferenceProceedings</b:SourceType>
    <b:Guid>{C3A6D7F5-D839-40E4-844E-24191195C30B}</b:Guid>
    <b:Author>
      <b:Author>
        <b:NameList>
          <b:Person>
            <b:Last>Emtiaz Hussain</b:Last>
            <b:First>Mahmudul</b:First>
            <b:Middle>Hasan, Syed Zafrul Hassan, Tanzina Hassan Azmi, Md Anisur Rahman, Mohammad Zavid Parvez</b:Middle>
          </b:Person>
        </b:NameList>
      </b:Author>
    </b:Author>
    <b:Title>Deep Learning Based Binary Classification for Alzheimer's Disease Detection using Brain MRI Images</b:Title>
    <b:Year>2020</b:Year>
    <b:ConferenceName>IEEE (IEEE Xplore)</b:ConferenceName>
    <b:Publisher>IEEE</b:Publisher>
    <b:URL>https://ieeexplore.ieee.org/abstract/document/9248213</b:URL>
    <b:DOI>978-1-7281-5169-4/20</b:DOI>
    <b:RefOrder>5</b:RefOrder>
  </b:Source>
  <b:Source>
    <b:Tag>Jyo17</b:Tag>
    <b:SourceType>JournalArticle</b:SourceType>
    <b:Guid>{7539314E-1EB9-4B81-A432-656613113707}</b:Guid>
    <b:Title>A Novel Deep Learning Based Multi-class Classification Method for Alzheimer's Disease Detection Using Brain MRI Data</b:Title>
    <b:Year>2017</b:Year>
    <b:Author>
      <b:Author>
        <b:NameList>
          <b:Person>
            <b:Last>Jyoti Islam</b:Last>
            <b:First>Yanqing</b:First>
            <b:Middle>Zhang</b:Middle>
          </b:Person>
        </b:NameList>
      </b:Author>
    </b:Author>
    <b:JournalName>Brain Informatics - BI 2017</b:JournalName>
    <b:DOI>https://doi.org/10.1007/978-3-319-70772-3_20https://doi.org/10.1007/978-3-319-70772-3_20</b:DOI>
    <b:RefOrder>4</b:RefOrder>
  </b:Source>
  <b:Source>
    <b:Tag>Lou26</b:Tag>
    <b:SourceType>InternetSite</b:SourceType>
    <b:Guid>{5EF8E58F-F289-4288-8AA4-6B697F4452BD}</b:Guid>
    <b:Title>OASIS Brains Data</b:Title>
    <b:Author>
      <b:Author>
        <b:NameList>
          <b:Person>
            <b:Last>Louis</b:Last>
            <b:First>Washington</b:First>
            <b:Middle>University in St.</b:Middle>
          </b:Person>
        </b:NameList>
      </b:Author>
    </b:Author>
    <b:InternetSiteTitle>Open Access Series of Imaging Studies (OASIS)</b:InternetSiteTitle>
    <b:URL>https://sites.wustl.edu/oasisbrains/</b:URL>
    <b:YearAccessed>2026</b:YearAccessed>
    <b:RefOrder>1</b:RefOrder>
  </b:Source>
  <b:Source>
    <b:Tag>LiR24</b:Tag>
    <b:SourceType>ConferenceProceedings</b:SourceType>
    <b:Guid>{1A88925E-19EA-4CDA-99C0-437AFDCBCA7C}</b:Guid>
    <b:Title>Modular Monolith: Is This the Trend in Software Architecture?</b:Title>
    <b:Year>2024</b:Year>
    <b:Pages>6</b:Pages>
    <b:Author>
      <b:Author>
        <b:NameList>
          <b:Person>
            <b:Last>Li</b:Last>
            <b:First>Ruoyu</b:First>
            <b:Middle>Su - Xiaozhou</b:Middle>
          </b:Person>
        </b:NameList>
      </b:Author>
    </b:Author>
    <b:City>Lisbon, Portugal</b:City>
    <b:DOI>https://doi.org/10.1145/3643657.3643911</b:DOI>
    <b:RefOrder>7</b:RefOrder>
  </b:Source>
</b:Sources>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197FF8-0006-4D62-9406-16D3C07B6B2C}">
  <ds:schemaRefs>
    <ds:schemaRef ds:uri="http://schemas.openxmlformats.org/officeDocument/2006/bibliography"/>
  </ds:schemaRefs>
</ds:datastoreItem>
</file>

<file path=customXml/itemProps3.xml><?xml version="1.0" encoding="utf-8"?>
<ds:datastoreItem xmlns:ds="http://schemas.openxmlformats.org/officeDocument/2006/customXml" ds:itemID="{A30D04CC-1DA0-4DF3-9FDE-2AB66079FB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StudentReport.dotx</Template>
  <TotalTime>9264</TotalTime>
  <Pages>37</Pages>
  <Words>5567</Words>
  <Characters>31738</Characters>
  <Application>Microsoft Office Word</Application>
  <DocSecurity>0</DocSecurity>
  <Lines>264</Lines>
  <Paragraphs>74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تشخيص مرض الزهايمر باستخدام تقنيات التعلم العميق والذكاء الاصطناعي</vt:lpstr>
      <vt:lpstr/>
    </vt:vector>
  </TitlesOfParts>
  <Company/>
  <LinksUpToDate>false</LinksUpToDate>
  <CharactersWithSpaces>37231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تشخيص مرض الزهايمر باستخدام تقنيات التعلم العميق والذكاء الاصطناعي</dc:title>
  <dc:subject>الدراسة المرجعية لمشروع السنة الرابعة</dc:subject>
  <dc:creator>Alissar Othman</dc:creator>
  <cp:keywords/>
  <cp:lastModifiedBy>Alesar Othman</cp:lastModifiedBy>
  <cp:revision>129</cp:revision>
  <dcterms:created xsi:type="dcterms:W3CDTF">2026-05-26T11:39:00Z</dcterms:created>
  <dcterms:modified xsi:type="dcterms:W3CDTF">2026-08-14T05:48:00Z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TC028350589991</vt:lpwstr>
  </property>
</Properties>
</file>